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Registro Diario de Avances </w:t>
      </w:r>
    </w:p>
    <w:p w:rsidR="00000000" w:rsidDel="00000000" w:rsidP="00000000" w:rsidRDefault="00000000" w:rsidRPr="00000000" w14:paraId="00000002">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11/10/2025</w:t>
      </w:r>
    </w:p>
    <w:p w:rsidR="00000000" w:rsidDel="00000000" w:rsidP="00000000" w:rsidRDefault="00000000" w:rsidRPr="00000000" w14:paraId="00000003">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w:t>
      </w:r>
    </w:p>
    <w:p w:rsidR="00000000" w:rsidDel="00000000" w:rsidP="00000000" w:rsidRDefault="00000000" w:rsidRPr="00000000" w14:paraId="00000004">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Danluis Enrique Romani Mora</w:t>
      </w:r>
    </w:p>
    <w:p w:rsidR="00000000" w:rsidDel="00000000" w:rsidP="00000000" w:rsidRDefault="00000000" w:rsidRPr="00000000" w14:paraId="00000005">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Eduardo Chaparro Huaman</w:t>
      </w:r>
    </w:p>
    <w:p w:rsidR="00000000" w:rsidDel="00000000" w:rsidP="00000000" w:rsidRDefault="00000000" w:rsidRPr="00000000" w14:paraId="00000006">
      <w:pPr>
        <w:spacing w:after="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Fabrizcio Argandoña Montalvo</w:t>
      </w:r>
    </w:p>
    <w:p w:rsidR="00000000" w:rsidDel="00000000" w:rsidP="00000000" w:rsidRDefault="00000000" w:rsidRPr="00000000" w14:paraId="00000007">
      <w:pPr>
        <w:spacing w:after="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Fonts w:ascii="Times New Roman" w:cs="Times New Roman" w:eastAsia="Times New Roman" w:hAnsi="Times New Roman"/>
          <w:sz w:val="24"/>
          <w:szCs w:val="24"/>
          <w:rtl w:val="0"/>
        </w:rPr>
        <w:t xml:space="preserve"> 1.8</w:t>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jc w:val="both"/>
        <w:rPr/>
      </w:pPr>
      <w:r w:rsidDel="00000000" w:rsidR="00000000" w:rsidRPr="00000000">
        <w:rPr>
          <w:rtl w:val="0"/>
        </w:rPr>
        <w:t xml:space="preserve">En este documento se muestra el avance de tareas respectivas al Sprint 3 con lo que también se detallan las historias de usuarios pertenecientes y el esfuerzo realizado para completar cada una de ellas, con evidencias del código utilizado, burndown chart y el análisis respectivo al rendimiento del equipo.</w:t>
      </w:r>
    </w:p>
    <w:p w:rsidR="00000000" w:rsidDel="00000000" w:rsidP="00000000" w:rsidRDefault="00000000" w:rsidRPr="00000000" w14:paraId="0000000A">
      <w:pPr>
        <w:pStyle w:val="Heading1"/>
        <w:rPr/>
      </w:pPr>
      <w:r w:rsidDel="00000000" w:rsidR="00000000" w:rsidRPr="00000000">
        <w:rPr>
          <w:rtl w:val="0"/>
        </w:rPr>
        <w:t xml:space="preserve">2. Lineamientos de Diseño</w:t>
      </w:r>
    </w:p>
    <w:p w:rsidR="00000000" w:rsidDel="00000000" w:rsidP="00000000" w:rsidRDefault="00000000" w:rsidRPr="00000000" w14:paraId="0000000B">
      <w:pPr>
        <w:jc w:val="both"/>
        <w:rPr/>
      </w:pPr>
      <w:r w:rsidDel="00000000" w:rsidR="00000000" w:rsidRPr="00000000">
        <w:rPr>
          <w:rtl w:val="0"/>
        </w:rPr>
        <w:t xml:space="preserve">Desarrollar una tercera versión funcional de la aplicación que permita a los usuarios: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Validez del test de Inteligencias Múltiples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Realizar test de inteligencias múltiples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Cálculo automático del puntaje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Resultado del tipo de inteligencia predominante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3. Historias de Usuario y Tareas</w:t>
      </w:r>
    </w:p>
    <w:tbl>
      <w:tblPr>
        <w:tblStyle w:val="Table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260"/>
        <w:gridCol w:w="3405"/>
        <w:gridCol w:w="840"/>
        <w:gridCol w:w="1470"/>
        <w:gridCol w:w="1530"/>
        <w:tblGridChange w:id="0">
          <w:tblGrid>
            <w:gridCol w:w="1260"/>
            <w:gridCol w:w="3405"/>
            <w:gridCol w:w="840"/>
            <w:gridCol w:w="1470"/>
            <w:gridCol w:w="1530"/>
          </w:tblGrid>
        </w:tblGridChange>
      </w:tblGrid>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ID</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Inicio</w:t>
            </w:r>
          </w:p>
        </w:tc>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Finalización</w:t>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P01.1</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9">
            <w:pPr>
              <w:rPr>
                <w:sz w:val="20"/>
                <w:szCs w:val="20"/>
              </w:rPr>
            </w:pPr>
            <w:r w:rsidDel="00000000" w:rsidR="00000000" w:rsidRPr="00000000">
              <w:rPr>
                <w:sz w:val="20"/>
                <w:szCs w:val="20"/>
                <w:rtl w:val="0"/>
              </w:rPr>
              <w:t xml:space="preserve">Integrar las clases de entidades de la aplicación.</w:t>
            </w:r>
          </w:p>
        </w:tc>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18/10/25</w:t>
            </w:r>
          </w:p>
        </w:tc>
        <w:tc>
          <w:tcPr>
            <w:vAlign w:val="center"/>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20/10/25</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P01.2</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0">
            <w:pPr>
              <w:rPr>
                <w:sz w:val="20"/>
                <w:szCs w:val="20"/>
              </w:rPr>
            </w:pPr>
            <w:r w:rsidDel="00000000" w:rsidR="00000000" w:rsidRPr="00000000">
              <w:rPr>
                <w:sz w:val="20"/>
                <w:szCs w:val="20"/>
                <w:rtl w:val="0"/>
              </w:rPr>
              <w:t xml:space="preserve">Ajustar los endpoints(rutas) para que este acorde a lo requerido</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22/10/25</w:t>
            </w:r>
          </w:p>
        </w:tc>
        <w:tc>
          <w:tcP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27/10/25</w:t>
            </w:r>
          </w:p>
        </w:tc>
      </w:tr>
      <w:tr>
        <w:trPr>
          <w:cantSplit w:val="0"/>
          <w:tblHeader w:val="0"/>
        </w:trPr>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P01.3</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rPr>
                <w:sz w:val="20"/>
                <w:szCs w:val="20"/>
              </w:rPr>
            </w:pPr>
            <w:r w:rsidDel="00000000" w:rsidR="00000000" w:rsidRPr="00000000">
              <w:rPr>
                <w:sz w:val="20"/>
                <w:szCs w:val="20"/>
                <w:rtl w:val="0"/>
              </w:rPr>
              <w:t xml:space="preserve">Correcciones en los servicios y los controladores de los endpoints asociados</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vAlign w:val="center"/>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22/10/25</w:t>
            </w:r>
          </w:p>
        </w:tc>
        <w:tc>
          <w:tcPr>
            <w:vAlign w:val="cente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30/10/25</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P01.4</w:t>
            </w:r>
          </w:p>
        </w:tc>
        <w:tc>
          <w:tcPr/>
          <w:p w:rsidR="00000000" w:rsidDel="00000000" w:rsidP="00000000" w:rsidRDefault="00000000" w:rsidRPr="00000000" w14:paraId="0000002B">
            <w:pPr>
              <w:rPr>
                <w:sz w:val="20"/>
                <w:szCs w:val="20"/>
              </w:rPr>
            </w:pPr>
            <w:r w:rsidDel="00000000" w:rsidR="00000000" w:rsidRPr="00000000">
              <w:rPr>
                <w:sz w:val="20"/>
                <w:szCs w:val="20"/>
                <w:rtl w:val="0"/>
              </w:rPr>
              <w:t xml:space="preserve">Agregando componentes faltantes para el desarrollo</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vAlign w:val="center"/>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27/10/25</w:t>
            </w:r>
          </w:p>
        </w:tc>
        <w:tc>
          <w:tcPr>
            <w:vAlign w:val="cente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16"/>
                <w:szCs w:val="16"/>
              </w:rPr>
            </w:pPr>
            <w:r w:rsidDel="00000000" w:rsidR="00000000" w:rsidRPr="00000000">
              <w:rPr>
                <w:sz w:val="20"/>
                <w:szCs w:val="20"/>
                <w:rtl w:val="0"/>
              </w:rPr>
              <w:t xml:space="preserve">Diseñar una pantalla clara para mostrar el resultado al alumno.</w:t>
            </w: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30/10/25</w:t>
            </w:r>
          </w:p>
        </w:tc>
        <w:tc>
          <w:tcPr>
            <w:vAlign w:val="cente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- 2.7.3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16"/>
                <w:szCs w:val="16"/>
              </w:rPr>
            </w:pPr>
            <w:r w:rsidDel="00000000" w:rsidR="00000000" w:rsidRPr="00000000">
              <w:rPr>
                <w:sz w:val="20"/>
                <w:szCs w:val="20"/>
                <w:rtl w:val="0"/>
              </w:rPr>
              <w:t xml:space="preserve">Asegurar restricción de acceso (solo el docente ve su resultado detallado).</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- 2.8.1</w:t>
            </w:r>
          </w:p>
        </w:tc>
        <w:tc>
          <w:tcPr/>
          <w:p w:rsidR="00000000" w:rsidDel="00000000" w:rsidP="00000000" w:rsidRDefault="00000000" w:rsidRPr="00000000" w14:paraId="0000003A">
            <w:pPr>
              <w:rPr>
                <w:sz w:val="20"/>
                <w:szCs w:val="20"/>
              </w:rPr>
            </w:pPr>
            <w:r w:rsidDel="00000000" w:rsidR="00000000" w:rsidRPr="00000000">
              <w:rPr>
                <w:sz w:val="20"/>
                <w:szCs w:val="20"/>
                <w:rtl w:val="0"/>
              </w:rPr>
              <w:t xml:space="preserve">Configurar endpoint para que guarde los datos del resultado.</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- 1.12.1</w:t>
            </w:r>
          </w:p>
        </w:tc>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automáticamente resultados al terminar test.</w:t>
            </w:r>
          </w:p>
        </w:tc>
        <w:tc>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- 1.12.2</w:t>
            </w:r>
          </w:p>
        </w:tc>
        <w:tc>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 de acceso (solo admin puede hacer consultas globales).</w:t>
            </w:r>
          </w:p>
        </w:tc>
        <w:tc>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- 4.1.1</w:t>
            </w:r>
          </w:p>
        </w:tc>
        <w:tc>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layout del dashboard del alumno (UI/UX).</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26/10/25</w:t>
            </w:r>
          </w:p>
        </w:tc>
        <w:tc>
          <w:tcPr>
            <w:vAlign w:val="center"/>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26/10/25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- 4.1.2</w:t>
            </w:r>
          </w:p>
        </w:tc>
        <w:tc>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API que devuelva resultados de todas las inteligencias múltiples.</w:t>
            </w:r>
          </w:p>
        </w:tc>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- 4.1.3</w:t>
            </w:r>
          </w:p>
        </w:tc>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Conectar frontend con backend para cargar resultados.</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- 4.1.4</w:t>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actualización automática tras nueva prueba.</w:t>
            </w:r>
          </w:p>
        </w:tc>
        <w:tc>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- 4.2.1</w:t>
            </w:r>
          </w:p>
        </w:tc>
        <w:tc>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sección “Historial de pruebas” en dashboard.</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- 4.2.2</w:t>
            </w:r>
          </w:p>
        </w:tc>
        <w:tc>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crear endpoint para recuperar todas las pruebas de un alumno.</w:t>
            </w:r>
          </w:p>
        </w:tc>
        <w:tc>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- 4.2.3</w:t>
            </w:r>
          </w:p>
        </w:tc>
        <w:tc>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paginación o scroll si hay muchos registros.</w:t>
            </w:r>
          </w:p>
        </w:tc>
        <w:tc>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- 3.1,1</w:t>
            </w:r>
          </w:p>
        </w:tc>
        <w:tc>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con caja de texto y botón de envío.</w:t>
            </w:r>
          </w:p>
        </w:tc>
        <w:tc>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- 3.1,2</w:t>
            </w:r>
          </w:p>
        </w:tc>
        <w:tc>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recibir, procesar y reenviar la consulta a la API.</w:t>
            </w:r>
          </w:p>
        </w:tc>
        <w:tc>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- 3.1,3</w:t>
            </w:r>
          </w:p>
        </w:tc>
        <w:tc>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el mensaje enviado en la conversación del usuario.</w:t>
            </w:r>
          </w:p>
        </w:tc>
        <w:tc>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- 3.2,1</w:t>
            </w:r>
          </w:p>
        </w:tc>
        <w:tc>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automáticamente mensajes y respuestas.</w:t>
            </w:r>
          </w:p>
        </w:tc>
        <w:tc>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- 3.2,2</w:t>
            </w:r>
          </w:p>
        </w:tc>
        <w:tc>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política de retención de 30 días (borrado automático).</w:t>
            </w:r>
          </w:p>
        </w:tc>
        <w:tc>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- 3.3,1</w:t>
            </w:r>
          </w:p>
        </w:tc>
        <w:tc>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credenciales y conexión segura con API DeepSeek.</w:t>
            </w:r>
          </w:p>
        </w:tc>
        <w:tc>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27/10/25</w:t>
            </w:r>
          </w:p>
        </w:tc>
        <w:tc>
          <w:tcP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- 3.3,2</w:t>
            </w:r>
          </w:p>
        </w:tc>
        <w:tc>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respuesta automática en la interfaz.</w:t>
            </w:r>
          </w:p>
        </w:tc>
        <w:tc>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- 3.7,1</w:t>
            </w:r>
          </w:p>
        </w:tc>
        <w:tc>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sincronización en tiempo real con resultados de test y progreso académico.</w:t>
            </w:r>
          </w:p>
        </w:tc>
        <w:tc>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- 3.7,2</w:t>
            </w:r>
          </w:p>
        </w:tc>
        <w:tc>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Manejar errores de sincronización con notificación al usuario.</w:t>
            </w:r>
          </w:p>
        </w:tc>
        <w:tc>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27/10/25</w:t>
            </w:r>
          </w:p>
        </w:tc>
        <w:tc>
          <w:tcPr>
            <w:vAlign w:val="cente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- 5.3,1</w:t>
            </w:r>
          </w:p>
        </w:tc>
        <w:tc>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insertar nuevos registros.</w:t>
            </w:r>
          </w:p>
        </w:tc>
        <w:tc>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c>
          <w:tcPr>
            <w:vAlign w:val="cente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05/11/25</w:t>
            </w:r>
          </w:p>
        </w:tc>
      </w:tr>
      <w:tr>
        <w:trPr>
          <w:cantSplit w:val="0"/>
          <w:trHeight w:val="719.9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- 5.3,2</w:t>
            </w:r>
          </w:p>
        </w:tc>
        <w:tc>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campos obligatorios y formatos (dni, correo institucional).</w:t>
            </w:r>
          </w:p>
        </w:tc>
        <w:tc>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20/10/25</w:t>
            </w:r>
          </w:p>
        </w:tc>
        <w:tc>
          <w:tcPr>
            <w:vAlign w:val="cente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20/10/25</w:t>
            </w:r>
          </w:p>
        </w:tc>
      </w:tr>
    </w:tbl>
    <w:p w:rsidR="00000000" w:rsidDel="00000000" w:rsidP="00000000" w:rsidRDefault="00000000" w:rsidRPr="00000000" w14:paraId="000000A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4. Evidencias de Código</w:t>
      </w:r>
    </w:p>
    <w:p w:rsidR="00000000" w:rsidDel="00000000" w:rsidP="00000000" w:rsidRDefault="00000000" w:rsidRPr="00000000" w14:paraId="000000A4">
      <w:pPr>
        <w:pStyle w:val="Heading2"/>
        <w:rPr>
          <w:sz w:val="30"/>
          <w:szCs w:val="30"/>
        </w:rPr>
      </w:pPr>
      <w:bookmarkStart w:colFirst="0" w:colLast="0" w:name="_heading=h.iaivtcwz5bfd" w:id="0"/>
      <w:bookmarkEnd w:id="0"/>
      <w:r w:rsidDel="00000000" w:rsidR="00000000" w:rsidRPr="00000000">
        <w:rPr>
          <w:sz w:val="38"/>
          <w:szCs w:val="38"/>
          <w:rtl w:val="0"/>
        </w:rPr>
        <w:t xml:space="preserve">4.1 Historia de Usuario P01: </w:t>
      </w:r>
      <w:r w:rsidDel="00000000" w:rsidR="00000000" w:rsidRPr="00000000">
        <w:rPr>
          <w:sz w:val="30"/>
          <w:szCs w:val="30"/>
          <w:rtl w:val="0"/>
        </w:rPr>
        <w:t xml:space="preserve">Integración del backend con el frontend</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/controller/AdminController.java</w:t>
      </w:r>
    </w:p>
    <w:p w:rsidR="00000000" w:rsidDel="00000000" w:rsidP="00000000" w:rsidRDefault="00000000" w:rsidRPr="00000000" w14:paraId="000000A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0A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0A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 ADMINISTRADORES ====================</w:t>
      </w:r>
    </w:p>
    <w:p w:rsidR="00000000" w:rsidDel="00000000" w:rsidP="00000000" w:rsidRDefault="00000000" w:rsidRPr="00000000" w14:paraId="000000A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"/administradores"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crearAdministrador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CrearAdministradorRequest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crearAdministrador</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0B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PutMapping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"/administradores/{id}"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actualizarAdministrador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CrearAdministradorRequest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actualizarAdministrador</w:t>
      </w:r>
      <w:r w:rsidDel="00000000" w:rsidR="00000000" w:rsidRPr="00000000">
        <w:rPr>
          <w:rFonts w:ascii="Consolas" w:cs="Consolas" w:eastAsia="Consolas" w:hAnsi="Consolas"/>
          <w:color w:val="cccccc"/>
          <w:sz w:val="21"/>
          <w:szCs w:val="21"/>
          <w:rtl w:val="0"/>
        </w:rPr>
        <w:t xml:space="preserve">(id, request));</w:t>
      </w:r>
    </w:p>
    <w:p w:rsidR="00000000" w:rsidDel="00000000" w:rsidP="00000000" w:rsidRDefault="00000000" w:rsidRPr="00000000" w14:paraId="000000B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DeleteMapping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"/administradores/{id}"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eliminarAdministrador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eliminarAdministrador</w:t>
      </w:r>
      <w:r w:rsidDel="00000000" w:rsidR="00000000" w:rsidRPr="00000000">
        <w:rPr>
          <w:rFonts w:ascii="Consolas" w:cs="Consolas" w:eastAsia="Consolas" w:hAnsi="Consolas"/>
          <w:color w:val="cccccc"/>
          <w:sz w:val="21"/>
          <w:szCs w:val="21"/>
          <w:rtl w:val="0"/>
        </w:rPr>
        <w:t xml:space="preserve">(id);</w:t>
      </w:r>
    </w:p>
    <w:p w:rsidR="00000000" w:rsidDel="00000000" w:rsidP="00000000" w:rsidRDefault="00000000" w:rsidRPr="00000000" w14:paraId="000000B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build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"/administradores"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listarAdministradores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listarAdministradores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Docentes</w:t>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crearDocente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CrearDocenteRequest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crearDocente</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0C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PutMapping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actualizarDocente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CrearDocenteRequest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actualizarDocente</w:t>
      </w:r>
      <w:r w:rsidDel="00000000" w:rsidR="00000000" w:rsidRPr="00000000">
        <w:rPr>
          <w:rFonts w:ascii="Consolas" w:cs="Consolas" w:eastAsia="Consolas" w:hAnsi="Consolas"/>
          <w:color w:val="cccccc"/>
          <w:sz w:val="21"/>
          <w:szCs w:val="21"/>
          <w:rtl w:val="0"/>
        </w:rPr>
        <w:t xml:space="preserve">(id, request));</w:t>
      </w:r>
    </w:p>
    <w:p w:rsidR="00000000" w:rsidDel="00000000" w:rsidP="00000000" w:rsidRDefault="00000000" w:rsidRPr="00000000" w14:paraId="000000C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C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DeleteMapping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C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eliminarDocente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eliminarDocente</w:t>
      </w:r>
      <w:r w:rsidDel="00000000" w:rsidR="00000000" w:rsidRPr="00000000">
        <w:rPr>
          <w:rFonts w:ascii="Consolas" w:cs="Consolas" w:eastAsia="Consolas" w:hAnsi="Consolas"/>
          <w:color w:val="cccccc"/>
          <w:sz w:val="21"/>
          <w:szCs w:val="21"/>
          <w:rtl w:val="0"/>
        </w:rPr>
        <w:t xml:space="preserve">(id);</w:t>
      </w:r>
    </w:p>
    <w:p w:rsidR="00000000" w:rsidDel="00000000" w:rsidP="00000000" w:rsidRDefault="00000000" w:rsidRPr="00000000" w14:paraId="000000D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build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listarDocentes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listarDocentes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Alumnos</w:t>
      </w:r>
    </w:p>
    <w:p w:rsidR="00000000" w:rsidDel="00000000" w:rsidP="00000000" w:rsidRDefault="00000000" w:rsidRPr="00000000" w14:paraId="000000D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D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crearAlumno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crearAlumno</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0D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D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PutMapping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actualizarAlumno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actualizarAlumno</w:t>
      </w:r>
      <w:r w:rsidDel="00000000" w:rsidR="00000000" w:rsidRPr="00000000">
        <w:rPr>
          <w:rFonts w:ascii="Consolas" w:cs="Consolas" w:eastAsia="Consolas" w:hAnsi="Consolas"/>
          <w:color w:val="cccccc"/>
          <w:sz w:val="21"/>
          <w:szCs w:val="21"/>
          <w:rtl w:val="0"/>
        </w:rPr>
        <w:t xml:space="preserve">(id, request));</w:t>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DeleteMapping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"/alumnos/{id}"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eliminarAlumno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eliminarAlumno</w:t>
      </w:r>
      <w:r w:rsidDel="00000000" w:rsidR="00000000" w:rsidRPr="00000000">
        <w:rPr>
          <w:rFonts w:ascii="Consolas" w:cs="Consolas" w:eastAsia="Consolas" w:hAnsi="Consolas"/>
          <w:color w:val="cccccc"/>
          <w:sz w:val="21"/>
          <w:szCs w:val="21"/>
          <w:rtl w:val="0"/>
        </w:rPr>
        <w:t xml:space="preserve">(id);</w:t>
      </w:r>
    </w:p>
    <w:p w:rsidR="00000000" w:rsidDel="00000000" w:rsidP="00000000" w:rsidRDefault="00000000" w:rsidRPr="00000000" w14:paraId="000000E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build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listarAlumnos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listarAlumnos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E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E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Logs</w:t>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LogAccesoDTO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listarLogs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listarLogs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F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/controller/AlumnoController.java</w:t>
      </w:r>
    </w:p>
    <w:p w:rsidR="00000000" w:rsidDel="00000000" w:rsidP="00000000" w:rsidRDefault="00000000" w:rsidRPr="00000000" w14:paraId="000000F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0F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0F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TestService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F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"/{idAlumno}/resultados/ultimo"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F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obtenerUltimoResultado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obtenerUltimoResultado</w:t>
      </w:r>
      <w:r w:rsidDel="00000000" w:rsidR="00000000" w:rsidRPr="00000000">
        <w:rPr>
          <w:rFonts w:ascii="Consolas" w:cs="Consolas" w:eastAsia="Consolas" w:hAnsi="Consolas"/>
          <w:color w:val="cccccc"/>
          <w:sz w:val="21"/>
          <w:szCs w:val="21"/>
          <w:rtl w:val="0"/>
        </w:rPr>
        <w:t xml:space="preserve">(idAlumno));</w:t>
      </w:r>
    </w:p>
    <w:p w:rsidR="00000000" w:rsidDel="00000000" w:rsidP="00000000" w:rsidRDefault="00000000" w:rsidRPr="00000000" w14:paraId="0000010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"/{idAlumno}/resultados/historial"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obtenerHistorialResultados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obtenerHistorialResultados</w:t>
      </w:r>
      <w:r w:rsidDel="00000000" w:rsidR="00000000" w:rsidRPr="00000000">
        <w:rPr>
          <w:rFonts w:ascii="Consolas" w:cs="Consolas" w:eastAsia="Consolas" w:hAnsi="Consolas"/>
          <w:color w:val="cccccc"/>
          <w:sz w:val="21"/>
          <w:szCs w:val="21"/>
          <w:rtl w:val="0"/>
        </w:rPr>
        <w:t xml:space="preserve">(idAlumno));</w:t>
      </w:r>
    </w:p>
    <w:p w:rsidR="00000000" w:rsidDel="00000000" w:rsidP="00000000" w:rsidRDefault="00000000" w:rsidRPr="00000000" w14:paraId="0000010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0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/controller/AuthController.java</w:t>
      </w:r>
    </w:p>
    <w:p w:rsidR="00000000" w:rsidDel="00000000" w:rsidP="00000000" w:rsidRDefault="00000000" w:rsidRPr="00000000" w14:paraId="0000010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10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"/api/auth"</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AuthController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0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0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AuthService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authService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0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"/login/admin"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loginAdmin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authService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loginAdmin</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1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(admin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(admin);</w:t>
      </w:r>
    </w:p>
    <w:p w:rsidR="00000000" w:rsidDel="00000000" w:rsidP="00000000" w:rsidRDefault="00000000" w:rsidRPr="00000000" w14:paraId="0000011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HttpStatus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UNAUTHORIZED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body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"Credenciales inválidas"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"/login/docente"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loginDocente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authService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loginDocente</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1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1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(docente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(docente);</w:t>
      </w:r>
    </w:p>
    <w:p w:rsidR="00000000" w:rsidDel="00000000" w:rsidP="00000000" w:rsidRDefault="00000000" w:rsidRPr="00000000" w14:paraId="0000012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HttpStatus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UNAUTHORIZED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body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"Credenciales inválidas"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"/login/alumno"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loginAlumno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authService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loginAlumno</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2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(alumno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(alumno);</w:t>
      </w:r>
    </w:p>
    <w:p w:rsidR="00000000" w:rsidDel="00000000" w:rsidP="00000000" w:rsidRDefault="00000000" w:rsidRPr="00000000" w14:paraId="0000012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2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HttpStatus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UNAUTHORIZED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body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"Credenciales inválidas"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2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3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/controller/DodenteController.java</w:t>
      </w:r>
    </w:p>
    <w:p w:rsidR="00000000" w:rsidDel="00000000" w:rsidP="00000000" w:rsidRDefault="00000000" w:rsidRPr="00000000" w14:paraId="0000013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13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3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TestService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"/alumnos/{idAlumno}/resultados"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3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obtenerResultadosAlumno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obtenerHistorialResultados</w:t>
      </w:r>
      <w:r w:rsidDel="00000000" w:rsidR="00000000" w:rsidRPr="00000000">
        <w:rPr>
          <w:rFonts w:ascii="Consolas" w:cs="Consolas" w:eastAsia="Consolas" w:hAnsi="Consolas"/>
          <w:color w:val="cccccc"/>
          <w:sz w:val="21"/>
          <w:szCs w:val="21"/>
          <w:rtl w:val="0"/>
        </w:rPr>
        <w:t xml:space="preserve">(idAlumno));</w:t>
      </w:r>
    </w:p>
    <w:p w:rsidR="00000000" w:rsidDel="00000000" w:rsidP="00000000" w:rsidRDefault="00000000" w:rsidRPr="00000000" w14:paraId="0000013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3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3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/controller/CursoController.java</w:t>
      </w:r>
    </w:p>
    <w:p w:rsidR="00000000" w:rsidDel="00000000" w:rsidP="00000000" w:rsidRDefault="00000000" w:rsidRPr="00000000" w14:paraId="0000013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14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"/api/cursos"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4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Crear curso</w:t>
      </w:r>
    </w:p>
    <w:p w:rsidR="00000000" w:rsidDel="00000000" w:rsidP="00000000" w:rsidRDefault="00000000" w:rsidRPr="00000000" w14:paraId="0000014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p>
    <w:p w:rsidR="00000000" w:rsidDel="00000000" w:rsidP="00000000" w:rsidRDefault="00000000" w:rsidRPr="00000000" w14:paraId="0000014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crearCurso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CrearCursoRequest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crearCurso</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4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4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Actualizar curso</w:t>
      </w:r>
    </w:p>
    <w:p w:rsidR="00000000" w:rsidDel="00000000" w:rsidP="00000000" w:rsidRDefault="00000000" w:rsidRPr="00000000" w14:paraId="0000014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PutMapping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4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actualizarCurso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CrearCursoRequest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4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actualizarCurso</w:t>
      </w:r>
      <w:r w:rsidDel="00000000" w:rsidR="00000000" w:rsidRPr="00000000">
        <w:rPr>
          <w:rFonts w:ascii="Consolas" w:cs="Consolas" w:eastAsia="Consolas" w:hAnsi="Consolas"/>
          <w:color w:val="cccccc"/>
          <w:sz w:val="21"/>
          <w:szCs w:val="21"/>
          <w:rtl w:val="0"/>
        </w:rPr>
        <w:t xml:space="preserve">(id, request));</w:t>
      </w:r>
    </w:p>
    <w:p w:rsidR="00000000" w:rsidDel="00000000" w:rsidP="00000000" w:rsidRDefault="00000000" w:rsidRPr="00000000" w14:paraId="0000015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Eliminar curso</w:t>
      </w:r>
    </w:p>
    <w:p w:rsidR="00000000" w:rsidDel="00000000" w:rsidP="00000000" w:rsidRDefault="00000000" w:rsidRPr="00000000" w14:paraId="0000015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DeleteMapping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eliminarCurso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eliminarCurso</w:t>
      </w:r>
      <w:r w:rsidDel="00000000" w:rsidR="00000000" w:rsidRPr="00000000">
        <w:rPr>
          <w:rFonts w:ascii="Consolas" w:cs="Consolas" w:eastAsia="Consolas" w:hAnsi="Consolas"/>
          <w:color w:val="cccccc"/>
          <w:sz w:val="21"/>
          <w:szCs w:val="21"/>
          <w:rtl w:val="0"/>
        </w:rPr>
        <w:t xml:space="preserve">(id);</w:t>
      </w:r>
    </w:p>
    <w:p w:rsidR="00000000" w:rsidDel="00000000" w:rsidP="00000000" w:rsidRDefault="00000000" w:rsidRPr="00000000" w14:paraId="0000015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build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cursos</w:t>
      </w:r>
    </w:p>
    <w:p w:rsidR="00000000" w:rsidDel="00000000" w:rsidP="00000000" w:rsidRDefault="00000000" w:rsidRPr="00000000" w14:paraId="0000015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p>
    <w:p w:rsidR="00000000" w:rsidDel="00000000" w:rsidP="00000000" w:rsidRDefault="00000000" w:rsidRPr="00000000" w14:paraId="0000015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listarCursos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listarCursos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5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5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5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cursos por docente</w:t>
      </w:r>
    </w:p>
    <w:p w:rsidR="00000000" w:rsidDel="00000000" w:rsidP="00000000" w:rsidRDefault="00000000" w:rsidRPr="00000000" w14:paraId="0000016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listarPorDocente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idDocente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listarCursosPorDocente</w:t>
      </w:r>
      <w:r w:rsidDel="00000000" w:rsidR="00000000" w:rsidRPr="00000000">
        <w:rPr>
          <w:rFonts w:ascii="Consolas" w:cs="Consolas" w:eastAsia="Consolas" w:hAnsi="Consolas"/>
          <w:color w:val="cccccc"/>
          <w:sz w:val="21"/>
          <w:szCs w:val="21"/>
          <w:rtl w:val="0"/>
        </w:rPr>
        <w:t xml:space="preserve">(idDocente));</w:t>
      </w:r>
    </w:p>
    <w:p w:rsidR="00000000" w:rsidDel="00000000" w:rsidP="00000000" w:rsidRDefault="00000000" w:rsidRPr="00000000" w14:paraId="0000016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Matricular alumno en curso</w:t>
      </w:r>
    </w:p>
    <w:p w:rsidR="00000000" w:rsidDel="00000000" w:rsidP="00000000" w:rsidRDefault="00000000" w:rsidRPr="00000000" w14:paraId="0000016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"/matricular"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matricularAlumno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MatricularAlumnoRequest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matricularAlumno</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6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build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6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alumnos de un curso</w:t>
      </w:r>
    </w:p>
    <w:p w:rsidR="00000000" w:rsidDel="00000000" w:rsidP="00000000" w:rsidRDefault="00000000" w:rsidRPr="00000000" w14:paraId="0000016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"/{idCurso}/alumnos"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6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listarAlumnosPorCurso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PathVariable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idCurso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6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listarAlumnosPorCurso</w:t>
      </w:r>
      <w:r w:rsidDel="00000000" w:rsidR="00000000" w:rsidRPr="00000000">
        <w:rPr>
          <w:rFonts w:ascii="Consolas" w:cs="Consolas" w:eastAsia="Consolas" w:hAnsi="Consolas"/>
          <w:color w:val="cccccc"/>
          <w:sz w:val="21"/>
          <w:szCs w:val="21"/>
          <w:rtl w:val="0"/>
        </w:rPr>
        <w:t xml:space="preserve">(idCurso));</w:t>
      </w:r>
    </w:p>
    <w:p w:rsidR="00000000" w:rsidDel="00000000" w:rsidP="00000000" w:rsidRDefault="00000000" w:rsidRPr="00000000" w14:paraId="0000017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7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/controller/TestController.java</w:t>
      </w:r>
    </w:p>
    <w:p w:rsidR="00000000" w:rsidDel="00000000" w:rsidP="00000000" w:rsidRDefault="00000000" w:rsidRPr="00000000" w14:paraId="0000017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RestController</w:t>
      </w:r>
    </w:p>
    <w:p w:rsidR="00000000" w:rsidDel="00000000" w:rsidP="00000000" w:rsidRDefault="00000000" w:rsidRPr="00000000" w14:paraId="0000017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"/api/test"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TestController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7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TestService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"/preguntas"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PreguntaDTO</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dcdcaa"/>
          <w:sz w:val="21"/>
          <w:szCs w:val="21"/>
          <w:rtl w:val="0"/>
        </w:rPr>
        <w:t xml:space="preserve">obtenerPreguntas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obtenerPreguntas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7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7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PostMapping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"/completar"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completarTest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RequestBody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CompletarTestRequest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testService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completarTest</w:t>
      </w:r>
      <w:r w:rsidDel="00000000" w:rsidR="00000000" w:rsidRPr="00000000">
        <w:rPr>
          <w:rFonts w:ascii="Consolas" w:cs="Consolas" w:eastAsia="Consolas" w:hAnsi="Consolas"/>
          <w:color w:val="cccccc"/>
          <w:sz w:val="21"/>
          <w:szCs w:val="21"/>
          <w:rtl w:val="0"/>
        </w:rPr>
        <w:t xml:space="preserve">(request);</w:t>
      </w:r>
    </w:p>
    <w:p w:rsidR="00000000" w:rsidDel="00000000" w:rsidP="00000000" w:rsidRDefault="00000000" w:rsidRPr="00000000" w14:paraId="0000018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ResponseEntity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ok</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"Test completado exitosamente"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8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8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/model/Administrador.java</w:t>
      </w:r>
    </w:p>
    <w:p w:rsidR="00000000" w:rsidDel="00000000" w:rsidP="00000000" w:rsidRDefault="00000000" w:rsidRPr="00000000" w14:paraId="0000018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Entity</w:t>
      </w:r>
    </w:p>
    <w:p w:rsidR="00000000" w:rsidDel="00000000" w:rsidP="00000000" w:rsidRDefault="00000000" w:rsidRPr="00000000" w14:paraId="0000018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"administradores"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8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w:t>
      </w:r>
    </w:p>
    <w:p w:rsidR="00000000" w:rsidDel="00000000" w:rsidP="00000000" w:rsidRDefault="00000000" w:rsidRPr="00000000" w14:paraId="0000018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NoArgsConstructor</w:t>
      </w:r>
    </w:p>
    <w:p w:rsidR="00000000" w:rsidDel="00000000" w:rsidP="00000000" w:rsidRDefault="00000000" w:rsidRPr="00000000" w14:paraId="0000018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AllArgsConstructor</w:t>
      </w:r>
    </w:p>
    <w:p w:rsidR="00000000" w:rsidDel="00000000" w:rsidP="00000000" w:rsidRDefault="00000000" w:rsidRPr="00000000" w14:paraId="0000018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8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Id</w:t>
      </w:r>
    </w:p>
    <w:p w:rsidR="00000000" w:rsidDel="00000000" w:rsidP="00000000" w:rsidRDefault="00000000" w:rsidRPr="00000000" w14:paraId="0000018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GeneratedValue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strategy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GenerationType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IDENTITY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"id_admin"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"nombre_usuario"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unique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9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9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/model/Alumno.java</w:t>
      </w:r>
    </w:p>
    <w:p w:rsidR="00000000" w:rsidDel="00000000" w:rsidP="00000000" w:rsidRDefault="00000000" w:rsidRPr="00000000" w14:paraId="0000019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Entity</w:t>
      </w:r>
    </w:p>
    <w:p w:rsidR="00000000" w:rsidDel="00000000" w:rsidP="00000000" w:rsidRDefault="00000000" w:rsidRPr="00000000" w14:paraId="0000019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"alumnos"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9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w:t>
      </w:r>
    </w:p>
    <w:p w:rsidR="00000000" w:rsidDel="00000000" w:rsidP="00000000" w:rsidRDefault="00000000" w:rsidRPr="00000000" w14:paraId="0000019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NoArgsConstructor</w:t>
      </w:r>
    </w:p>
    <w:p w:rsidR="00000000" w:rsidDel="00000000" w:rsidP="00000000" w:rsidRDefault="00000000" w:rsidRPr="00000000" w14:paraId="0000019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AllArgsConstructor</w:t>
      </w:r>
    </w:p>
    <w:p w:rsidR="00000000" w:rsidDel="00000000" w:rsidP="00000000" w:rsidRDefault="00000000" w:rsidRPr="00000000" w14:paraId="0000019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A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Id</w:t>
      </w:r>
    </w:p>
    <w:p w:rsidR="00000000" w:rsidDel="00000000" w:rsidP="00000000" w:rsidRDefault="00000000" w:rsidRPr="00000000" w14:paraId="000001A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GeneratedValue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strategy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GenerationType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IDENTITY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"id_alumno"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"nombre_usuario"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unique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A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A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/model/Curso.java</w:t>
      </w:r>
    </w:p>
    <w:p w:rsidR="00000000" w:rsidDel="00000000" w:rsidP="00000000" w:rsidRDefault="00000000" w:rsidRPr="00000000" w14:paraId="000001A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Entity</w:t>
      </w:r>
    </w:p>
    <w:p w:rsidR="00000000" w:rsidDel="00000000" w:rsidP="00000000" w:rsidRDefault="00000000" w:rsidRPr="00000000" w14:paraId="000001A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"cursos"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A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w:t>
      </w:r>
    </w:p>
    <w:p w:rsidR="00000000" w:rsidDel="00000000" w:rsidP="00000000" w:rsidRDefault="00000000" w:rsidRPr="00000000" w14:paraId="000001A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NoArgsConstructor</w:t>
      </w:r>
    </w:p>
    <w:p w:rsidR="00000000" w:rsidDel="00000000" w:rsidP="00000000" w:rsidRDefault="00000000" w:rsidRPr="00000000" w14:paraId="000001B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AllArgsConstructor</w:t>
      </w:r>
    </w:p>
    <w:p w:rsidR="00000000" w:rsidDel="00000000" w:rsidP="00000000" w:rsidRDefault="00000000" w:rsidRPr="00000000" w14:paraId="000001B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B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Id</w:t>
      </w:r>
    </w:p>
    <w:p w:rsidR="00000000" w:rsidDel="00000000" w:rsidP="00000000" w:rsidRDefault="00000000" w:rsidRPr="00000000" w14:paraId="000001B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GeneratedValue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strategy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GenerationType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IDENTITY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"id_curso"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"nombre_curso"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nombreCurso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"descripcion"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descripcion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B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B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Relación con docente</w:t>
      </w:r>
    </w:p>
    <w:p w:rsidR="00000000" w:rsidDel="00000000" w:rsidP="00000000" w:rsidRDefault="00000000" w:rsidRPr="00000000" w14:paraId="000001B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ManyToOne</w:t>
      </w:r>
    </w:p>
    <w:p w:rsidR="00000000" w:rsidDel="00000000" w:rsidP="00000000" w:rsidRDefault="00000000" w:rsidRPr="00000000" w14:paraId="000001B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JoinColumn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"id_docente_fk"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/model/Docente.java</w:t>
      </w:r>
    </w:p>
    <w:p w:rsidR="00000000" w:rsidDel="00000000" w:rsidP="00000000" w:rsidRDefault="00000000" w:rsidRPr="00000000" w14:paraId="000001C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C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Entity</w:t>
      </w:r>
    </w:p>
    <w:p w:rsidR="00000000" w:rsidDel="00000000" w:rsidP="00000000" w:rsidRDefault="00000000" w:rsidRPr="00000000" w14:paraId="000001C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Table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"docentes"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Data</w:t>
      </w:r>
    </w:p>
    <w:p w:rsidR="00000000" w:rsidDel="00000000" w:rsidP="00000000" w:rsidRDefault="00000000" w:rsidRPr="00000000" w14:paraId="000001C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NoArgsConstructor</w:t>
      </w:r>
    </w:p>
    <w:p w:rsidR="00000000" w:rsidDel="00000000" w:rsidP="00000000" w:rsidRDefault="00000000" w:rsidRPr="00000000" w14:paraId="000001C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AllArgsConstructor</w:t>
      </w:r>
    </w:p>
    <w:p w:rsidR="00000000" w:rsidDel="00000000" w:rsidP="00000000" w:rsidRDefault="00000000" w:rsidRPr="00000000" w14:paraId="000001C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C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Id</w:t>
      </w:r>
    </w:p>
    <w:p w:rsidR="00000000" w:rsidDel="00000000" w:rsidP="00000000" w:rsidRDefault="00000000" w:rsidRPr="00000000" w14:paraId="000001C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GeneratedValue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strategy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GenerationType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IDENTITY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"id_docente"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C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C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"nombre_usuario"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unique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true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D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Column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nullable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false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1D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D6">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D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/Service/AdminService.java</w:t>
      </w:r>
    </w:p>
    <w:p w:rsidR="00000000" w:rsidDel="00000000" w:rsidP="00000000" w:rsidRDefault="00000000" w:rsidRPr="00000000" w14:paraId="000001D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Service</w:t>
      </w:r>
    </w:p>
    <w:p w:rsidR="00000000" w:rsidDel="00000000" w:rsidP="00000000" w:rsidRDefault="00000000" w:rsidRPr="00000000" w14:paraId="000001D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AdminService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D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D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D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D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E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E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E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1E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E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Crear</w:t>
      </w:r>
    </w:p>
    <w:p w:rsidR="00000000" w:rsidDel="00000000" w:rsidP="00000000" w:rsidRDefault="00000000" w:rsidRPr="00000000" w14:paraId="000001E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crearAdministrador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CrearAdministradorRequest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E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E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Actualizar</w:t>
      </w:r>
    </w:p>
    <w:p w:rsidR="00000000" w:rsidDel="00000000" w:rsidP="00000000" w:rsidRDefault="00000000" w:rsidRPr="00000000" w14:paraId="000001F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actualizarAdministrador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CrearAdministradorRequest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"Administrador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isEmpty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1F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1F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1F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Eliminar</w:t>
      </w:r>
    </w:p>
    <w:p w:rsidR="00000000" w:rsidDel="00000000" w:rsidP="00000000" w:rsidRDefault="00000000" w:rsidRPr="00000000" w14:paraId="000001F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eliminarAdministrador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deleteById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w:t>
      </w:r>
    </w:p>
    <w:p w:rsidR="00000000" w:rsidDel="00000000" w:rsidP="00000000" w:rsidRDefault="00000000" w:rsidRPr="00000000" w14:paraId="0000020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listarAdministradores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Docentes</w:t>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crearDocente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CrearDocenteRequest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DocenteDTO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actualizarDocente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CrearDocenteRequest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isEmpty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1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1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DocenteDTO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eliminarDocente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deleteById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listarDocentes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DocenteDTO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Alumnos</w:t>
      </w:r>
    </w:p>
    <w:p w:rsidR="00000000" w:rsidDel="00000000" w:rsidP="00000000" w:rsidRDefault="00000000" w:rsidRPr="00000000" w14:paraId="0000022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crearAlumno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CrearAlumnoRequest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2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actualizarAlumno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isEmpty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setContrasena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encode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3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3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eliminarAlumno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deleteById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listarAlumnos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4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Logs</w:t>
      </w:r>
    </w:p>
    <w:p w:rsidR="00000000" w:rsidDel="00000000" w:rsidP="00000000" w:rsidRDefault="00000000" w:rsidRPr="00000000" w14:paraId="0000024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LogAccesoDTO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listarLogs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4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LogAccesoDTO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getIdLog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name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getFechaHoraAcceso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5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9">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/service/AuthServive.java</w:t>
      </w:r>
    </w:p>
    <w:p w:rsidR="00000000" w:rsidDel="00000000" w:rsidP="00000000" w:rsidRDefault="00000000" w:rsidRPr="00000000" w14:paraId="0000025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Service</w:t>
      </w:r>
    </w:p>
    <w:p w:rsidR="00000000" w:rsidDel="00000000" w:rsidP="00000000" w:rsidRDefault="00000000" w:rsidRPr="00000000" w14:paraId="0000025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AuthService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5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5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5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5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6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6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6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6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loginAdmin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Optional</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adminOpt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administradorRepository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6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6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isPresent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matches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Administrador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Registrar log de acceso</w:t>
      </w:r>
    </w:p>
    <w:p w:rsidR="00000000" w:rsidDel="00000000" w:rsidP="00000000" w:rsidRDefault="00000000" w:rsidRPr="00000000" w14:paraId="0000027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setIdUsuario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AdministradorDTO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getIdAdmin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admin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7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loginDocente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7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Optional</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docenteOpt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isPresent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matches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Registrar log de acceso</w:t>
      </w:r>
    </w:p>
    <w:p w:rsidR="00000000" w:rsidDel="00000000" w:rsidP="00000000" w:rsidRDefault="00000000" w:rsidRPr="00000000" w14:paraId="0000028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setIdUsuario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DocenteDTO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8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8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loginAlumno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LoginRequest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Optional</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alumnoOpt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findByNombreUsuario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isPresent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bCryptPasswordEncoder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matches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getContrasena</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alumnoOpt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Registrar log de acceso</w:t>
      </w:r>
    </w:p>
    <w:p w:rsidR="00000000" w:rsidDel="00000000" w:rsidP="00000000" w:rsidRDefault="00000000" w:rsidRPr="00000000" w14:paraId="0000029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setIdUsuario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LogAcceso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TipoUsuario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logAccesoRepository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log</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9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9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A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/service/CursoService.java</w:t>
      </w:r>
    </w:p>
    <w:p w:rsidR="00000000" w:rsidDel="00000000" w:rsidP="00000000" w:rsidRDefault="00000000" w:rsidRPr="00000000" w14:paraId="000002A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Service</w:t>
      </w:r>
    </w:p>
    <w:p w:rsidR="00000000" w:rsidDel="00000000" w:rsidP="00000000" w:rsidRDefault="00000000" w:rsidRPr="00000000" w14:paraId="000002A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CursoService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A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A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A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A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A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A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2B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AlumnoCursoRepository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alumnoCursoRepository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Crear curso</w:t>
      </w:r>
    </w:p>
    <w:p w:rsidR="00000000" w:rsidDel="00000000" w:rsidP="00000000" w:rsidRDefault="00000000" w:rsidRPr="00000000" w14:paraId="000002B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crearCurso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CrearCursoRequest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IllegalArgumentException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"El idDocente no puede ser nulo"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B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 no encontrado con ID: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setDescripcion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B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B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CursoDTO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C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Actualizar curso</w:t>
      </w:r>
    </w:p>
    <w:p w:rsidR="00000000" w:rsidDel="00000000" w:rsidP="00000000" w:rsidRDefault="00000000" w:rsidRPr="00000000" w14:paraId="000002C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actualizarCurso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CrearCursoRequest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C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"Curso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setNombreCurso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setDescripcion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C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C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C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CursoDTO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saved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Eliminar curso</w:t>
      </w:r>
    </w:p>
    <w:p w:rsidR="00000000" w:rsidDel="00000000" w:rsidP="00000000" w:rsidRDefault="00000000" w:rsidRPr="00000000" w14:paraId="000002D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eliminarCurso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deleteById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D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todos los cursos</w:t>
      </w:r>
    </w:p>
    <w:p w:rsidR="00000000" w:rsidDel="00000000" w:rsidP="00000000" w:rsidRDefault="00000000" w:rsidRPr="00000000" w14:paraId="000002D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listarCursos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D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CursoDTO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D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cursos por docente</w:t>
      </w:r>
    </w:p>
    <w:p w:rsidR="00000000" w:rsidDel="00000000" w:rsidP="00000000" w:rsidRDefault="00000000" w:rsidRPr="00000000" w14:paraId="000002E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CursoDTO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listarCursosPorDocente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idDocente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idDocente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"Docente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CursoDTO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getDescripcion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docente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E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Matricular alumno</w:t>
      </w:r>
    </w:p>
    <w:p w:rsidR="00000000" w:rsidDel="00000000" w:rsidP="00000000" w:rsidRDefault="00000000" w:rsidRPr="00000000" w14:paraId="000002E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matricularAlumno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MatricularAlumnoRequest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E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getIdAlumnoFk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E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getIdCursoFk</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"Curso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matricula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AlumnoCurso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matricula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F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Listar alumnos por curso</w:t>
      </w:r>
    </w:p>
    <w:p w:rsidR="00000000" w:rsidDel="00000000" w:rsidP="00000000" w:rsidRDefault="00000000" w:rsidRPr="00000000" w14:paraId="000002F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listarAlumnosPorCurso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idCurso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F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idCurso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"Curso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2F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alumnoCursoRepository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curso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getNombreUsuario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2F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2F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30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/service/TestService.java</w:t>
      </w:r>
    </w:p>
    <w:p w:rsidR="00000000" w:rsidDel="00000000" w:rsidP="00000000" w:rsidRDefault="00000000" w:rsidRPr="00000000" w14:paraId="0000030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Service</w:t>
      </w:r>
    </w:p>
    <w:p w:rsidR="00000000" w:rsidDel="00000000" w:rsidP="00000000" w:rsidRDefault="00000000" w:rsidRPr="00000000" w14:paraId="0000030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TestService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0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PreguntaTestRepository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preguntaTestRepository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0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0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IntentoTestRepository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intentoTestRepository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0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0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0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RespuestaAlumnoRepository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respuestaAlumnoRepository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1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ResultadoTestRepository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resultadoTestRepository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Autowired</w:t>
      </w:r>
    </w:p>
    <w:p w:rsidR="00000000" w:rsidDel="00000000" w:rsidP="00000000" w:rsidRDefault="00000000" w:rsidRPr="00000000" w14:paraId="0000031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TipoInteligenciaRepository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tipoInteligenciaRepository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PreguntaDTO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obtenerPreguntas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findAll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PreguntaDTO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getIdPregunta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getIdInteligencia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getTextoPregunta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1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1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4ec9b0"/>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Transactional</w:t>
      </w:r>
    </w:p>
    <w:p w:rsidR="00000000" w:rsidDel="00000000" w:rsidP="00000000" w:rsidRDefault="00000000" w:rsidRPr="00000000" w14:paraId="0000032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completarTest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CompletarTestRequest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Obtener alumno</w:t>
      </w:r>
    </w:p>
    <w:p w:rsidR="00000000" w:rsidDel="00000000" w:rsidP="00000000" w:rsidRDefault="00000000" w:rsidRPr="00000000" w14:paraId="0000032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"Alumno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Crear intento de test</w:t>
      </w:r>
    </w:p>
    <w:p w:rsidR="00000000" w:rsidDel="00000000" w:rsidP="00000000" w:rsidRDefault="00000000" w:rsidRPr="00000000" w14:paraId="0000032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IntentoTest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IntentoTest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setAlumno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IntentoTest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intentoSaved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2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Guardar respuestas individuales</w:t>
      </w:r>
    </w:p>
    <w:p w:rsidR="00000000" w:rsidDel="00000000" w:rsidP="00000000" w:rsidRDefault="00000000" w:rsidRPr="00000000" w14:paraId="0000032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CompletarTestRequest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getRespuestas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2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PreguntaTest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getIdPregunta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"Pregunta no encontrada"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RespuestaAlumno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RespuestaAlumno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intentoSaved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setPreguntaTest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pregunta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setPuntaje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getPuntaje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byteValue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respuestaAlumnoRepository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Calcular puntajes por tipo de inteligencia</w:t>
      </w:r>
    </w:p>
    <w:p w:rsidR="00000000" w:rsidDel="00000000" w:rsidP="00000000" w:rsidRDefault="00000000" w:rsidRPr="00000000" w14:paraId="0000033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puntajesPorInteligencia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calcularPuntajes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getRespuestas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3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Guardar resultados</w:t>
      </w:r>
    </w:p>
    <w:p w:rsidR="00000000" w:rsidDel="00000000" w:rsidP="00000000" w:rsidRDefault="00000000" w:rsidRPr="00000000" w14:paraId="0000033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Entry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puntajesPorInteligencia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entrySet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3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TipoInteligencia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tipoInteligencia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tipoInteligenciaRepository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getKey</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"Tipo de inteligencia no encontrado"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ResultadoTest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ResultadoTest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intentoSaved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tipoInteligencia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setPuntajeCalculado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save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resultado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4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private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calcularPuntajes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CompletarTestRequest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respuestas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9cdcfe"/>
          <w:sz w:val="21"/>
          <w:szCs w:val="21"/>
          <w:rtl w:val="0"/>
        </w:rPr>
        <w:t xml:space="preserve">puntajesPorInteligencia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HashMap</w:t>
      </w:r>
      <w:r w:rsidDel="00000000" w:rsidR="00000000" w:rsidRPr="00000000">
        <w:rPr>
          <w:rFonts w:ascii="Consolas" w:cs="Consolas" w:eastAsia="Consolas" w:hAnsi="Consolas"/>
          <w:color w:val="cccccc"/>
          <w:sz w:val="21"/>
          <w:szCs w:val="21"/>
          <w:rtl w:val="0"/>
        </w:rPr>
        <w:t xml:space="preserve">&lt;&gt;();</w:t>
      </w:r>
    </w:p>
    <w:p w:rsidR="00000000" w:rsidDel="00000000" w:rsidP="00000000" w:rsidRDefault="00000000" w:rsidRPr="00000000" w14:paraId="0000034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CompletarTestRequest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RespuestaRequest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respuestas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4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PreguntaTest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getIdPregunta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orElseThrow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RuntimeException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"Pregunta no encontrada"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pregunta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getIdInteligencia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puntajesPorInteligencia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computeIfAbsent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idInteligencia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k</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ArrayList</w:t>
      </w:r>
      <w:r w:rsidDel="00000000" w:rsidR="00000000" w:rsidRPr="00000000">
        <w:rPr>
          <w:rFonts w:ascii="Consolas" w:cs="Consolas" w:eastAsia="Consolas" w:hAnsi="Consolas"/>
          <w:color w:val="cccccc"/>
          <w:sz w:val="21"/>
          <w:szCs w:val="21"/>
          <w:rtl w:val="0"/>
        </w:rPr>
        <w:t xml:space="preserve">&lt;&gt;())</w:t>
      </w:r>
    </w:p>
    <w:p w:rsidR="00000000" w:rsidDel="00000000" w:rsidP="00000000" w:rsidRDefault="00000000" w:rsidRPr="00000000" w14:paraId="0000035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add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respuesta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getPuntaje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promedios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HashMap</w:t>
      </w:r>
      <w:r w:rsidDel="00000000" w:rsidR="00000000" w:rsidRPr="00000000">
        <w:rPr>
          <w:rFonts w:ascii="Consolas" w:cs="Consolas" w:eastAsia="Consolas" w:hAnsi="Consolas"/>
          <w:color w:val="cccccc"/>
          <w:sz w:val="21"/>
          <w:szCs w:val="21"/>
          <w:rtl w:val="0"/>
        </w:rPr>
        <w:t xml:space="preserve">&lt;&gt;();</w:t>
      </w:r>
    </w:p>
    <w:p w:rsidR="00000000" w:rsidDel="00000000" w:rsidP="00000000" w:rsidRDefault="00000000" w:rsidRPr="00000000" w14:paraId="0000035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Entry</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&gt;&gt; </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puntajesPorInteligencia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entrySet</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promedio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getValue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mapToInt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586c0"/>
          <w:sz w:val="21"/>
          <w:szCs w:val="21"/>
          <w:rtl w:val="0"/>
        </w:rPr>
        <w:t xml:space="preserve">::</w:t>
      </w:r>
      <w:r w:rsidDel="00000000" w:rsidR="00000000" w:rsidRPr="00000000">
        <w:rPr>
          <w:rFonts w:ascii="Consolas" w:cs="Consolas" w:eastAsia="Consolas" w:hAnsi="Consolas"/>
          <w:color w:val="dcdcaa"/>
          <w:sz w:val="21"/>
          <w:szCs w:val="21"/>
          <w:rtl w:val="0"/>
        </w:rPr>
        <w:t xml:space="preserve">intValue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average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orElse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promedios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entry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getKey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float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promedio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5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5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promedios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obtenerUltimoResultado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IntentoTest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intentos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findByAlumno_IdAlumnoOrderByFechaRealizacionDesc</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isEmpty</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of</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IntentoTest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ultimoIntento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intentos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ResultadoTest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resultados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findByIntentoId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ultimoIntento</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6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6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getIdResultado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getFechaRealizacion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getIdInteligencia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getPuntajeCalculado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8">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9">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dcdcaa"/>
          <w:sz w:val="21"/>
          <w:szCs w:val="21"/>
          <w:rtl w:val="0"/>
        </w:rPr>
        <w:t xml:space="preserve">obtenerHistorialResultados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Integer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A">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List</w:t>
      </w:r>
      <w:r w:rsidDel="00000000" w:rsidR="00000000" w:rsidRPr="00000000">
        <w:rPr>
          <w:rFonts w:ascii="Consolas" w:cs="Consolas" w:eastAsia="Consolas" w:hAnsi="Consolas"/>
          <w:color w:val="cccccc"/>
          <w:sz w:val="21"/>
          <w:szCs w:val="21"/>
          <w:rtl w:val="0"/>
        </w:rPr>
        <w:t xml:space="preserve">&lt;</w:t>
      </w:r>
      <w:r w:rsidDel="00000000" w:rsidR="00000000" w:rsidRPr="00000000">
        <w:rPr>
          <w:rFonts w:ascii="Consolas" w:cs="Consolas" w:eastAsia="Consolas" w:hAnsi="Consolas"/>
          <w:color w:val="4ec9b0"/>
          <w:sz w:val="21"/>
          <w:szCs w:val="21"/>
          <w:rtl w:val="0"/>
        </w:rPr>
        <w:t xml:space="preserve">ResultadoTest</w:t>
      </w:r>
      <w:r w:rsidDel="00000000" w:rsidR="00000000" w:rsidRPr="00000000">
        <w:rPr>
          <w:rFonts w:ascii="Consolas" w:cs="Consolas" w:eastAsia="Consolas" w:hAnsi="Consolas"/>
          <w:color w:val="cccccc"/>
          <w:sz w:val="21"/>
          <w:szCs w:val="21"/>
          <w:rtl w:val="0"/>
        </w:rPr>
        <w:t xml:space="preserve">&gt; </w:t>
      </w:r>
      <w:r w:rsidDel="00000000" w:rsidR="00000000" w:rsidRPr="00000000">
        <w:rPr>
          <w:rFonts w:ascii="Consolas" w:cs="Consolas" w:eastAsia="Consolas" w:hAnsi="Consolas"/>
          <w:color w:val="9cdcfe"/>
          <w:sz w:val="21"/>
          <w:szCs w:val="21"/>
          <w:rtl w:val="0"/>
        </w:rPr>
        <w:t xml:space="preserve">resultados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resultadoTestRepository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findByAlumnoId</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idAlumno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B">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7C">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resultados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stream</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D">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map</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ResultadoDTO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E">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getIdResultado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7F">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getIdIntento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0">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getIntentoTest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getFechaRealizacion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1">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getIdInteligencia</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2">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getTipoInteligencia</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getNombre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3">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getPuntajeCalculado</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4">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85">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collect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Collectors</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toList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386">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387">
      <w:pPr>
        <w:pBdr>
          <w:top w:color="000000" w:space="1" w:sz="4" w:val="single"/>
          <w:left w:color="000000" w:space="4" w:sz="4" w:val="single"/>
          <w:bottom w:color="000000" w:space="1" w:sz="4" w:val="single"/>
          <w:right w:color="000000" w:space="4" w:sz="4" w:val="single"/>
        </w:pBdr>
        <w:shd w:fill="1f1f1f" w:val="clear"/>
        <w:spacing w:after="0" w:line="325.71428571428567" w:lineRule="auto"/>
        <w:rPr>
          <w:rFonts w:ascii="Consolas" w:cs="Consolas" w:eastAsia="Consolas" w:hAnsi="Consolas"/>
          <w:sz w:val="21"/>
          <w:szCs w:val="21"/>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p w:rsidR="00000000" w:rsidDel="00000000" w:rsidP="00000000" w:rsidRDefault="00000000" w:rsidRPr="00000000" w14:paraId="00000388">
      <w:pPr>
        <w:jc w:val="both"/>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38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2.7.2: </w:t>
      </w:r>
      <w:r w:rsidDel="00000000" w:rsidR="00000000" w:rsidRPr="00000000">
        <w:rPr>
          <w:rFonts w:ascii="Times New Roman" w:cs="Times New Roman" w:eastAsia="Times New Roman" w:hAnsi="Times New Roman"/>
          <w:b w:val="1"/>
          <w:bCs w:val="1"/>
          <w:sz w:val="30"/>
          <w:szCs w:val="30"/>
          <w:rtl w:val="0"/>
        </w:rPr>
        <w:t xml:space="preserve">Diseñar una pantalla clara para mostrar el resultado al alumno.</w:t>
      </w:r>
    </w:p>
    <w:sdt>
      <w:sdtPr>
        <w:id w:val="-364588412"/>
        <w:tag w:val="goog_rdk_17"/>
      </w:sdtPr>
      <w:sdtContent>
        <w:p w:rsidR="00000000" w:rsidDel="00000000" w:rsidP="00000000" w:rsidRDefault="00000000" w:rsidRPr="00000000" w14:paraId="0000038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387852768"/>
              <w:tag w:val="goog_rdk_0"/>
            </w:sdtPr>
            <w:sdtContent>
              <w:ins w:author="DANLUIS ENRIQUE ROMANI MORA" w:id="0" w:date="2025-11-10T18:46:18Z"/>
              <w:sdt>
                <w:sdtPr>
                  <w:id w:val="246810973"/>
                  <w:tag w:val="goog_rdk_1"/>
                </w:sdtPr>
                <w:sdtContent>
                  <w:ins w:author="DANLUIS ENRIQUE ROMANI MORA" w:id="0" w:date="2025-11-10T18:46:18Z">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ins>
                </w:sdtContent>
              </w:sdt>
              <w:ins w:author="DANLUIS ENRIQUE ROMANI MORA" w:id="0" w:date="2025-11-10T18:46:18Z">
                <w:sdt>
                  <w:sdtPr>
                    <w:id w:val="-638962262"/>
                    <w:tag w:val="goog_rdk_2"/>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584903477"/>
                    <w:tag w:val="goog_rdk_3"/>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322272196"/>
                    <w:tag w:val="goog_rdk_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*ngIf</w:t>
                    </w:r>
                  </w:sdtContent>
                </w:sdt>
                <w:sdt>
                  <w:sdtPr>
                    <w:id w:val="763275525"/>
                    <w:tag w:val="goog_rdk_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096773194"/>
                    <w:tag w:val="goog_rdk_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764183029"/>
                    <w:tag w:val="goog_rdk_7"/>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seccionActual</w:t>
                    </w:r>
                  </w:sdtContent>
                </w:sdt>
                <w:sdt>
                  <w:sdtPr>
                    <w:id w:val="-728375131"/>
                    <w:tag w:val="goog_rdk_8"/>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572471155"/>
                    <w:tag w:val="goog_rdk_9"/>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283515278"/>
                    <w:tag w:val="goog_rdk_10"/>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846049412"/>
                    <w:tag w:val="goog_rdk_11"/>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'inteligencias'"</w:t>
                    </w:r>
                  </w:sdtContent>
                </w:sdt>
                <w:sdt>
                  <w:sdtPr>
                    <w:id w:val="1040342323"/>
                    <w:tag w:val="goog_rdk_12"/>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242939892"/>
                    <w:tag w:val="goog_rdk_13"/>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343236866"/>
                    <w:tag w:val="goog_rdk_14"/>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63943206"/>
                    <w:tag w:val="goog_rdk_15"/>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"inteligencias-container"</w:t>
                    </w:r>
                  </w:sdtContent>
                </w:sdt>
                <w:sdt>
                  <w:sdtPr>
                    <w:id w:val="1440588070"/>
                    <w:tag w:val="goog_rdk_16"/>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88920591"/>
        <w:tag w:val="goog_rdk_27"/>
      </w:sdtPr>
      <w:sdtContent>
        <w:p w:rsidR="00000000" w:rsidDel="00000000" w:rsidP="00000000" w:rsidRDefault="00000000" w:rsidRPr="00000000" w14:paraId="0000038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586453426"/>
              <w:tag w:val="goog_rdk_18"/>
            </w:sdtPr>
            <w:sdtContent>
              <w:ins w:author="DANLUIS ENRIQUE ROMANI MORA" w:id="0" w:date="2025-11-10T18:46:18Z"/>
              <w:sdt>
                <w:sdtPr>
                  <w:id w:val="-1909973523"/>
                  <w:tag w:val="goog_rdk_19"/>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73956817"/>
                    <w:tag w:val="goog_rdk_20"/>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801775652"/>
                    <w:tag w:val="goog_rdk_21"/>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h3</w:t>
                    </w:r>
                  </w:sdtContent>
                </w:sdt>
                <w:sdt>
                  <w:sdtPr>
                    <w:id w:val="-2085681423"/>
                    <w:tag w:val="goog_rdk_2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sdt>
                  <w:sdtPr>
                    <w:id w:val="1261804478"/>
                    <w:tag w:val="goog_rdk_23"/>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Resultados del Test de Inteligencias Múltiples</w:t>
                    </w:r>
                  </w:sdtContent>
                </w:sdt>
                <w:sdt>
                  <w:sdtPr>
                    <w:id w:val="177959263"/>
                    <w:tag w:val="goog_rdk_24"/>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331617855"/>
                    <w:tag w:val="goog_rdk_25"/>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h3</w:t>
                    </w:r>
                  </w:sdtContent>
                </w:sdt>
                <w:sdt>
                  <w:sdtPr>
                    <w:id w:val="1668295048"/>
                    <w:tag w:val="goog_rdk_26"/>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731658073"/>
        <w:tag w:val="goog_rdk_30"/>
      </w:sdtPr>
      <w:sdtContent>
        <w:p w:rsidR="00000000" w:rsidDel="00000000" w:rsidP="00000000" w:rsidRDefault="00000000" w:rsidRPr="00000000" w14:paraId="0000038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13420724"/>
              <w:tag w:val="goog_rdk_28"/>
            </w:sdtPr>
            <w:sdtContent>
              <w:ins w:author="DANLUIS ENRIQUE ROMANI MORA" w:id="0" w:date="2025-11-10T18:46:18Z"/>
              <w:sdt>
                <w:sdtPr>
                  <w:id w:val="1789741033"/>
                  <w:tag w:val="goog_rdk_29"/>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299790648"/>
        <w:tag w:val="goog_rdk_34"/>
      </w:sdtPr>
      <w:sdtContent>
        <w:p w:rsidR="00000000" w:rsidDel="00000000" w:rsidP="00000000" w:rsidRDefault="00000000" w:rsidRPr="00000000" w14:paraId="0000038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i w:val="1"/>
              <w:iCs w:val="1"/>
              <w:color w:val="ffffff"/>
              <w:sz w:val="21"/>
              <w:szCs w:val="21"/>
              <w:rPrChange w:author="DANLUIS ENRIQUE ROMANI MORA" w:id="1" w:date="2025-11-10T18:46:18Z">
                <w:rPr>
                  <w:rFonts w:ascii="Consolas" w:cs="Consolas" w:eastAsia="Consolas" w:hAnsi="Consolas"/>
                  <w:sz w:val="21"/>
                  <w:szCs w:val="21"/>
                </w:rPr>
              </w:rPrChange>
            </w:rPr>
          </w:pPr>
          <w:sdt>
            <w:sdtPr>
              <w:id w:val="-837087838"/>
              <w:tag w:val="goog_rdk_31"/>
            </w:sdtPr>
            <w:sdtContent>
              <w:ins w:author="DANLUIS ENRIQUE ROMANI MORA" w:id="0" w:date="2025-11-10T18:46:18Z"/>
              <w:sdt>
                <w:sdtPr>
                  <w:id w:val="892992665"/>
                  <w:tag w:val="goog_rdk_32"/>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863286261"/>
                    <w:tag w:val="goog_rdk_33"/>
                  </w:sdtPr>
                  <w:sdtContent>
                    <w:r w:rsidDel="00000000" w:rsidR="00000000" w:rsidRPr="00000000">
                      <w:rPr>
                        <w:rFonts w:ascii="Consolas" w:cs="Consolas" w:eastAsia="Consolas" w:hAnsi="Consolas"/>
                        <w:i w:val="1"/>
                        <w:iCs w:val="1"/>
                        <w:color w:val="ffffff"/>
                        <w:sz w:val="21"/>
                        <w:szCs w:val="21"/>
                        <w:rtl w:val="0"/>
                        <w:rPrChange w:author="DANLUIS ENRIQUE ROMANI MORA" w:id="1" w:date="2025-11-10T18:46:18Z">
                          <w:rPr>
                            <w:rFonts w:ascii="Consolas" w:cs="Consolas" w:eastAsia="Consolas" w:hAnsi="Consolas"/>
                            <w:sz w:val="21"/>
                            <w:szCs w:val="21"/>
                          </w:rPr>
                        </w:rPrChange>
                      </w:rPr>
                      <w:t xml:space="preserve">&lt;!-- Lista con barras --&gt;</w:t>
                    </w:r>
                  </w:sdtContent>
                </w:sdt>
              </w:ins>
            </w:sdtContent>
          </w:sdt>
        </w:p>
      </w:sdtContent>
    </w:sdt>
    <w:sdt>
      <w:sdtPr>
        <w:id w:val="49785512"/>
        <w:tag w:val="goog_rdk_51"/>
      </w:sdtPr>
      <w:sdtContent>
        <w:p w:rsidR="00000000" w:rsidDel="00000000" w:rsidP="00000000" w:rsidRDefault="00000000" w:rsidRPr="00000000" w14:paraId="0000038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401394977"/>
              <w:tag w:val="goog_rdk_35"/>
            </w:sdtPr>
            <w:sdtContent>
              <w:ins w:author="DANLUIS ENRIQUE ROMANI MORA" w:id="0" w:date="2025-11-10T18:46:18Z"/>
              <w:sdt>
                <w:sdtPr>
                  <w:id w:val="324512718"/>
                  <w:tag w:val="goog_rdk_3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396357787"/>
                    <w:tag w:val="goog_rdk_3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69351067"/>
                    <w:tag w:val="goog_rdk_3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0583070"/>
                    <w:tag w:val="goog_rdk_39"/>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227393892"/>
                    <w:tag w:val="goog_rdk_4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*ngFor</w:t>
                    </w:r>
                  </w:sdtContent>
                </w:sdt>
                <w:sdt>
                  <w:sdtPr>
                    <w:id w:val="-179473354"/>
                    <w:tag w:val="goog_rdk_4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232461251"/>
                    <w:tag w:val="goog_rdk_4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807066476"/>
                    <w:tag w:val="goog_rdk_43"/>
                  </w:sdtPr>
                  <w:sdtContent>
                    <w:r w:rsidDel="00000000" w:rsidR="00000000" w:rsidRPr="00000000">
                      <w:rPr>
                        <w:rFonts w:ascii="Consolas" w:cs="Consolas" w:eastAsia="Consolas" w:hAnsi="Consolas"/>
                        <w:color w:val="82d2ce"/>
                        <w:sz w:val="21"/>
                        <w:szCs w:val="21"/>
                        <w:rtl w:val="0"/>
                        <w:rPrChange w:author="DANLUIS ENRIQUE ROMANI MORA" w:id="1" w:date="2025-11-10T18:46:18Z">
                          <w:rPr>
                            <w:rFonts w:ascii="Consolas" w:cs="Consolas" w:eastAsia="Consolas" w:hAnsi="Consolas"/>
                            <w:sz w:val="21"/>
                            <w:szCs w:val="21"/>
                          </w:rPr>
                        </w:rPrChange>
                      </w:rPr>
                      <w:t xml:space="preserve">let</w:t>
                    </w:r>
                  </w:sdtContent>
                </w:sdt>
                <w:sdt>
                  <w:sdtPr>
                    <w:id w:val="-477544406"/>
                    <w:tag w:val="goog_rdk_4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544975852"/>
                    <w:tag w:val="goog_rdk_45"/>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intel</w:t>
                    </w:r>
                  </w:sdtContent>
                </w:sdt>
                <w:sdt>
                  <w:sdtPr>
                    <w:id w:val="-1364198476"/>
                    <w:tag w:val="goog_rdk_46"/>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255732600"/>
                    <w:tag w:val="goog_rdk_47"/>
                  </w:sdtPr>
                  <w:sdtContent>
                    <w:r w:rsidDel="00000000" w:rsidR="00000000" w:rsidRPr="00000000">
                      <w:rPr>
                        <w:rFonts w:ascii="Consolas" w:cs="Consolas" w:eastAsia="Consolas" w:hAnsi="Consolas"/>
                        <w:color w:val="83d6c5"/>
                        <w:sz w:val="21"/>
                        <w:szCs w:val="21"/>
                        <w:rtl w:val="0"/>
                        <w:rPrChange w:author="DANLUIS ENRIQUE ROMANI MORA" w:id="1" w:date="2025-11-10T18:46:18Z">
                          <w:rPr>
                            <w:rFonts w:ascii="Consolas" w:cs="Consolas" w:eastAsia="Consolas" w:hAnsi="Consolas"/>
                            <w:sz w:val="21"/>
                            <w:szCs w:val="21"/>
                          </w:rPr>
                        </w:rPrChange>
                      </w:rPr>
                      <w:t xml:space="preserve">of</w:t>
                    </w:r>
                  </w:sdtContent>
                </w:sdt>
                <w:sdt>
                  <w:sdtPr>
                    <w:id w:val="-1654016855"/>
                    <w:tag w:val="goog_rdk_48"/>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2118158855"/>
                    <w:tag w:val="goog_rdk_49"/>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inteligencias</w:t>
                    </w:r>
                  </w:sdtContent>
                </w:sdt>
                <w:sdt>
                  <w:sdtPr>
                    <w:id w:val="-523936261"/>
                    <w:tag w:val="goog_rdk_50"/>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1825719274"/>
        <w:tag w:val="goog_rdk_57"/>
      </w:sdtPr>
      <w:sdtContent>
        <w:p w:rsidR="00000000" w:rsidDel="00000000" w:rsidP="00000000" w:rsidRDefault="00000000" w:rsidRPr="00000000" w14:paraId="0000038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2040960409"/>
              <w:tag w:val="goog_rdk_52"/>
            </w:sdtPr>
            <w:sdtContent>
              <w:ins w:author="DANLUIS ENRIQUE ROMANI MORA" w:id="0" w:date="2025-11-10T18:46:18Z"/>
              <w:sdt>
                <w:sdtPr>
                  <w:id w:val="-789674922"/>
                  <w:tag w:val="goog_rdk_53"/>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442607097"/>
                    <w:tag w:val="goog_rdk_5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1901814808"/>
                    <w:tag w:val="goog_rdk_5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925430331"/>
                    <w:tag w:val="goog_rdk_5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"inteligencia-item"</w:t>
                    </w:r>
                  </w:sdtContent>
                </w:sdt>
              </w:ins>
            </w:sdtContent>
          </w:sdt>
        </w:p>
      </w:sdtContent>
    </w:sdt>
    <w:sdt>
      <w:sdtPr>
        <w:id w:val="392855242"/>
        <w:tag w:val="goog_rdk_70"/>
      </w:sdtPr>
      <w:sdtContent>
        <w:p w:rsidR="00000000" w:rsidDel="00000000" w:rsidP="00000000" w:rsidRDefault="00000000" w:rsidRPr="00000000" w14:paraId="0000039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639428112"/>
              <w:tag w:val="goog_rdk_58"/>
            </w:sdtPr>
            <w:sdtContent>
              <w:ins w:author="DANLUIS ENRIQUE ROMANI MORA" w:id="0" w:date="2025-11-10T18:46:18Z"/>
              <w:sdt>
                <w:sdtPr>
                  <w:id w:val="-1728404483"/>
                  <w:tag w:val="goog_rdk_59"/>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975879232"/>
                    <w:tag w:val="goog_rdk_6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[class.predominante]</w:t>
                    </w:r>
                  </w:sdtContent>
                </w:sdt>
                <w:sdt>
                  <w:sdtPr>
                    <w:id w:val="-51095018"/>
                    <w:tag w:val="goog_rdk_6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527657108"/>
                    <w:tag w:val="goog_rdk_6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312178482"/>
                    <w:tag w:val="goog_rdk_63"/>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intel</w:t>
                    </w:r>
                  </w:sdtContent>
                </w:sdt>
                <w:sdt>
                  <w:sdtPr>
                    <w:id w:val="-1105699113"/>
                    <w:tag w:val="goog_rdk_6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280052787"/>
                    <w:tag w:val="goog_rdk_6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882361536"/>
                    <w:tag w:val="goog_rdk_66"/>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793969407"/>
                    <w:tag w:val="goog_rdk_67"/>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inteligenciaMax</w:t>
                    </w:r>
                  </w:sdtContent>
                </w:sdt>
                <w:sdt>
                  <w:sdtPr>
                    <w:id w:val="458756908"/>
                    <w:tag w:val="goog_rdk_68"/>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43963249"/>
                    <w:tag w:val="goog_rdk_6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711134317"/>
        <w:tag w:val="goog_rdk_88"/>
      </w:sdtPr>
      <w:sdtContent>
        <w:p w:rsidR="00000000" w:rsidDel="00000000" w:rsidP="00000000" w:rsidRDefault="00000000" w:rsidRPr="00000000" w14:paraId="0000039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374503549"/>
              <w:tag w:val="goog_rdk_71"/>
            </w:sdtPr>
            <w:sdtContent>
              <w:ins w:author="DANLUIS ENRIQUE ROMANI MORA" w:id="0" w:date="2025-11-10T18:46:18Z"/>
              <w:sdt>
                <w:sdtPr>
                  <w:id w:val="1279399390"/>
                  <w:tag w:val="goog_rdk_72"/>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887257426"/>
                    <w:tag w:val="goog_rdk_7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548503843"/>
                    <w:tag w:val="goog_rdk_74"/>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span</w:t>
                    </w:r>
                  </w:sdtContent>
                </w:sdt>
                <w:sdt>
                  <w:sdtPr>
                    <w:id w:val="966159051"/>
                    <w:tag w:val="goog_rdk_75"/>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603329883"/>
                    <w:tag w:val="goog_rdk_76"/>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744949745"/>
                    <w:tag w:val="goog_rdk_77"/>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595766418"/>
                    <w:tag w:val="goog_rdk_78"/>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"tipo"</w:t>
                    </w:r>
                  </w:sdtContent>
                </w:sdt>
                <w:sdt>
                  <w:sdtPr>
                    <w:id w:val="-82479494"/>
                    <w:tag w:val="goog_rdk_7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sdt>
                  <w:sdtPr>
                    <w:id w:val="-952137337"/>
                    <w:tag w:val="goog_rdk_80"/>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770000068"/>
                    <w:tag w:val="goog_rdk_8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intel</w:t>
                    </w:r>
                  </w:sdtContent>
                </w:sdt>
                <w:sdt>
                  <w:sdtPr>
                    <w:id w:val="1206187702"/>
                    <w:tag w:val="goog_rdk_82"/>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790377945"/>
                    <w:tag w:val="goog_rdk_83"/>
                  </w:sdtPr>
                  <w:sdtContent>
                    <w:r w:rsidDel="00000000" w:rsidR="00000000" w:rsidRPr="00000000">
                      <w:rPr>
                        <w:rFonts w:ascii="Consolas" w:cs="Consolas" w:eastAsia="Consolas" w:hAnsi="Consolas"/>
                        <w:color w:val="aa9bf5"/>
                        <w:sz w:val="21"/>
                        <w:szCs w:val="21"/>
                        <w:rtl w:val="0"/>
                        <w:rPrChange w:author="DANLUIS ENRIQUE ROMANI MORA" w:id="1" w:date="2025-11-10T18:46:18Z">
                          <w:rPr>
                            <w:rFonts w:ascii="Consolas" w:cs="Consolas" w:eastAsia="Consolas" w:hAnsi="Consolas"/>
                            <w:sz w:val="21"/>
                            <w:szCs w:val="21"/>
                          </w:rPr>
                        </w:rPrChange>
                      </w:rPr>
                      <w:t xml:space="preserve">tipo</w:t>
                    </w:r>
                  </w:sdtContent>
                </w:sdt>
                <w:sdt>
                  <w:sdtPr>
                    <w:id w:val="1600539627"/>
                    <w:tag w:val="goog_rdk_84"/>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438016354"/>
                    <w:tag w:val="goog_rdk_8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544288587"/>
                    <w:tag w:val="goog_rdk_86"/>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span</w:t>
                    </w:r>
                  </w:sdtContent>
                </w:sdt>
                <w:sdt>
                  <w:sdtPr>
                    <w:id w:val="948994571"/>
                    <w:tag w:val="goog_rdk_8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85054948"/>
        <w:tag w:val="goog_rdk_98"/>
      </w:sdtPr>
      <w:sdtContent>
        <w:p w:rsidR="00000000" w:rsidDel="00000000" w:rsidP="00000000" w:rsidRDefault="00000000" w:rsidRPr="00000000" w14:paraId="0000039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446717486"/>
              <w:tag w:val="goog_rdk_89"/>
            </w:sdtPr>
            <w:sdtContent>
              <w:ins w:author="DANLUIS ENRIQUE ROMANI MORA" w:id="0" w:date="2025-11-10T18:46:18Z"/>
              <w:sdt>
                <w:sdtPr>
                  <w:id w:val="768621343"/>
                  <w:tag w:val="goog_rdk_90"/>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996989855"/>
                    <w:tag w:val="goog_rdk_91"/>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455125732"/>
                    <w:tag w:val="goog_rdk_92"/>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45387706"/>
                    <w:tag w:val="goog_rdk_93"/>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435239801"/>
                    <w:tag w:val="goog_rdk_9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2033904209"/>
                    <w:tag w:val="goog_rdk_9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419633266"/>
                    <w:tag w:val="goog_rdk_9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"barra"</w:t>
                    </w:r>
                  </w:sdtContent>
                </w:sdt>
                <w:sdt>
                  <w:sdtPr>
                    <w:id w:val="-1252377931"/>
                    <w:tag w:val="goog_rdk_9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2062370681"/>
        <w:tag w:val="goog_rdk_124"/>
      </w:sdtPr>
      <w:sdtContent>
        <w:p w:rsidR="00000000" w:rsidDel="00000000" w:rsidP="00000000" w:rsidRDefault="00000000" w:rsidRPr="00000000" w14:paraId="0000039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895774557"/>
              <w:tag w:val="goog_rdk_99"/>
            </w:sdtPr>
            <w:sdtContent>
              <w:ins w:author="DANLUIS ENRIQUE ROMANI MORA" w:id="0" w:date="2025-11-10T18:46:18Z"/>
              <w:sdt>
                <w:sdtPr>
                  <w:id w:val="-1290229430"/>
                  <w:tag w:val="goog_rdk_100"/>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068057518"/>
                    <w:tag w:val="goog_rdk_101"/>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666370815"/>
                    <w:tag w:val="goog_rdk_102"/>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544087482"/>
                    <w:tag w:val="goog_rdk_103"/>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879636555"/>
                    <w:tag w:val="goog_rdk_10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1718789081"/>
                    <w:tag w:val="goog_rdk_10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552503126"/>
                    <w:tag w:val="goog_rdk_10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"progreso"</w:t>
                    </w:r>
                  </w:sdtContent>
                </w:sdt>
                <w:sdt>
                  <w:sdtPr>
                    <w:id w:val="2023462814"/>
                    <w:tag w:val="goog_rdk_107"/>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868505342"/>
                    <w:tag w:val="goog_rdk_108"/>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[style.width.%]</w:t>
                    </w:r>
                  </w:sdtContent>
                </w:sdt>
                <w:sdt>
                  <w:sdtPr>
                    <w:id w:val="-1684105702"/>
                    <w:tag w:val="goog_rdk_109"/>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917277428"/>
                    <w:tag w:val="goog_rdk_110"/>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185733686"/>
                    <w:tag w:val="goog_rdk_11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intel</w:t>
                    </w:r>
                  </w:sdtContent>
                </w:sdt>
                <w:sdt>
                  <w:sdtPr>
                    <w:id w:val="1553883039"/>
                    <w:tag w:val="goog_rdk_112"/>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889294268"/>
                    <w:tag w:val="goog_rdk_113"/>
                  </w:sdtPr>
                  <w:sdtContent>
                    <w:r w:rsidDel="00000000" w:rsidR="00000000" w:rsidRPr="00000000">
                      <w:rPr>
                        <w:rFonts w:ascii="Consolas" w:cs="Consolas" w:eastAsia="Consolas" w:hAnsi="Consolas"/>
                        <w:color w:val="aa9bf5"/>
                        <w:sz w:val="21"/>
                        <w:szCs w:val="21"/>
                        <w:rtl w:val="0"/>
                        <w:rPrChange w:author="DANLUIS ENRIQUE ROMANI MORA" w:id="1" w:date="2025-11-10T18:46:18Z">
                          <w:rPr>
                            <w:rFonts w:ascii="Consolas" w:cs="Consolas" w:eastAsia="Consolas" w:hAnsi="Consolas"/>
                            <w:sz w:val="21"/>
                            <w:szCs w:val="21"/>
                          </w:rPr>
                        </w:rPrChange>
                      </w:rPr>
                      <w:t xml:space="preserve">nivel</w:t>
                    </w:r>
                  </w:sdtContent>
                </w:sdt>
                <w:sdt>
                  <w:sdtPr>
                    <w:id w:val="672249927"/>
                    <w:tag w:val="goog_rdk_114"/>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644818235"/>
                    <w:tag w:val="goog_rdk_11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sdt>
                  <w:sdtPr>
                    <w:id w:val="407288613"/>
                    <w:tag w:val="goog_rdk_116"/>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500772647"/>
                    <w:tag w:val="goog_rdk_117"/>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intel</w:t>
                    </w:r>
                  </w:sdtContent>
                </w:sdt>
                <w:sdt>
                  <w:sdtPr>
                    <w:id w:val="1635813319"/>
                    <w:tag w:val="goog_rdk_118"/>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500238410"/>
                    <w:tag w:val="goog_rdk_119"/>
                  </w:sdtPr>
                  <w:sdtContent>
                    <w:r w:rsidDel="00000000" w:rsidR="00000000" w:rsidRPr="00000000">
                      <w:rPr>
                        <w:rFonts w:ascii="Consolas" w:cs="Consolas" w:eastAsia="Consolas" w:hAnsi="Consolas"/>
                        <w:color w:val="aa9bf5"/>
                        <w:sz w:val="21"/>
                        <w:szCs w:val="21"/>
                        <w:rtl w:val="0"/>
                        <w:rPrChange w:author="DANLUIS ENRIQUE ROMANI MORA" w:id="1" w:date="2025-11-10T18:46:18Z">
                          <w:rPr>
                            <w:rFonts w:ascii="Consolas" w:cs="Consolas" w:eastAsia="Consolas" w:hAnsi="Consolas"/>
                            <w:sz w:val="21"/>
                            <w:szCs w:val="21"/>
                          </w:rPr>
                        </w:rPrChange>
                      </w:rPr>
                      <w:t xml:space="preserve">nivel</w:t>
                    </w:r>
                  </w:sdtContent>
                </w:sdt>
                <w:sdt>
                  <w:sdtPr>
                    <w:id w:val="-1167926006"/>
                    <w:tag w:val="goog_rdk_120"/>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380910886"/>
                    <w:tag w:val="goog_rdk_121"/>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678021948"/>
                    <w:tag w:val="goog_rdk_122"/>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862547394"/>
                    <w:tag w:val="goog_rdk_12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974584427"/>
        <w:tag w:val="goog_rdk_130"/>
      </w:sdtPr>
      <w:sdtContent>
        <w:p w:rsidR="00000000" w:rsidDel="00000000" w:rsidP="00000000" w:rsidRDefault="00000000" w:rsidRPr="00000000" w14:paraId="0000039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818786262"/>
              <w:tag w:val="goog_rdk_125"/>
            </w:sdtPr>
            <w:sdtContent>
              <w:ins w:author="DANLUIS ENRIQUE ROMANI MORA" w:id="0" w:date="2025-11-10T18:46:18Z"/>
              <w:sdt>
                <w:sdtPr>
                  <w:id w:val="727383158"/>
                  <w:tag w:val="goog_rdk_12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702918939"/>
                    <w:tag w:val="goog_rdk_12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2138155339"/>
                    <w:tag w:val="goog_rdk_12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354835413"/>
                    <w:tag w:val="goog_rdk_12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253605967"/>
        <w:tag w:val="goog_rdk_136"/>
      </w:sdtPr>
      <w:sdtContent>
        <w:p w:rsidR="00000000" w:rsidDel="00000000" w:rsidP="00000000" w:rsidRDefault="00000000" w:rsidRPr="00000000" w14:paraId="0000039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646081848"/>
              <w:tag w:val="goog_rdk_131"/>
            </w:sdtPr>
            <w:sdtContent>
              <w:ins w:author="DANLUIS ENRIQUE ROMANI MORA" w:id="0" w:date="2025-11-10T18:46:18Z"/>
              <w:sdt>
                <w:sdtPr>
                  <w:id w:val="-1253455869"/>
                  <w:tag w:val="goog_rdk_132"/>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896051871"/>
                    <w:tag w:val="goog_rdk_13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522125446"/>
                    <w:tag w:val="goog_rdk_134"/>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006062093"/>
                    <w:tag w:val="goog_rdk_13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566671765"/>
        <w:tag w:val="goog_rdk_139"/>
      </w:sdtPr>
      <w:sdtContent>
        <w:p w:rsidR="00000000" w:rsidDel="00000000" w:rsidP="00000000" w:rsidRDefault="00000000" w:rsidRPr="00000000" w14:paraId="0000039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1309393582"/>
              <w:tag w:val="goog_rdk_137"/>
            </w:sdtPr>
            <w:sdtContent>
              <w:ins w:author="DANLUIS ENRIQUE ROMANI MORA" w:id="0" w:date="2025-11-10T18:46:18Z"/>
              <w:sdt>
                <w:sdtPr>
                  <w:id w:val="-1763745558"/>
                  <w:tag w:val="goog_rdk_138"/>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671234203"/>
        <w:tag w:val="goog_rdk_149"/>
      </w:sdtPr>
      <w:sdtContent>
        <w:p w:rsidR="00000000" w:rsidDel="00000000" w:rsidP="00000000" w:rsidRDefault="00000000" w:rsidRPr="00000000" w14:paraId="0000039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567698514"/>
              <w:tag w:val="goog_rdk_140"/>
            </w:sdtPr>
            <w:sdtContent>
              <w:ins w:author="DANLUIS ENRIQUE ROMANI MORA" w:id="0" w:date="2025-11-10T18:46:18Z"/>
              <w:sdt>
                <w:sdtPr>
                  <w:id w:val="590760114"/>
                  <w:tag w:val="goog_rdk_14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526122803"/>
                    <w:tag w:val="goog_rdk_14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628782946"/>
                    <w:tag w:val="goog_rdk_14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h4</w:t>
                    </w:r>
                  </w:sdtContent>
                </w:sdt>
                <w:sdt>
                  <w:sdtPr>
                    <w:id w:val="721191265"/>
                    <w:tag w:val="goog_rdk_144"/>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sdt>
                  <w:sdtPr>
                    <w:id w:val="1774601537"/>
                    <w:tag w:val="goog_rdk_145"/>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Visualizaciones</w:t>
                    </w:r>
                  </w:sdtContent>
                </w:sdt>
                <w:sdt>
                  <w:sdtPr>
                    <w:id w:val="-812311936"/>
                    <w:tag w:val="goog_rdk_146"/>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979021585"/>
                    <w:tag w:val="goog_rdk_147"/>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h4</w:t>
                    </w:r>
                  </w:sdtContent>
                </w:sdt>
                <w:sdt>
                  <w:sdtPr>
                    <w:id w:val="-1588454324"/>
                    <w:tag w:val="goog_rdk_14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316485455"/>
        <w:tag w:val="goog_rdk_159"/>
      </w:sdtPr>
      <w:sdtContent>
        <w:p w:rsidR="00000000" w:rsidDel="00000000" w:rsidP="00000000" w:rsidRDefault="00000000" w:rsidRPr="00000000" w14:paraId="0000039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100851613"/>
              <w:tag w:val="goog_rdk_150"/>
            </w:sdtPr>
            <w:sdtContent>
              <w:ins w:author="DANLUIS ENRIQUE ROMANI MORA" w:id="0" w:date="2025-11-10T18:46:18Z"/>
              <w:sdt>
                <w:sdtPr>
                  <w:id w:val="421239820"/>
                  <w:tag w:val="goog_rdk_15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900364083"/>
                    <w:tag w:val="goog_rdk_15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774004885"/>
                    <w:tag w:val="goog_rdk_15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39900580"/>
                    <w:tag w:val="goog_rdk_15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871926386"/>
                    <w:tag w:val="goog_rdk_15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374232004"/>
                    <w:tag w:val="goog_rdk_156"/>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582918244"/>
                    <w:tag w:val="goog_rdk_157"/>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"graficos"</w:t>
                    </w:r>
                  </w:sdtContent>
                </w:sdt>
                <w:sdt>
                  <w:sdtPr>
                    <w:id w:val="-901432715"/>
                    <w:tag w:val="goog_rdk_15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202648700"/>
        <w:tag w:val="goog_rdk_169"/>
      </w:sdtPr>
      <w:sdtContent>
        <w:p w:rsidR="00000000" w:rsidDel="00000000" w:rsidP="00000000" w:rsidRDefault="00000000" w:rsidRPr="00000000" w14:paraId="0000039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2116269626"/>
              <w:tag w:val="goog_rdk_160"/>
            </w:sdtPr>
            <w:sdtContent>
              <w:ins w:author="DANLUIS ENRIQUE ROMANI MORA" w:id="0" w:date="2025-11-10T18:46:18Z"/>
              <w:sdt>
                <w:sdtPr>
                  <w:id w:val="-2125927774"/>
                  <w:tag w:val="goog_rdk_16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229889742"/>
                    <w:tag w:val="goog_rdk_16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673269176"/>
                    <w:tag w:val="goog_rdk_16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741795845"/>
                    <w:tag w:val="goog_rdk_16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505944075"/>
                    <w:tag w:val="goog_rdk_16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56515410"/>
                    <w:tag w:val="goog_rdk_166"/>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97900795"/>
                    <w:tag w:val="goog_rdk_167"/>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"grafico"</w:t>
                    </w:r>
                  </w:sdtContent>
                </w:sdt>
                <w:sdt>
                  <w:sdtPr>
                    <w:id w:val="-1079162545"/>
                    <w:tag w:val="goog_rdk_16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654016810"/>
        <w:tag w:val="goog_rdk_176"/>
      </w:sdtPr>
      <w:sdtContent>
        <w:p w:rsidR="00000000" w:rsidDel="00000000" w:rsidP="00000000" w:rsidRDefault="00000000" w:rsidRPr="00000000" w14:paraId="0000039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aaa0fa"/>
              <w:sz w:val="21"/>
              <w:szCs w:val="21"/>
              <w:rPrChange w:author="DANLUIS ENRIQUE ROMANI MORA" w:id="1" w:date="2025-11-10T18:46:18Z">
                <w:rPr>
                  <w:rFonts w:ascii="Consolas" w:cs="Consolas" w:eastAsia="Consolas" w:hAnsi="Consolas"/>
                  <w:sz w:val="21"/>
                  <w:szCs w:val="21"/>
                </w:rPr>
              </w:rPrChange>
            </w:rPr>
          </w:pPr>
          <w:sdt>
            <w:sdtPr>
              <w:id w:val="-379562060"/>
              <w:tag w:val="goog_rdk_170"/>
            </w:sdtPr>
            <w:sdtContent>
              <w:ins w:author="DANLUIS ENRIQUE ROMANI MORA" w:id="0" w:date="2025-11-10T18:46:18Z"/>
              <w:sdt>
                <w:sdtPr>
                  <w:id w:val="15178543"/>
                  <w:tag w:val="goog_rdk_17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785099356"/>
                    <w:tag w:val="goog_rdk_17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837028401"/>
                    <w:tag w:val="goog_rdk_17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1943924015"/>
                    <w:tag w:val="goog_rdk_17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98939778"/>
                    <w:tag w:val="goog_rdk_17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baseChart</w:t>
                    </w:r>
                  </w:sdtContent>
                </w:sdt>
              </w:ins>
            </w:sdtContent>
          </w:sdt>
        </w:p>
      </w:sdtContent>
    </w:sdt>
    <w:sdt>
      <w:sdtPr>
        <w:id w:val="-1717434455"/>
        <w:tag w:val="goog_rdk_184"/>
      </w:sdtPr>
      <w:sdtContent>
        <w:p w:rsidR="00000000" w:rsidDel="00000000" w:rsidP="00000000" w:rsidRDefault="00000000" w:rsidRPr="00000000" w14:paraId="0000039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396717427"/>
              <w:tag w:val="goog_rdk_177"/>
            </w:sdtPr>
            <w:sdtContent>
              <w:ins w:author="DANLUIS ENRIQUE ROMANI MORA" w:id="0" w:date="2025-11-10T18:46:18Z"/>
              <w:sdt>
                <w:sdtPr>
                  <w:id w:val="1335931101"/>
                  <w:tag w:val="goog_rdk_178"/>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857739551"/>
                    <w:tag w:val="goog_rdk_179"/>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[data]</w:t>
                    </w:r>
                  </w:sdtContent>
                </w:sdt>
                <w:sdt>
                  <w:sdtPr>
                    <w:id w:val="-1823581460"/>
                    <w:tag w:val="goog_rdk_180"/>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563298868"/>
                    <w:tag w:val="goog_rdk_181"/>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912180845"/>
                    <w:tag w:val="goog_rdk_182"/>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barChartData</w:t>
                    </w:r>
                  </w:sdtContent>
                </w:sdt>
                <w:sdt>
                  <w:sdtPr>
                    <w:id w:val="-1433648852"/>
                    <w:tag w:val="goog_rdk_183"/>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790826270"/>
        <w:tag w:val="goog_rdk_192"/>
      </w:sdtPr>
      <w:sdtContent>
        <w:p w:rsidR="00000000" w:rsidDel="00000000" w:rsidP="00000000" w:rsidRDefault="00000000" w:rsidRPr="00000000" w14:paraId="0000039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552739116"/>
              <w:tag w:val="goog_rdk_185"/>
            </w:sdtPr>
            <w:sdtContent>
              <w:ins w:author="DANLUIS ENRIQUE ROMANI MORA" w:id="0" w:date="2025-11-10T18:46:18Z"/>
              <w:sdt>
                <w:sdtPr>
                  <w:id w:val="2058163068"/>
                  <w:tag w:val="goog_rdk_186"/>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269724998"/>
                    <w:tag w:val="goog_rdk_187"/>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[options]</w:t>
                    </w:r>
                  </w:sdtContent>
                </w:sdt>
                <w:sdt>
                  <w:sdtPr>
                    <w:id w:val="-1490662821"/>
                    <w:tag w:val="goog_rdk_188"/>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774132334"/>
                    <w:tag w:val="goog_rdk_189"/>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172219191"/>
                    <w:tag w:val="goog_rdk_190"/>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chartOptions</w:t>
                    </w:r>
                  </w:sdtContent>
                </w:sdt>
                <w:sdt>
                  <w:sdtPr>
                    <w:id w:val="2018226397"/>
                    <w:tag w:val="goog_rdk_191"/>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1238004860"/>
        <w:tag w:val="goog_rdk_199"/>
      </w:sdtPr>
      <w:sdtContent>
        <w:p w:rsidR="00000000" w:rsidDel="00000000" w:rsidP="00000000" w:rsidRDefault="00000000" w:rsidRPr="00000000" w14:paraId="0000039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388525319"/>
              <w:tag w:val="goog_rdk_193"/>
            </w:sdtPr>
            <w:sdtContent>
              <w:ins w:author="DANLUIS ENRIQUE ROMANI MORA" w:id="0" w:date="2025-11-10T18:46:18Z"/>
              <w:sdt>
                <w:sdtPr>
                  <w:id w:val="-185307042"/>
                  <w:tag w:val="goog_rdk_194"/>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83049439"/>
                    <w:tag w:val="goog_rdk_19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[type]</w:t>
                    </w:r>
                  </w:sdtContent>
                </w:sdt>
                <w:sdt>
                  <w:sdtPr>
                    <w:id w:val="-340517617"/>
                    <w:tag w:val="goog_rdk_196"/>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894605752"/>
                    <w:tag w:val="goog_rdk_197"/>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"'bar'"</w:t>
                    </w:r>
                  </w:sdtContent>
                </w:sdt>
                <w:sdt>
                  <w:sdtPr>
                    <w:id w:val="810115768"/>
                    <w:tag w:val="goog_rdk_19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684636051"/>
        <w:tag w:val="goog_rdk_205"/>
      </w:sdtPr>
      <w:sdtContent>
        <w:p w:rsidR="00000000" w:rsidDel="00000000" w:rsidP="00000000" w:rsidRDefault="00000000" w:rsidRPr="00000000" w14:paraId="0000039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243417313"/>
              <w:tag w:val="goog_rdk_200"/>
            </w:sdtPr>
            <w:sdtContent>
              <w:ins w:author="DANLUIS ENRIQUE ROMANI MORA" w:id="0" w:date="2025-11-10T18:46:18Z"/>
              <w:sdt>
                <w:sdtPr>
                  <w:id w:val="-2030090475"/>
                  <w:tag w:val="goog_rdk_20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083003723"/>
                    <w:tag w:val="goog_rdk_20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279689"/>
                    <w:tag w:val="goog_rdk_20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895785526"/>
                    <w:tag w:val="goog_rdk_204"/>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62613534"/>
        <w:tag w:val="goog_rdk_211"/>
      </w:sdtPr>
      <w:sdtContent>
        <w:p w:rsidR="00000000" w:rsidDel="00000000" w:rsidP="00000000" w:rsidRDefault="00000000" w:rsidRPr="00000000" w14:paraId="0000039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489370835"/>
              <w:tag w:val="goog_rdk_206"/>
            </w:sdtPr>
            <w:sdtContent>
              <w:ins w:author="DANLUIS ENRIQUE ROMANI MORA" w:id="0" w:date="2025-11-10T18:46:18Z"/>
              <w:sdt>
                <w:sdtPr>
                  <w:id w:val="1894162608"/>
                  <w:tag w:val="goog_rdk_207"/>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397593567"/>
                    <w:tag w:val="goog_rdk_20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786576971"/>
                    <w:tag w:val="goog_rdk_209"/>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473699332"/>
                    <w:tag w:val="goog_rdk_210"/>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52320314"/>
        <w:tag w:val="goog_rdk_214"/>
      </w:sdtPr>
      <w:sdtContent>
        <w:p w:rsidR="00000000" w:rsidDel="00000000" w:rsidP="00000000" w:rsidRDefault="00000000" w:rsidRPr="00000000" w14:paraId="000003A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1765646997"/>
              <w:tag w:val="goog_rdk_212"/>
            </w:sdtPr>
            <w:sdtContent>
              <w:ins w:author="DANLUIS ENRIQUE ROMANI MORA" w:id="0" w:date="2025-11-10T18:46:18Z"/>
              <w:sdt>
                <w:sdtPr>
                  <w:id w:val="274491408"/>
                  <w:tag w:val="goog_rdk_213"/>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1717882076"/>
        <w:tag w:val="goog_rdk_224"/>
      </w:sdtPr>
      <w:sdtContent>
        <w:p w:rsidR="00000000" w:rsidDel="00000000" w:rsidP="00000000" w:rsidRDefault="00000000" w:rsidRPr="00000000" w14:paraId="000003A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289118542"/>
              <w:tag w:val="goog_rdk_215"/>
            </w:sdtPr>
            <w:sdtContent>
              <w:ins w:author="DANLUIS ENRIQUE ROMANI MORA" w:id="0" w:date="2025-11-10T18:46:18Z"/>
              <w:sdt>
                <w:sdtPr>
                  <w:id w:val="-1703192382"/>
                  <w:tag w:val="goog_rdk_21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254992670"/>
                    <w:tag w:val="goog_rdk_21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813095451"/>
                    <w:tag w:val="goog_rdk_21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509518665"/>
                    <w:tag w:val="goog_rdk_219"/>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841224727"/>
                    <w:tag w:val="goog_rdk_22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308617076"/>
                    <w:tag w:val="goog_rdk_22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36881691"/>
                    <w:tag w:val="goog_rdk_22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"grafico"</w:t>
                    </w:r>
                  </w:sdtContent>
                </w:sdt>
                <w:sdt>
                  <w:sdtPr>
                    <w:id w:val="507568940"/>
                    <w:tag w:val="goog_rdk_22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644713565"/>
        <w:tag w:val="goog_rdk_231"/>
      </w:sdtPr>
      <w:sdtContent>
        <w:p w:rsidR="00000000" w:rsidDel="00000000" w:rsidP="00000000" w:rsidRDefault="00000000" w:rsidRPr="00000000" w14:paraId="000003A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aaa0fa"/>
              <w:sz w:val="21"/>
              <w:szCs w:val="21"/>
              <w:rPrChange w:author="DANLUIS ENRIQUE ROMANI MORA" w:id="1" w:date="2025-11-10T18:46:18Z">
                <w:rPr>
                  <w:rFonts w:ascii="Consolas" w:cs="Consolas" w:eastAsia="Consolas" w:hAnsi="Consolas"/>
                  <w:sz w:val="21"/>
                  <w:szCs w:val="21"/>
                </w:rPr>
              </w:rPrChange>
            </w:rPr>
          </w:pPr>
          <w:sdt>
            <w:sdtPr>
              <w:id w:val="-1256318389"/>
              <w:tag w:val="goog_rdk_225"/>
            </w:sdtPr>
            <w:sdtContent>
              <w:ins w:author="DANLUIS ENRIQUE ROMANI MORA" w:id="0" w:date="2025-11-10T18:46:18Z"/>
              <w:sdt>
                <w:sdtPr>
                  <w:id w:val="363957721"/>
                  <w:tag w:val="goog_rdk_22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542535163"/>
                    <w:tag w:val="goog_rdk_22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593941439"/>
                    <w:tag w:val="goog_rdk_22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230910219"/>
                    <w:tag w:val="goog_rdk_229"/>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521862045"/>
                    <w:tag w:val="goog_rdk_23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baseChart</w:t>
                    </w:r>
                  </w:sdtContent>
                </w:sdt>
              </w:ins>
            </w:sdtContent>
          </w:sdt>
        </w:p>
      </w:sdtContent>
    </w:sdt>
    <w:sdt>
      <w:sdtPr>
        <w:id w:val="-2101231268"/>
        <w:tag w:val="goog_rdk_239"/>
      </w:sdtPr>
      <w:sdtContent>
        <w:p w:rsidR="00000000" w:rsidDel="00000000" w:rsidP="00000000" w:rsidRDefault="00000000" w:rsidRPr="00000000" w14:paraId="000003A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2091471733"/>
              <w:tag w:val="goog_rdk_232"/>
            </w:sdtPr>
            <w:sdtContent>
              <w:ins w:author="DANLUIS ENRIQUE ROMANI MORA" w:id="0" w:date="2025-11-10T18:46:18Z"/>
              <w:sdt>
                <w:sdtPr>
                  <w:id w:val="-1953496501"/>
                  <w:tag w:val="goog_rdk_233"/>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237281103"/>
                    <w:tag w:val="goog_rdk_23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[data]</w:t>
                    </w:r>
                  </w:sdtContent>
                </w:sdt>
                <w:sdt>
                  <w:sdtPr>
                    <w:id w:val="-1465271539"/>
                    <w:tag w:val="goog_rdk_23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569918910"/>
                    <w:tag w:val="goog_rdk_23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024682202"/>
                    <w:tag w:val="goog_rdk_237"/>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pieChartData</w:t>
                    </w:r>
                  </w:sdtContent>
                </w:sdt>
                <w:sdt>
                  <w:sdtPr>
                    <w:id w:val="-611777644"/>
                    <w:tag w:val="goog_rdk_238"/>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903759155"/>
        <w:tag w:val="goog_rdk_247"/>
      </w:sdtPr>
      <w:sdtContent>
        <w:p w:rsidR="00000000" w:rsidDel="00000000" w:rsidP="00000000" w:rsidRDefault="00000000" w:rsidRPr="00000000" w14:paraId="000003A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1142587366"/>
              <w:tag w:val="goog_rdk_240"/>
            </w:sdtPr>
            <w:sdtContent>
              <w:ins w:author="DANLUIS ENRIQUE ROMANI MORA" w:id="0" w:date="2025-11-10T18:46:18Z"/>
              <w:sdt>
                <w:sdtPr>
                  <w:id w:val="1969778990"/>
                  <w:tag w:val="goog_rdk_241"/>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861122100"/>
                    <w:tag w:val="goog_rdk_242"/>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[options]</w:t>
                    </w:r>
                  </w:sdtContent>
                </w:sdt>
                <w:sdt>
                  <w:sdtPr>
                    <w:id w:val="-437669100"/>
                    <w:tag w:val="goog_rdk_243"/>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496303238"/>
                    <w:tag w:val="goog_rdk_244"/>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158287174"/>
                    <w:tag w:val="goog_rdk_245"/>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chartOptions</w:t>
                    </w:r>
                  </w:sdtContent>
                </w:sdt>
                <w:sdt>
                  <w:sdtPr>
                    <w:id w:val="-1362631119"/>
                    <w:tag w:val="goog_rdk_24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1880427449"/>
        <w:tag w:val="goog_rdk_254"/>
      </w:sdtPr>
      <w:sdtContent>
        <w:p w:rsidR="00000000" w:rsidDel="00000000" w:rsidP="00000000" w:rsidRDefault="00000000" w:rsidRPr="00000000" w14:paraId="000003A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171622110"/>
              <w:tag w:val="goog_rdk_248"/>
            </w:sdtPr>
            <w:sdtContent>
              <w:ins w:author="DANLUIS ENRIQUE ROMANI MORA" w:id="0" w:date="2025-11-10T18:46:18Z"/>
              <w:sdt>
                <w:sdtPr>
                  <w:id w:val="420057082"/>
                  <w:tag w:val="goog_rdk_249"/>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828536261"/>
                    <w:tag w:val="goog_rdk_25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[type]</w:t>
                    </w:r>
                  </w:sdtContent>
                </w:sdt>
                <w:sdt>
                  <w:sdtPr>
                    <w:id w:val="-12863018"/>
                    <w:tag w:val="goog_rdk_25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48734361"/>
                    <w:tag w:val="goog_rdk_25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"'pie'"</w:t>
                    </w:r>
                  </w:sdtContent>
                </w:sdt>
                <w:sdt>
                  <w:sdtPr>
                    <w:id w:val="-10695497"/>
                    <w:tag w:val="goog_rdk_25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772406865"/>
        <w:tag w:val="goog_rdk_260"/>
      </w:sdtPr>
      <w:sdtContent>
        <w:p w:rsidR="00000000" w:rsidDel="00000000" w:rsidP="00000000" w:rsidRDefault="00000000" w:rsidRPr="00000000" w14:paraId="000003A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53779581"/>
              <w:tag w:val="goog_rdk_255"/>
            </w:sdtPr>
            <w:sdtContent>
              <w:ins w:author="DANLUIS ENRIQUE ROMANI MORA" w:id="0" w:date="2025-11-10T18:46:18Z"/>
              <w:sdt>
                <w:sdtPr>
                  <w:id w:val="1066790861"/>
                  <w:tag w:val="goog_rdk_25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28392706"/>
                    <w:tag w:val="goog_rdk_25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51490477"/>
                    <w:tag w:val="goog_rdk_25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179069961"/>
                    <w:tag w:val="goog_rdk_25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853976566"/>
        <w:tag w:val="goog_rdk_266"/>
      </w:sdtPr>
      <w:sdtContent>
        <w:p w:rsidR="00000000" w:rsidDel="00000000" w:rsidP="00000000" w:rsidRDefault="00000000" w:rsidRPr="00000000" w14:paraId="000003A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110236202"/>
              <w:tag w:val="goog_rdk_261"/>
            </w:sdtPr>
            <w:sdtContent>
              <w:ins w:author="DANLUIS ENRIQUE ROMANI MORA" w:id="0" w:date="2025-11-10T18:46:18Z"/>
              <w:sdt>
                <w:sdtPr>
                  <w:id w:val="-1200218600"/>
                  <w:tag w:val="goog_rdk_262"/>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2136853908"/>
                    <w:tag w:val="goog_rdk_26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851520560"/>
                    <w:tag w:val="goog_rdk_264"/>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355656516"/>
                    <w:tag w:val="goog_rdk_26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935685162"/>
        <w:tag w:val="goog_rdk_269"/>
      </w:sdtPr>
      <w:sdtContent>
        <w:p w:rsidR="00000000" w:rsidDel="00000000" w:rsidP="00000000" w:rsidRDefault="00000000" w:rsidRPr="00000000" w14:paraId="000003A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1498496780"/>
              <w:tag w:val="goog_rdk_267"/>
            </w:sdtPr>
            <w:sdtContent>
              <w:ins w:author="DANLUIS ENRIQUE ROMANI MORA" w:id="0" w:date="2025-11-10T18:46:18Z"/>
              <w:sdt>
                <w:sdtPr>
                  <w:id w:val="947837830"/>
                  <w:tag w:val="goog_rdk_268"/>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973849345"/>
        <w:tag w:val="goog_rdk_279"/>
      </w:sdtPr>
      <w:sdtContent>
        <w:p w:rsidR="00000000" w:rsidDel="00000000" w:rsidP="00000000" w:rsidRDefault="00000000" w:rsidRPr="00000000" w14:paraId="000003A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920894305"/>
              <w:tag w:val="goog_rdk_270"/>
            </w:sdtPr>
            <w:sdtContent>
              <w:ins w:author="DANLUIS ENRIQUE ROMANI MORA" w:id="0" w:date="2025-11-10T18:46:18Z"/>
              <w:sdt>
                <w:sdtPr>
                  <w:id w:val="1973534195"/>
                  <w:tag w:val="goog_rdk_27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976392239"/>
                    <w:tag w:val="goog_rdk_27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993947993"/>
                    <w:tag w:val="goog_rdk_27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411397428"/>
                    <w:tag w:val="goog_rdk_27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859918993"/>
                    <w:tag w:val="goog_rdk_27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234581687"/>
                    <w:tag w:val="goog_rdk_276"/>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167964191"/>
                    <w:tag w:val="goog_rdk_277"/>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"grafico"</w:t>
                    </w:r>
                  </w:sdtContent>
                </w:sdt>
                <w:sdt>
                  <w:sdtPr>
                    <w:id w:val="-1584244147"/>
                    <w:tag w:val="goog_rdk_27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345026699"/>
        <w:tag w:val="goog_rdk_286"/>
      </w:sdtPr>
      <w:sdtContent>
        <w:p w:rsidR="00000000" w:rsidDel="00000000" w:rsidP="00000000" w:rsidRDefault="00000000" w:rsidRPr="00000000" w14:paraId="000003A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aaa0fa"/>
              <w:sz w:val="21"/>
              <w:szCs w:val="21"/>
              <w:rPrChange w:author="DANLUIS ENRIQUE ROMANI MORA" w:id="1" w:date="2025-11-10T18:46:18Z">
                <w:rPr>
                  <w:rFonts w:ascii="Consolas" w:cs="Consolas" w:eastAsia="Consolas" w:hAnsi="Consolas"/>
                  <w:sz w:val="21"/>
                  <w:szCs w:val="21"/>
                </w:rPr>
              </w:rPrChange>
            </w:rPr>
          </w:pPr>
          <w:sdt>
            <w:sdtPr>
              <w:id w:val="-1587122109"/>
              <w:tag w:val="goog_rdk_280"/>
            </w:sdtPr>
            <w:sdtContent>
              <w:ins w:author="DANLUIS ENRIQUE ROMANI MORA" w:id="0" w:date="2025-11-10T18:46:18Z"/>
              <w:sdt>
                <w:sdtPr>
                  <w:id w:val="-1395428383"/>
                  <w:tag w:val="goog_rdk_28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547131538"/>
                    <w:tag w:val="goog_rdk_28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009809626"/>
                    <w:tag w:val="goog_rdk_28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58405531"/>
                    <w:tag w:val="goog_rdk_284"/>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858037725"/>
                    <w:tag w:val="goog_rdk_28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baseChart</w:t>
                    </w:r>
                  </w:sdtContent>
                </w:sdt>
              </w:ins>
            </w:sdtContent>
          </w:sdt>
        </w:p>
      </w:sdtContent>
    </w:sdt>
    <w:sdt>
      <w:sdtPr>
        <w:id w:val="500161162"/>
        <w:tag w:val="goog_rdk_294"/>
      </w:sdtPr>
      <w:sdtContent>
        <w:p w:rsidR="00000000" w:rsidDel="00000000" w:rsidP="00000000" w:rsidRDefault="00000000" w:rsidRPr="00000000" w14:paraId="000003A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1186629025"/>
              <w:tag w:val="goog_rdk_287"/>
            </w:sdtPr>
            <w:sdtContent>
              <w:ins w:author="DANLUIS ENRIQUE ROMANI MORA" w:id="0" w:date="2025-11-10T18:46:18Z"/>
              <w:sdt>
                <w:sdtPr>
                  <w:id w:val="-154196889"/>
                  <w:tag w:val="goog_rdk_288"/>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382756500"/>
                    <w:tag w:val="goog_rdk_289"/>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[data]</w:t>
                    </w:r>
                  </w:sdtContent>
                </w:sdt>
                <w:sdt>
                  <w:sdtPr>
                    <w:id w:val="-1624537717"/>
                    <w:tag w:val="goog_rdk_290"/>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76342546"/>
                    <w:tag w:val="goog_rdk_291"/>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059573576"/>
                    <w:tag w:val="goog_rdk_292"/>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doughnutChartData</w:t>
                    </w:r>
                  </w:sdtContent>
                </w:sdt>
                <w:sdt>
                  <w:sdtPr>
                    <w:id w:val="566941006"/>
                    <w:tag w:val="goog_rdk_293"/>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272548220"/>
        <w:tag w:val="goog_rdk_302"/>
      </w:sdtPr>
      <w:sdtContent>
        <w:p w:rsidR="00000000" w:rsidDel="00000000" w:rsidP="00000000" w:rsidRDefault="00000000" w:rsidRPr="00000000" w14:paraId="000003A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1287237922"/>
              <w:tag w:val="goog_rdk_295"/>
            </w:sdtPr>
            <w:sdtContent>
              <w:ins w:author="DANLUIS ENRIQUE ROMANI MORA" w:id="0" w:date="2025-11-10T18:46:18Z"/>
              <w:sdt>
                <w:sdtPr>
                  <w:id w:val="1551833755"/>
                  <w:tag w:val="goog_rdk_296"/>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704788019"/>
                    <w:tag w:val="goog_rdk_297"/>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[options]</w:t>
                    </w:r>
                  </w:sdtContent>
                </w:sdt>
                <w:sdt>
                  <w:sdtPr>
                    <w:id w:val="-197392559"/>
                    <w:tag w:val="goog_rdk_298"/>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22851275"/>
                    <w:tag w:val="goog_rdk_299"/>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967640673"/>
                    <w:tag w:val="goog_rdk_300"/>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chartOptions</w:t>
                    </w:r>
                  </w:sdtContent>
                </w:sdt>
                <w:sdt>
                  <w:sdtPr>
                    <w:id w:val="705346184"/>
                    <w:tag w:val="goog_rdk_301"/>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763815930"/>
        <w:tag w:val="goog_rdk_309"/>
      </w:sdtPr>
      <w:sdtContent>
        <w:p w:rsidR="00000000" w:rsidDel="00000000" w:rsidP="00000000" w:rsidRDefault="00000000" w:rsidRPr="00000000" w14:paraId="000003A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393352401"/>
              <w:tag w:val="goog_rdk_303"/>
            </w:sdtPr>
            <w:sdtContent>
              <w:ins w:author="DANLUIS ENRIQUE ROMANI MORA" w:id="0" w:date="2025-11-10T18:46:18Z"/>
              <w:sdt>
                <w:sdtPr>
                  <w:id w:val="-79469926"/>
                  <w:tag w:val="goog_rdk_304"/>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5730412"/>
                    <w:tag w:val="goog_rdk_305"/>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[type]</w:t>
                    </w:r>
                  </w:sdtContent>
                </w:sdt>
                <w:sdt>
                  <w:sdtPr>
                    <w:id w:val="1275140417"/>
                    <w:tag w:val="goog_rdk_306"/>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120113202"/>
                    <w:tag w:val="goog_rdk_307"/>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"'doughnut'"</w:t>
                    </w:r>
                  </w:sdtContent>
                </w:sdt>
                <w:sdt>
                  <w:sdtPr>
                    <w:id w:val="1318443648"/>
                    <w:tag w:val="goog_rdk_30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733995664"/>
        <w:tag w:val="goog_rdk_315"/>
      </w:sdtPr>
      <w:sdtContent>
        <w:p w:rsidR="00000000" w:rsidDel="00000000" w:rsidP="00000000" w:rsidRDefault="00000000" w:rsidRPr="00000000" w14:paraId="000003A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2088500156"/>
              <w:tag w:val="goog_rdk_310"/>
            </w:sdtPr>
            <w:sdtContent>
              <w:ins w:author="DANLUIS ENRIQUE ROMANI MORA" w:id="0" w:date="2025-11-10T18:46:18Z"/>
              <w:sdt>
                <w:sdtPr>
                  <w:id w:val="1272023050"/>
                  <w:tag w:val="goog_rdk_311"/>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896420804"/>
                    <w:tag w:val="goog_rdk_31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432757434"/>
                    <w:tag w:val="goog_rdk_313"/>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1709559312"/>
                    <w:tag w:val="goog_rdk_314"/>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937073060"/>
        <w:tag w:val="goog_rdk_321"/>
      </w:sdtPr>
      <w:sdtContent>
        <w:p w:rsidR="00000000" w:rsidDel="00000000" w:rsidP="00000000" w:rsidRDefault="00000000" w:rsidRPr="00000000" w14:paraId="000003A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296626419"/>
              <w:tag w:val="goog_rdk_316"/>
            </w:sdtPr>
            <w:sdtContent>
              <w:ins w:author="DANLUIS ENRIQUE ROMANI MORA" w:id="0" w:date="2025-11-10T18:46:18Z"/>
              <w:sdt>
                <w:sdtPr>
                  <w:id w:val="-1113875666"/>
                  <w:tag w:val="goog_rdk_317"/>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384184198"/>
                    <w:tag w:val="goog_rdk_318"/>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890153162"/>
                    <w:tag w:val="goog_rdk_319"/>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068916746"/>
                    <w:tag w:val="goog_rdk_320"/>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950236659"/>
        <w:tag w:val="goog_rdk_324"/>
      </w:sdtPr>
      <w:sdtContent>
        <w:p w:rsidR="00000000" w:rsidDel="00000000" w:rsidP="00000000" w:rsidRDefault="00000000" w:rsidRPr="00000000" w14:paraId="000003B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535946239"/>
              <w:tag w:val="goog_rdk_322"/>
            </w:sdtPr>
            <w:sdtContent>
              <w:ins w:author="DANLUIS ENRIQUE ROMANI MORA" w:id="0" w:date="2025-11-10T18:46:18Z"/>
              <w:sdt>
                <w:sdtPr>
                  <w:id w:val="-305185963"/>
                  <w:tag w:val="goog_rdk_323"/>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1837650376"/>
        <w:tag w:val="goog_rdk_334"/>
      </w:sdtPr>
      <w:sdtContent>
        <w:p w:rsidR="00000000" w:rsidDel="00000000" w:rsidP="00000000" w:rsidRDefault="00000000" w:rsidRPr="00000000" w14:paraId="000003B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394156747"/>
              <w:tag w:val="goog_rdk_325"/>
            </w:sdtPr>
            <w:sdtContent>
              <w:ins w:author="DANLUIS ENRIQUE ROMANI MORA" w:id="0" w:date="2025-11-10T18:46:18Z"/>
              <w:sdt>
                <w:sdtPr>
                  <w:id w:val="1112998991"/>
                  <w:tag w:val="goog_rdk_32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549008802"/>
                    <w:tag w:val="goog_rdk_32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283356597"/>
                    <w:tag w:val="goog_rdk_32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887253301"/>
                    <w:tag w:val="goog_rdk_329"/>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33232159"/>
                    <w:tag w:val="goog_rdk_33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1604282538"/>
                    <w:tag w:val="goog_rdk_33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307416575"/>
                    <w:tag w:val="goog_rdk_33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"grafico"</w:t>
                    </w:r>
                  </w:sdtContent>
                </w:sdt>
                <w:sdt>
                  <w:sdtPr>
                    <w:id w:val="552610753"/>
                    <w:tag w:val="goog_rdk_33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201005746"/>
        <w:tag w:val="goog_rdk_341"/>
      </w:sdtPr>
      <w:sdtContent>
        <w:p w:rsidR="00000000" w:rsidDel="00000000" w:rsidP="00000000" w:rsidRDefault="00000000" w:rsidRPr="00000000" w14:paraId="000003B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aaa0fa"/>
              <w:sz w:val="21"/>
              <w:szCs w:val="21"/>
              <w:rPrChange w:author="DANLUIS ENRIQUE ROMANI MORA" w:id="1" w:date="2025-11-10T18:46:18Z">
                <w:rPr>
                  <w:rFonts w:ascii="Consolas" w:cs="Consolas" w:eastAsia="Consolas" w:hAnsi="Consolas"/>
                  <w:sz w:val="21"/>
                  <w:szCs w:val="21"/>
                </w:rPr>
              </w:rPrChange>
            </w:rPr>
          </w:pPr>
          <w:sdt>
            <w:sdtPr>
              <w:id w:val="-847867956"/>
              <w:tag w:val="goog_rdk_335"/>
            </w:sdtPr>
            <w:sdtContent>
              <w:ins w:author="DANLUIS ENRIQUE ROMANI MORA" w:id="0" w:date="2025-11-10T18:46:18Z"/>
              <w:sdt>
                <w:sdtPr>
                  <w:id w:val="814497983"/>
                  <w:tag w:val="goog_rdk_33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620724865"/>
                    <w:tag w:val="goog_rdk_33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673221597"/>
                    <w:tag w:val="goog_rdk_33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412829727"/>
                    <w:tag w:val="goog_rdk_339"/>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2084771217"/>
                    <w:tag w:val="goog_rdk_34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baseChart</w:t>
                    </w:r>
                  </w:sdtContent>
                </w:sdt>
              </w:ins>
            </w:sdtContent>
          </w:sdt>
        </w:p>
      </w:sdtContent>
    </w:sdt>
    <w:sdt>
      <w:sdtPr>
        <w:id w:val="1658322878"/>
        <w:tag w:val="goog_rdk_349"/>
      </w:sdtPr>
      <w:sdtContent>
        <w:p w:rsidR="00000000" w:rsidDel="00000000" w:rsidP="00000000" w:rsidRDefault="00000000" w:rsidRPr="00000000" w14:paraId="000003B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1131867172"/>
              <w:tag w:val="goog_rdk_342"/>
            </w:sdtPr>
            <w:sdtContent>
              <w:ins w:author="DANLUIS ENRIQUE ROMANI MORA" w:id="0" w:date="2025-11-10T18:46:18Z"/>
              <w:sdt>
                <w:sdtPr>
                  <w:id w:val="-980783632"/>
                  <w:tag w:val="goog_rdk_343"/>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78764841"/>
                    <w:tag w:val="goog_rdk_344"/>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[data]</w:t>
                    </w:r>
                  </w:sdtContent>
                </w:sdt>
                <w:sdt>
                  <w:sdtPr>
                    <w:id w:val="-29624531"/>
                    <w:tag w:val="goog_rdk_345"/>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849733630"/>
                    <w:tag w:val="goog_rdk_34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92926477"/>
                    <w:tag w:val="goog_rdk_347"/>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radarChartData</w:t>
                    </w:r>
                  </w:sdtContent>
                </w:sdt>
                <w:sdt>
                  <w:sdtPr>
                    <w:id w:val="1680891779"/>
                    <w:tag w:val="goog_rdk_348"/>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1600463887"/>
        <w:tag w:val="goog_rdk_357"/>
      </w:sdtPr>
      <w:sdtContent>
        <w:p w:rsidR="00000000" w:rsidDel="00000000" w:rsidP="00000000" w:rsidRDefault="00000000" w:rsidRPr="00000000" w14:paraId="000003B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e394dc"/>
              <w:sz w:val="21"/>
              <w:szCs w:val="21"/>
              <w:rPrChange w:author="DANLUIS ENRIQUE ROMANI MORA" w:id="1" w:date="2025-11-10T18:46:18Z">
                <w:rPr>
                  <w:rFonts w:ascii="Consolas" w:cs="Consolas" w:eastAsia="Consolas" w:hAnsi="Consolas"/>
                  <w:sz w:val="21"/>
                  <w:szCs w:val="21"/>
                </w:rPr>
              </w:rPrChange>
            </w:rPr>
          </w:pPr>
          <w:sdt>
            <w:sdtPr>
              <w:id w:val="1109369696"/>
              <w:tag w:val="goog_rdk_350"/>
            </w:sdtPr>
            <w:sdtContent>
              <w:ins w:author="DANLUIS ENRIQUE ROMANI MORA" w:id="0" w:date="2025-11-10T18:46:18Z"/>
              <w:sdt>
                <w:sdtPr>
                  <w:id w:val="1640450271"/>
                  <w:tag w:val="goog_rdk_351"/>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27324039"/>
                    <w:tag w:val="goog_rdk_352"/>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[options]</w:t>
                    </w:r>
                  </w:sdtContent>
                </w:sdt>
                <w:sdt>
                  <w:sdtPr>
                    <w:id w:val="1511307045"/>
                    <w:tag w:val="goog_rdk_353"/>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654510062"/>
                    <w:tag w:val="goog_rdk_354"/>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301343332"/>
                    <w:tag w:val="goog_rdk_355"/>
                  </w:sdtPr>
                  <w:sdtContent>
                    <w:r w:rsidDel="00000000" w:rsidR="00000000" w:rsidRPr="00000000">
                      <w:rPr>
                        <w:rFonts w:ascii="Consolas" w:cs="Consolas" w:eastAsia="Consolas" w:hAnsi="Consolas"/>
                        <w:color w:val="94c1fa"/>
                        <w:sz w:val="21"/>
                        <w:szCs w:val="21"/>
                        <w:rtl w:val="0"/>
                        <w:rPrChange w:author="DANLUIS ENRIQUE ROMANI MORA" w:id="1" w:date="2025-11-10T18:46:18Z">
                          <w:rPr>
                            <w:rFonts w:ascii="Consolas" w:cs="Consolas" w:eastAsia="Consolas" w:hAnsi="Consolas"/>
                            <w:sz w:val="21"/>
                            <w:szCs w:val="21"/>
                          </w:rPr>
                        </w:rPrChange>
                      </w:rPr>
                      <w:t xml:space="preserve">chartOptions</w:t>
                    </w:r>
                  </w:sdtContent>
                </w:sdt>
                <w:sdt>
                  <w:sdtPr>
                    <w:id w:val="-1579539148"/>
                    <w:tag w:val="goog_rdk_35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ins>
            </w:sdtContent>
          </w:sdt>
        </w:p>
      </w:sdtContent>
    </w:sdt>
    <w:sdt>
      <w:sdtPr>
        <w:id w:val="1827560461"/>
        <w:tag w:val="goog_rdk_364"/>
      </w:sdtPr>
      <w:sdtContent>
        <w:p w:rsidR="00000000" w:rsidDel="00000000" w:rsidP="00000000" w:rsidRDefault="00000000" w:rsidRPr="00000000" w14:paraId="000003B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46798211"/>
              <w:tag w:val="goog_rdk_358"/>
            </w:sdtPr>
            <w:sdtContent>
              <w:ins w:author="DANLUIS ENRIQUE ROMANI MORA" w:id="0" w:date="2025-11-10T18:46:18Z"/>
              <w:sdt>
                <w:sdtPr>
                  <w:id w:val="1345360769"/>
                  <w:tag w:val="goog_rdk_359"/>
                </w:sdtPr>
                <w:sdtContent>
                  <w:ins w:author="DANLUIS ENRIQUE ROMANI MORA" w:id="0" w:date="2025-11-10T18:46:18Z">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243092318"/>
                    <w:tag w:val="goog_rdk_360"/>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[type]</w:t>
                    </w:r>
                  </w:sdtContent>
                </w:sdt>
                <w:sdt>
                  <w:sdtPr>
                    <w:id w:val="200218163"/>
                    <w:tag w:val="goog_rdk_361"/>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2085431414"/>
                    <w:tag w:val="goog_rdk_362"/>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"'radar'"</w:t>
                    </w:r>
                  </w:sdtContent>
                </w:sdt>
                <w:sdt>
                  <w:sdtPr>
                    <w:id w:val="1052427475"/>
                    <w:tag w:val="goog_rdk_36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063488249"/>
        <w:tag w:val="goog_rdk_370"/>
      </w:sdtPr>
      <w:sdtContent>
        <w:p w:rsidR="00000000" w:rsidDel="00000000" w:rsidP="00000000" w:rsidRDefault="00000000" w:rsidRPr="00000000" w14:paraId="000003B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518154489"/>
              <w:tag w:val="goog_rdk_365"/>
            </w:sdtPr>
            <w:sdtContent>
              <w:ins w:author="DANLUIS ENRIQUE ROMANI MORA" w:id="0" w:date="2025-11-10T18:46:18Z"/>
              <w:sdt>
                <w:sdtPr>
                  <w:id w:val="770387824"/>
                  <w:tag w:val="goog_rdk_366"/>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31812069"/>
                    <w:tag w:val="goog_rdk_36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792005570"/>
                    <w:tag w:val="goog_rdk_368"/>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canvas</w:t>
                    </w:r>
                  </w:sdtContent>
                </w:sdt>
                <w:sdt>
                  <w:sdtPr>
                    <w:id w:val="1552334379"/>
                    <w:tag w:val="goog_rdk_36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835846991"/>
        <w:tag w:val="goog_rdk_376"/>
      </w:sdtPr>
      <w:sdtContent>
        <w:p w:rsidR="00000000" w:rsidDel="00000000" w:rsidP="00000000" w:rsidRDefault="00000000" w:rsidRPr="00000000" w14:paraId="000003B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801080697"/>
              <w:tag w:val="goog_rdk_371"/>
            </w:sdtPr>
            <w:sdtContent>
              <w:ins w:author="DANLUIS ENRIQUE ROMANI MORA" w:id="0" w:date="2025-11-10T18:46:18Z"/>
              <w:sdt>
                <w:sdtPr>
                  <w:id w:val="-1901733499"/>
                  <w:tag w:val="goog_rdk_372"/>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389504918"/>
                    <w:tag w:val="goog_rdk_373"/>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652673652"/>
                    <w:tag w:val="goog_rdk_374"/>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826535339"/>
                    <w:tag w:val="goog_rdk_37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438863677"/>
        <w:tag w:val="goog_rdk_382"/>
      </w:sdtPr>
      <w:sdtContent>
        <w:p w:rsidR="00000000" w:rsidDel="00000000" w:rsidP="00000000" w:rsidRDefault="00000000" w:rsidRPr="00000000" w14:paraId="000003B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962907719"/>
              <w:tag w:val="goog_rdk_377"/>
            </w:sdtPr>
            <w:sdtContent>
              <w:ins w:author="DANLUIS ENRIQUE ROMANI MORA" w:id="0" w:date="2025-11-10T18:46:18Z"/>
              <w:sdt>
                <w:sdtPr>
                  <w:id w:val="259870781"/>
                  <w:tag w:val="goog_rdk_378"/>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593165591"/>
                    <w:tag w:val="goog_rdk_37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874078763"/>
                    <w:tag w:val="goog_rdk_380"/>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016405222"/>
                    <w:tag w:val="goog_rdk_381"/>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467596606"/>
        <w:tag w:val="goog_rdk_388"/>
      </w:sdtPr>
      <w:sdtContent>
        <w:p w:rsidR="00000000" w:rsidDel="00000000" w:rsidP="00000000" w:rsidRDefault="00000000" w:rsidRPr="00000000" w14:paraId="000003B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441451670"/>
              <w:tag w:val="goog_rdk_383"/>
            </w:sdtPr>
            <w:sdtContent>
              <w:ins w:author="DANLUIS ENRIQUE ROMANI MORA" w:id="0" w:date="2025-11-10T18:46:18Z"/>
              <w:sdt>
                <w:sdtPr>
                  <w:id w:val="-1280386151"/>
                  <w:tag w:val="goog_rdk_384"/>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670302814"/>
                    <w:tag w:val="goog_rdk_38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600991945"/>
                    <w:tag w:val="goog_rdk_386"/>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2046775472"/>
                    <w:tag w:val="goog_rdk_38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661518429"/>
        <w:tag w:val="goog_rdk_391"/>
      </w:sdtPr>
      <w:sdtContent>
        <w:p w:rsidR="00000000" w:rsidDel="00000000" w:rsidP="00000000" w:rsidRDefault="00000000" w:rsidRPr="00000000" w14:paraId="000003B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320668936"/>
              <w:tag w:val="goog_rdk_389"/>
            </w:sdtPr>
            <w:sdtContent>
              <w:ins w:author="DANLUIS ENRIQUE ROMANI MORA" w:id="0" w:date="2025-11-10T18:46:18Z"/>
              <w:sdt>
                <w:sdtPr>
                  <w:id w:val="986022859"/>
                  <w:tag w:val="goog_rdk_390"/>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sdt>
      <w:sdtPr>
        <w:id w:val="1810191871"/>
        <w:tag w:val="goog_rdk_412"/>
      </w:sdtPr>
      <w:sdtContent>
        <w:p w:rsidR="00000000" w:rsidDel="00000000" w:rsidP="00000000" w:rsidRDefault="00000000" w:rsidRPr="00000000" w14:paraId="000003B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735997757"/>
              <w:tag w:val="goog_rdk_392"/>
            </w:sdtPr>
            <w:sdtContent>
              <w:ins w:author="DANLUIS ENRIQUE ROMANI MORA" w:id="0" w:date="2025-11-10T18:46:18Z"/>
              <w:sdt>
                <w:sdtPr>
                  <w:id w:val="902994820"/>
                  <w:tag w:val="goog_rdk_393"/>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68915077"/>
                    <w:tag w:val="goog_rdk_394"/>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1335163702"/>
                    <w:tag w:val="goog_rdk_395"/>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button</w:t>
                    </w:r>
                  </w:sdtContent>
                </w:sdt>
                <w:sdt>
                  <w:sdtPr>
                    <w:id w:val="1553156659"/>
                    <w:tag w:val="goog_rdk_396"/>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1354860154"/>
                    <w:tag w:val="goog_rdk_397"/>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class</w:t>
                    </w:r>
                  </w:sdtContent>
                </w:sdt>
                <w:sdt>
                  <w:sdtPr>
                    <w:id w:val="-43325486"/>
                    <w:tag w:val="goog_rdk_398"/>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956537308"/>
                    <w:tag w:val="goog_rdk_399"/>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"logout-button"</w:t>
                    </w:r>
                  </w:sdtContent>
                </w:sdt>
                <w:sdt>
                  <w:sdtPr>
                    <w:id w:val="-1793530768"/>
                    <w:tag w:val="goog_rdk_400"/>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 </w:t>
                    </w:r>
                  </w:sdtContent>
                </w:sdt>
                <w:sdt>
                  <w:sdtPr>
                    <w:id w:val="-484036589"/>
                    <w:tag w:val="goog_rdk_401"/>
                  </w:sdtPr>
                  <w:sdtContent>
                    <w:r w:rsidDel="00000000" w:rsidR="00000000" w:rsidRPr="00000000">
                      <w:rPr>
                        <w:rFonts w:ascii="Consolas" w:cs="Consolas" w:eastAsia="Consolas" w:hAnsi="Consolas"/>
                        <w:color w:val="aaa0fa"/>
                        <w:sz w:val="21"/>
                        <w:szCs w:val="21"/>
                        <w:rtl w:val="0"/>
                        <w:rPrChange w:author="DANLUIS ENRIQUE ROMANI MORA" w:id="1" w:date="2025-11-10T18:46:18Z">
                          <w:rPr>
                            <w:rFonts w:ascii="Consolas" w:cs="Consolas" w:eastAsia="Consolas" w:hAnsi="Consolas"/>
                            <w:sz w:val="21"/>
                            <w:szCs w:val="21"/>
                          </w:rPr>
                        </w:rPrChange>
                      </w:rPr>
                      <w:t xml:space="preserve">(click)</w:t>
                    </w:r>
                  </w:sdtContent>
                </w:sdt>
                <w:sdt>
                  <w:sdtPr>
                    <w:id w:val="434644972"/>
                    <w:tag w:val="goog_rdk_402"/>
                  </w:sdtPr>
                  <w:sdtContent>
                    <w:r w:rsidDel="00000000" w:rsidR="00000000" w:rsidRPr="00000000">
                      <w:rPr>
                        <w:rFonts w:ascii="Consolas" w:cs="Consolas" w:eastAsia="Consolas" w:hAnsi="Consolas"/>
                        <w:color w:val="d6d6dd"/>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324890517"/>
                    <w:tag w:val="goog_rdk_403"/>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1026863903"/>
                    <w:tag w:val="goog_rdk_404"/>
                  </w:sdtPr>
                  <w:sdtContent>
                    <w:r w:rsidDel="00000000" w:rsidR="00000000" w:rsidRPr="00000000">
                      <w:rPr>
                        <w:rFonts w:ascii="Consolas" w:cs="Consolas" w:eastAsia="Consolas" w:hAnsi="Consolas"/>
                        <w:color w:val="efb080"/>
                        <w:sz w:val="21"/>
                        <w:szCs w:val="21"/>
                        <w:rtl w:val="0"/>
                        <w:rPrChange w:author="DANLUIS ENRIQUE ROMANI MORA" w:id="1" w:date="2025-11-10T18:46:18Z">
                          <w:rPr>
                            <w:rFonts w:ascii="Consolas" w:cs="Consolas" w:eastAsia="Consolas" w:hAnsi="Consolas"/>
                            <w:sz w:val="21"/>
                            <w:szCs w:val="21"/>
                          </w:rPr>
                        </w:rPrChange>
                      </w:rPr>
                      <w:t xml:space="preserve">regresar</w:t>
                    </w:r>
                  </w:sdtContent>
                </w:sdt>
                <w:sdt>
                  <w:sdtPr>
                    <w:id w:val="-151525165"/>
                    <w:tag w:val="goog_rdk_405"/>
                  </w:sdtPr>
                  <w:sdtContent>
                    <w:r w:rsidDel="00000000" w:rsidR="00000000" w:rsidRPr="00000000">
                      <w:rPr>
                        <w:rFonts w:ascii="Consolas" w:cs="Consolas" w:eastAsia="Consolas" w:hAnsi="Consolas"/>
                        <w:color w:val="fad075"/>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84051368"/>
                    <w:tag w:val="goog_rdk_406"/>
                  </w:sdtPr>
                  <w:sdtContent>
                    <w:r w:rsidDel="00000000" w:rsidR="00000000" w:rsidRPr="00000000">
                      <w:rPr>
                        <w:rFonts w:ascii="Consolas" w:cs="Consolas" w:eastAsia="Consolas" w:hAnsi="Consolas"/>
                        <w:color w:val="e394dc"/>
                        <w:sz w:val="21"/>
                        <w:szCs w:val="21"/>
                        <w:rtl w:val="0"/>
                        <w:rPrChange w:author="DANLUIS ENRIQUE ROMANI MORA" w:id="1" w:date="2025-11-10T18:46:18Z">
                          <w:rPr>
                            <w:rFonts w:ascii="Consolas" w:cs="Consolas" w:eastAsia="Consolas" w:hAnsi="Consolas"/>
                            <w:sz w:val="21"/>
                            <w:szCs w:val="21"/>
                          </w:rPr>
                        </w:rPrChange>
                      </w:rPr>
                      <w:t xml:space="preserve">"</w:t>
                    </w:r>
                  </w:sdtContent>
                </w:sdt>
                <w:sdt>
                  <w:sdtPr>
                    <w:id w:val="525885809"/>
                    <w:tag w:val="goog_rdk_40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sdt>
                  <w:sdtPr>
                    <w:id w:val="735498872"/>
                    <w:tag w:val="goog_rdk_408"/>
                  </w:sdtPr>
                  <w:sdtContent>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Regresar</w:t>
                    </w:r>
                  </w:sdtContent>
                </w:sdt>
                <w:sdt>
                  <w:sdtPr>
                    <w:id w:val="-59630567"/>
                    <w:tag w:val="goog_rdk_409"/>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614760727"/>
                    <w:tag w:val="goog_rdk_410"/>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button</w:t>
                    </w:r>
                  </w:sdtContent>
                </w:sdt>
                <w:sdt>
                  <w:sdtPr>
                    <w:id w:val="221822876"/>
                    <w:tag w:val="goog_rdk_411"/>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260142331"/>
        <w:tag w:val="goog_rdk_418"/>
      </w:sdtPr>
      <w:sdtContent>
        <w:p w:rsidR="00000000" w:rsidDel="00000000" w:rsidP="00000000" w:rsidRDefault="00000000" w:rsidRPr="00000000" w14:paraId="000003B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1842311974"/>
              <w:tag w:val="goog_rdk_413"/>
            </w:sdtPr>
            <w:sdtContent>
              <w:ins w:author="DANLUIS ENRIQUE ROMANI MORA" w:id="0" w:date="2025-11-10T18:46:18Z"/>
              <w:sdt>
                <w:sdtPr>
                  <w:id w:val="-658271034"/>
                  <w:tag w:val="goog_rdk_414"/>
                </w:sdtPr>
                <w:sdtContent>
                  <w:ins w:author="DANLUIS ENRIQUE ROMANI MORA" w:id="0" w:date="2025-11-10T18:46:18Z">
                    <w:r w:rsidDel="00000000" w:rsidR="00000000" w:rsidRPr="00000000">
                      <w:rPr>
                        <w:rFonts w:ascii="Consolas" w:cs="Consolas" w:eastAsia="Consolas" w:hAnsi="Consolas"/>
                        <w:color w:val="d8dee9"/>
                        <w:sz w:val="21"/>
                        <w:szCs w:val="21"/>
                        <w:rtl w:val="0"/>
                        <w:rPrChange w:author="DANLUIS ENRIQUE ROMANI MORA" w:id="1" w:date="2025-11-10T18:46:18Z">
                          <w:rPr>
                            <w:rFonts w:ascii="Consolas" w:cs="Consolas" w:eastAsia="Consolas" w:hAnsi="Consolas"/>
                            <w:sz w:val="21"/>
                            <w:szCs w:val="21"/>
                          </w:rPr>
                        </w:rPrChange>
                      </w:rPr>
                      <w:t xml:space="preserve">  </w:t>
                    </w:r>
                  </w:ins>
                </w:sdtContent>
              </w:sdt>
              <w:ins w:author="DANLUIS ENRIQUE ROMANI MORA" w:id="0" w:date="2025-11-10T18:46:18Z">
                <w:sdt>
                  <w:sdtPr>
                    <w:id w:val="1538471443"/>
                    <w:tag w:val="goog_rdk_415"/>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sdtContent>
                </w:sdt>
                <w:sdt>
                  <w:sdtPr>
                    <w:id w:val="-449668318"/>
                    <w:tag w:val="goog_rdk_416"/>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div</w:t>
                    </w:r>
                  </w:sdtContent>
                </w:sdt>
                <w:sdt>
                  <w:sdtPr>
                    <w:id w:val="1165527679"/>
                    <w:tag w:val="goog_rdk_417"/>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340707172"/>
        <w:tag w:val="goog_rdk_423"/>
      </w:sdtPr>
      <w:sdtContent>
        <w:p w:rsidR="00000000" w:rsidDel="00000000" w:rsidP="00000000" w:rsidRDefault="00000000" w:rsidRPr="00000000" w14:paraId="000003B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898989"/>
              <w:sz w:val="21"/>
              <w:szCs w:val="21"/>
              <w:rPrChange w:author="DANLUIS ENRIQUE ROMANI MORA" w:id="1" w:date="2025-11-10T18:46:18Z">
                <w:rPr>
                  <w:rFonts w:ascii="Consolas" w:cs="Consolas" w:eastAsia="Consolas" w:hAnsi="Consolas"/>
                  <w:sz w:val="21"/>
                  <w:szCs w:val="21"/>
                </w:rPr>
              </w:rPrChange>
            </w:rPr>
          </w:pPr>
          <w:sdt>
            <w:sdtPr>
              <w:id w:val="-638906838"/>
              <w:tag w:val="goog_rdk_419"/>
            </w:sdtPr>
            <w:sdtContent>
              <w:ins w:author="DANLUIS ENRIQUE ROMANI MORA" w:id="0" w:date="2025-11-10T18:46:18Z"/>
              <w:sdt>
                <w:sdtPr>
                  <w:id w:val="-2009460113"/>
                  <w:tag w:val="goog_rdk_420"/>
                </w:sdtPr>
                <w:sdtContent>
                  <w:ins w:author="DANLUIS ENRIQUE ROMANI MORA" w:id="0" w:date="2025-11-10T18:46:18Z">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&lt;/</w:t>
                    </w:r>
                  </w:ins>
                </w:sdtContent>
              </w:sdt>
              <w:ins w:author="DANLUIS ENRIQUE ROMANI MORA" w:id="0" w:date="2025-11-10T18:46:18Z">
                <w:sdt>
                  <w:sdtPr>
                    <w:id w:val="-1851446130"/>
                    <w:tag w:val="goog_rdk_421"/>
                  </w:sdtPr>
                  <w:sdtContent>
                    <w:r w:rsidDel="00000000" w:rsidR="00000000" w:rsidRPr="00000000">
                      <w:rPr>
                        <w:rFonts w:ascii="Consolas" w:cs="Consolas" w:eastAsia="Consolas" w:hAnsi="Consolas"/>
                        <w:color w:val="87c3ff"/>
                        <w:sz w:val="21"/>
                        <w:szCs w:val="21"/>
                        <w:rtl w:val="0"/>
                        <w:rPrChange w:author="DANLUIS ENRIQUE ROMANI MORA" w:id="1" w:date="2025-11-10T18:46:18Z">
                          <w:rPr>
                            <w:rFonts w:ascii="Consolas" w:cs="Consolas" w:eastAsia="Consolas" w:hAnsi="Consolas"/>
                            <w:sz w:val="21"/>
                            <w:szCs w:val="21"/>
                          </w:rPr>
                        </w:rPrChange>
                      </w:rPr>
                      <w:t xml:space="preserve">body</w:t>
                    </w:r>
                  </w:sdtContent>
                </w:sdt>
                <w:sdt>
                  <w:sdtPr>
                    <w:id w:val="-973613437"/>
                    <w:tag w:val="goog_rdk_422"/>
                  </w:sdtPr>
                  <w:sdtContent>
                    <w:r w:rsidDel="00000000" w:rsidR="00000000" w:rsidRPr="00000000">
                      <w:rPr>
                        <w:rFonts w:ascii="Consolas" w:cs="Consolas" w:eastAsia="Consolas" w:hAnsi="Consolas"/>
                        <w:color w:val="898989"/>
                        <w:sz w:val="21"/>
                        <w:szCs w:val="21"/>
                        <w:rtl w:val="0"/>
                        <w:rPrChange w:author="DANLUIS ENRIQUE ROMANI MORA" w:id="1" w:date="2025-11-10T18:46:18Z">
                          <w:rPr>
                            <w:rFonts w:ascii="Consolas" w:cs="Consolas" w:eastAsia="Consolas" w:hAnsi="Consolas"/>
                            <w:sz w:val="21"/>
                            <w:szCs w:val="21"/>
                          </w:rPr>
                        </w:rPrChange>
                      </w:rPr>
                      <w:t xml:space="preserve">&gt;</w:t>
                    </w:r>
                  </w:sdtContent>
                </w:sdt>
              </w:ins>
            </w:sdtContent>
          </w:sdt>
        </w:p>
      </w:sdtContent>
    </w:sdt>
    <w:sdt>
      <w:sdtPr>
        <w:id w:val="1255551298"/>
        <w:tag w:val="goog_rdk_426"/>
      </w:sdtPr>
      <w:sdtContent>
        <w:p w:rsidR="00000000" w:rsidDel="00000000" w:rsidP="00000000" w:rsidRDefault="00000000" w:rsidRPr="00000000" w14:paraId="000003B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0" w:date="2025-11-10T18:46:18Z"/>
              <w:rFonts w:ascii="Consolas" w:cs="Consolas" w:eastAsia="Consolas" w:hAnsi="Consolas"/>
              <w:color w:val="d8dee9"/>
              <w:sz w:val="21"/>
              <w:szCs w:val="21"/>
              <w:rPrChange w:author="DANLUIS ENRIQUE ROMANI MORA" w:id="1" w:date="2025-11-10T18:46:18Z">
                <w:rPr>
                  <w:rFonts w:ascii="Consolas" w:cs="Consolas" w:eastAsia="Consolas" w:hAnsi="Consolas"/>
                  <w:sz w:val="21"/>
                  <w:szCs w:val="21"/>
                </w:rPr>
              </w:rPrChange>
            </w:rPr>
          </w:pPr>
          <w:sdt>
            <w:sdtPr>
              <w:id w:val="1353779059"/>
              <w:tag w:val="goog_rdk_424"/>
            </w:sdtPr>
            <w:sdtContent>
              <w:ins w:author="DANLUIS ENRIQUE ROMANI MORA" w:id="0" w:date="2025-11-10T18:46:18Z"/>
              <w:sdt>
                <w:sdtPr>
                  <w:id w:val="135795694"/>
                  <w:tag w:val="goog_rdk_425"/>
                </w:sdtPr>
                <w:sdtContent>
                  <w:ins w:author="DANLUIS ENRIQUE ROMANI MORA" w:id="0" w:date="2025-11-10T18:46:18Z">
                    <w:r w:rsidDel="00000000" w:rsidR="00000000" w:rsidRPr="00000000">
                      <w:rPr>
                        <w:rtl w:val="0"/>
                      </w:rPr>
                    </w:r>
                  </w:ins>
                </w:sdtContent>
              </w:sdt>
              <w:ins w:author="DANLUIS ENRIQUE ROMANI MORA" w:id="0" w:date="2025-11-10T18:46:18Z"/>
            </w:sdtContent>
          </w:sdt>
        </w:p>
      </w:sdtContent>
    </w:sdt>
    <w:p w:rsidR="00000000" w:rsidDel="00000000" w:rsidP="00000000" w:rsidRDefault="00000000" w:rsidRPr="00000000" w14:paraId="000003B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2.7.3: </w:t>
      </w:r>
      <w:r w:rsidDel="00000000" w:rsidR="00000000" w:rsidRPr="00000000">
        <w:rPr>
          <w:rFonts w:ascii="Times New Roman" w:cs="Times New Roman" w:eastAsia="Times New Roman" w:hAnsi="Times New Roman"/>
          <w:b w:val="1"/>
          <w:bCs w:val="1"/>
          <w:sz w:val="30"/>
          <w:szCs w:val="30"/>
          <w:rtl w:val="0"/>
        </w:rPr>
        <w:t xml:space="preserve">Asegurar restricción de acceso (solo el docente ve su resultado detallado).</w:t>
      </w:r>
    </w:p>
    <w:p w:rsidR="00000000" w:rsidDel="00000000" w:rsidP="00000000" w:rsidRDefault="00000000" w:rsidRPr="00000000" w14:paraId="000003C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p>
    <w:p w:rsidR="00000000" w:rsidDel="00000000" w:rsidP="00000000" w:rsidRDefault="00000000" w:rsidRPr="00000000" w14:paraId="000003C3">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C4">
      <w:pPr>
        <w:jc w:val="both"/>
        <w:rPr>
          <w:rFonts w:ascii="Consolas" w:cs="Consolas" w:eastAsia="Consolas" w:hAnsi="Consolas"/>
          <w:sz w:val="21"/>
          <w:szCs w:val="21"/>
        </w:rPr>
      </w:pPr>
      <w:r w:rsidDel="00000000" w:rsidR="00000000" w:rsidRPr="00000000">
        <w:rPr>
          <w:rFonts w:ascii="Times New Roman" w:cs="Times New Roman" w:eastAsia="Times New Roman" w:hAnsi="Times New Roman"/>
          <w:b w:val="1"/>
          <w:bCs w:val="1"/>
          <w:sz w:val="38"/>
          <w:szCs w:val="38"/>
          <w:rtl w:val="0"/>
        </w:rPr>
        <w:t xml:space="preserve">Historia de Usuario 2.8.1: </w:t>
      </w:r>
      <w:r w:rsidDel="00000000" w:rsidR="00000000" w:rsidRPr="00000000">
        <w:rPr>
          <w:rFonts w:ascii="Times New Roman" w:cs="Times New Roman" w:eastAsia="Times New Roman" w:hAnsi="Times New Roman"/>
          <w:b w:val="1"/>
          <w:bCs w:val="1"/>
          <w:sz w:val="30"/>
          <w:szCs w:val="30"/>
          <w:rtl w:val="0"/>
        </w:rPr>
        <w:t xml:space="preserve">Configurar endpoint para que guarde los datos del resultado.</w:t>
      </w:r>
      <w:r w:rsidDel="00000000" w:rsidR="00000000" w:rsidRPr="00000000">
        <w:rPr>
          <w:rFonts w:ascii="Consolas" w:cs="Consolas" w:eastAsia="Consolas" w:hAnsi="Consolas"/>
          <w:sz w:val="21"/>
          <w:szCs w:val="21"/>
          <w:rtl w:val="0"/>
        </w:rPr>
        <w:t xml:space="preserve">Archivo </w:t>
      </w:r>
    </w:p>
    <w:sdt>
      <w:sdtPr>
        <w:id w:val="129916218"/>
        <w:tag w:val="goog_rdk_433"/>
      </w:sdtPr>
      <w:sdtContent>
        <w:p w:rsidR="00000000" w:rsidDel="00000000" w:rsidP="00000000" w:rsidRDefault="00000000" w:rsidRPr="00000000" w14:paraId="000003C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5951964"/>
              <w:tag w:val="goog_rdk_427"/>
            </w:sdtPr>
            <w:sdtContent>
              <w:ins w:author="DANLUIS ENRIQUE ROMANI MORA" w:id="2" w:date="2025-11-10T18:48:44Z"/>
              <w:sdt>
                <w:sdtPr>
                  <w:id w:val="-483281455"/>
                  <w:tag w:val="goog_rdk_428"/>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550974077"/>
                    <w:tag w:val="goog_rdk_42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PostMapping</w:t>
                    </w:r>
                  </w:sdtContent>
                </w:sdt>
                <w:sdt>
                  <w:sdtPr>
                    <w:id w:val="1156617182"/>
                    <w:tag w:val="goog_rdk_43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511142048"/>
                    <w:tag w:val="goog_rdk_431"/>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"/resultados"</w:t>
                    </w:r>
                  </w:sdtContent>
                </w:sdt>
                <w:sdt>
                  <w:sdtPr>
                    <w:id w:val="-1403093585"/>
                    <w:tag w:val="goog_rdk_43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740031103"/>
        <w:tag w:val="goog_rdk_453"/>
      </w:sdtPr>
      <w:sdtContent>
        <w:p w:rsidR="00000000" w:rsidDel="00000000" w:rsidP="00000000" w:rsidRDefault="00000000" w:rsidRPr="00000000" w14:paraId="000003C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2140696906"/>
              <w:tag w:val="goog_rdk_434"/>
            </w:sdtPr>
            <w:sdtContent>
              <w:ins w:author="DANLUIS ENRIQUE ROMANI MORA" w:id="2" w:date="2025-11-10T18:48:44Z"/>
              <w:sdt>
                <w:sdtPr>
                  <w:id w:val="863396094"/>
                  <w:tag w:val="goog_rdk_43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859217863"/>
                    <w:tag w:val="goog_rdk_436"/>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public</w:t>
                    </w:r>
                  </w:sdtContent>
                </w:sdt>
                <w:sdt>
                  <w:sdtPr>
                    <w:id w:val="4492846"/>
                    <w:tag w:val="goog_rdk_437"/>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790035554"/>
                    <w:tag w:val="goog_rdk_43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ResponseEntity</w:t>
                    </w:r>
                  </w:sdtContent>
                </w:sdt>
                <w:sdt>
                  <w:sdtPr>
                    <w:id w:val="-852160769"/>
                    <w:tag w:val="goog_rdk_43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&lt;</w:t>
                    </w:r>
                  </w:sdtContent>
                </w:sdt>
                <w:sdt>
                  <w:sdtPr>
                    <w:id w:val="-1873327946"/>
                    <w:tag w:val="goog_rdk_44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String</w:t>
                    </w:r>
                  </w:sdtContent>
                </w:sdt>
                <w:sdt>
                  <w:sdtPr>
                    <w:id w:val="-990728249"/>
                    <w:tag w:val="goog_rdk_44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&gt;</w:t>
                    </w:r>
                  </w:sdtContent>
                </w:sdt>
                <w:sdt>
                  <w:sdtPr>
                    <w:id w:val="-1532566689"/>
                    <w:tag w:val="goog_rdk_442"/>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251819669"/>
                    <w:tag w:val="goog_rdk_44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w:t>
                    </w:r>
                  </w:sdtContent>
                </w:sdt>
                <w:sdt>
                  <w:sdtPr>
                    <w:id w:val="1082044012"/>
                    <w:tag w:val="goog_rdk_44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215534700"/>
                    <w:tag w:val="goog_rdk_445"/>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RequestBody</w:t>
                    </w:r>
                  </w:sdtContent>
                </w:sdt>
                <w:sdt>
                  <w:sdtPr>
                    <w:id w:val="-402616983"/>
                    <w:tag w:val="goog_rdk_44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08798880"/>
                    <w:tag w:val="goog_rdk_447"/>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CrearResultadosRequest</w:t>
                    </w:r>
                  </w:sdtContent>
                </w:sdt>
                <w:sdt>
                  <w:sdtPr>
                    <w:id w:val="-495728885"/>
                    <w:tag w:val="goog_rdk_44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927843665"/>
                    <w:tag w:val="goog_rdk_449"/>
                  </w:sdtPr>
                  <w:sdtContent>
                    <w:r w:rsidDel="00000000" w:rsidR="00000000" w:rsidRPr="00000000">
                      <w:rPr>
                        <w:rFonts w:ascii="Consolas" w:cs="Consolas" w:eastAsia="Consolas" w:hAnsi="Consolas"/>
                        <w:i w:val="1"/>
                        <w:iCs w:val="1"/>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sdt>
                  <w:sdtPr>
                    <w:id w:val="-2110304157"/>
                    <w:tag w:val="goog_rdk_45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653807004"/>
                    <w:tag w:val="goog_rdk_451"/>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184275091"/>
                    <w:tag w:val="goog_rdk_45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803097224"/>
        <w:tag w:val="goog_rdk_458"/>
      </w:sdtPr>
      <w:sdtContent>
        <w:p w:rsidR="00000000" w:rsidDel="00000000" w:rsidP="00000000" w:rsidRDefault="00000000" w:rsidRPr="00000000" w14:paraId="000003C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260670176"/>
              <w:tag w:val="goog_rdk_454"/>
            </w:sdtPr>
            <w:sdtContent>
              <w:ins w:author="DANLUIS ENRIQUE ROMANI MORA" w:id="2" w:date="2025-11-10T18:48:44Z"/>
              <w:sdt>
                <w:sdtPr>
                  <w:id w:val="-971440070"/>
                  <w:tag w:val="goog_rdk_45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807884542"/>
                    <w:tag w:val="goog_rdk_456"/>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try</w:t>
                    </w:r>
                  </w:sdtContent>
                </w:sdt>
                <w:sdt>
                  <w:sdtPr>
                    <w:id w:val="1053706887"/>
                    <w:tag w:val="goog_rdk_45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ins>
            </w:sdtContent>
          </w:sdt>
        </w:p>
      </w:sdtContent>
    </w:sdt>
    <w:sdt>
      <w:sdtPr>
        <w:id w:val="1678429936"/>
        <w:tag w:val="goog_rdk_463"/>
      </w:sdtPr>
      <w:sdtContent>
        <w:p w:rsidR="00000000" w:rsidDel="00000000" w:rsidP="00000000" w:rsidRDefault="00000000" w:rsidRPr="00000000" w14:paraId="000003C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491161285"/>
              <w:tag w:val="goog_rdk_459"/>
            </w:sdtPr>
            <w:sdtContent>
              <w:ins w:author="DANLUIS ENRIQUE ROMANI MORA" w:id="2" w:date="2025-11-10T18:48:44Z"/>
              <w:sdt>
                <w:sdtPr>
                  <w:id w:val="1986719113"/>
                  <w:tag w:val="goog_rdk_46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testService.</w:t>
                    </w:r>
                  </w:ins>
                </w:sdtContent>
              </w:sdt>
              <w:ins w:author="DANLUIS ENRIQUE ROMANI MORA" w:id="2" w:date="2025-11-10T18:48:44Z">
                <w:sdt>
                  <w:sdtPr>
                    <w:id w:val="-1092850784"/>
                    <w:tag w:val="goog_rdk_46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w:t>
                    </w:r>
                  </w:sdtContent>
                </w:sdt>
                <w:sdt>
                  <w:sdtPr>
                    <w:id w:val="-1496595545"/>
                    <w:tag w:val="goog_rdk_46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ins>
            </w:sdtContent>
          </w:sdt>
        </w:p>
      </w:sdtContent>
    </w:sdt>
    <w:sdt>
      <w:sdtPr>
        <w:id w:val="1348797851"/>
        <w:tag w:val="goog_rdk_472"/>
      </w:sdtPr>
      <w:sdtContent>
        <w:p w:rsidR="00000000" w:rsidDel="00000000" w:rsidP="00000000" w:rsidRDefault="00000000" w:rsidRPr="00000000" w14:paraId="000003C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417111602"/>
              <w:tag w:val="goog_rdk_464"/>
            </w:sdtPr>
            <w:sdtContent>
              <w:ins w:author="DANLUIS ENRIQUE ROMANI MORA" w:id="2" w:date="2025-11-10T18:48:44Z"/>
              <w:sdt>
                <w:sdtPr>
                  <w:id w:val="-1388562686"/>
                  <w:tag w:val="goog_rdk_46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942491640"/>
                    <w:tag w:val="goog_rdk_466"/>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return</w:t>
                    </w:r>
                  </w:sdtContent>
                </w:sdt>
                <w:sdt>
                  <w:sdtPr>
                    <w:id w:val="-1980910115"/>
                    <w:tag w:val="goog_rdk_46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ResponseEntity.</w:t>
                    </w:r>
                  </w:sdtContent>
                </w:sdt>
                <w:sdt>
                  <w:sdtPr>
                    <w:id w:val="-1043450363"/>
                    <w:tag w:val="goog_rdk_46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ok</w:t>
                    </w:r>
                  </w:sdtContent>
                </w:sdt>
                <w:sdt>
                  <w:sdtPr>
                    <w:id w:val="-716691940"/>
                    <w:tag w:val="goog_rdk_46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2006324935"/>
                    <w:tag w:val="goog_rdk_470"/>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"Resultados guardados exitosamente"</w:t>
                    </w:r>
                  </w:sdtContent>
                </w:sdt>
                <w:sdt>
                  <w:sdtPr>
                    <w:id w:val="-571853732"/>
                    <w:tag w:val="goog_rdk_47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968971292"/>
        <w:tag w:val="goog_rdk_481"/>
      </w:sdtPr>
      <w:sdtContent>
        <w:p w:rsidR="00000000" w:rsidDel="00000000" w:rsidP="00000000" w:rsidRDefault="00000000" w:rsidRPr="00000000" w14:paraId="000003C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398887431"/>
              <w:tag w:val="goog_rdk_473"/>
            </w:sdtPr>
            <w:sdtContent>
              <w:ins w:author="DANLUIS ENRIQUE ROMANI MORA" w:id="2" w:date="2025-11-10T18:48:44Z"/>
              <w:sdt>
                <w:sdtPr>
                  <w:id w:val="394061142"/>
                  <w:tag w:val="goog_rdk_47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w:t>
                    </w:r>
                  </w:ins>
                </w:sdtContent>
              </w:sdt>
              <w:ins w:author="DANLUIS ENRIQUE ROMANI MORA" w:id="2" w:date="2025-11-10T18:48:44Z">
                <w:sdt>
                  <w:sdtPr>
                    <w:id w:val="962260379"/>
                    <w:tag w:val="goog_rdk_475"/>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catch</w:t>
                    </w:r>
                  </w:sdtContent>
                </w:sdt>
                <w:sdt>
                  <w:sdtPr>
                    <w:id w:val="-1528999430"/>
                    <w:tag w:val="goog_rdk_47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604718385"/>
                    <w:tag w:val="goog_rdk_477"/>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IllegalArgumentException</w:t>
                    </w:r>
                  </w:sdtContent>
                </w:sdt>
                <w:sdt>
                  <w:sdtPr>
                    <w:id w:val="-1072629014"/>
                    <w:tag w:val="goog_rdk_47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411873628"/>
                    <w:tag w:val="goog_rdk_479"/>
                  </w:sdtPr>
                  <w:sdtContent>
                    <w:r w:rsidDel="00000000" w:rsidR="00000000" w:rsidRPr="00000000">
                      <w:rPr>
                        <w:rFonts w:ascii="Consolas" w:cs="Consolas" w:eastAsia="Consolas" w:hAnsi="Consolas"/>
                        <w:i w:val="1"/>
                        <w:iCs w:val="1"/>
                        <w:color w:val="d6d6dd"/>
                        <w:sz w:val="21"/>
                        <w:szCs w:val="21"/>
                        <w:rtl w:val="0"/>
                        <w:rPrChange w:author="DANLUIS ENRIQUE ROMANI MORA" w:id="3" w:date="2025-11-10T18:48:44Z">
                          <w:rPr>
                            <w:rFonts w:ascii="Consolas" w:cs="Consolas" w:eastAsia="Consolas" w:hAnsi="Consolas"/>
                            <w:sz w:val="21"/>
                            <w:szCs w:val="21"/>
                          </w:rPr>
                        </w:rPrChange>
                      </w:rPr>
                      <w:t xml:space="preserve">e</w:t>
                    </w:r>
                  </w:sdtContent>
                </w:sdt>
                <w:sdt>
                  <w:sdtPr>
                    <w:id w:val="-1383890003"/>
                    <w:tag w:val="goog_rdk_48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ins>
            </w:sdtContent>
          </w:sdt>
        </w:p>
      </w:sdtContent>
    </w:sdt>
    <w:sdt>
      <w:sdtPr>
        <w:id w:val="160127409"/>
        <w:tag w:val="goog_rdk_492"/>
      </w:sdtPr>
      <w:sdtContent>
        <w:p w:rsidR="00000000" w:rsidDel="00000000" w:rsidP="00000000" w:rsidRDefault="00000000" w:rsidRPr="00000000" w14:paraId="000003C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971689814"/>
              <w:tag w:val="goog_rdk_482"/>
            </w:sdtPr>
            <w:sdtContent>
              <w:ins w:author="DANLUIS ENRIQUE ROMANI MORA" w:id="2" w:date="2025-11-10T18:48:44Z"/>
              <w:sdt>
                <w:sdtPr>
                  <w:id w:val="-681748801"/>
                  <w:tag w:val="goog_rdk_483"/>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118921405"/>
                    <w:tag w:val="goog_rdk_484"/>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return</w:t>
                    </w:r>
                  </w:sdtContent>
                </w:sdt>
                <w:sdt>
                  <w:sdtPr>
                    <w:id w:val="786930651"/>
                    <w:tag w:val="goog_rdk_485"/>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ResponseEntity.</w:t>
                    </w:r>
                  </w:sdtContent>
                </w:sdt>
                <w:sdt>
                  <w:sdtPr>
                    <w:id w:val="1767920102"/>
                    <w:tag w:val="goog_rdk_486"/>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badRequest</w:t>
                    </w:r>
                  </w:sdtContent>
                </w:sdt>
                <w:sdt>
                  <w:sdtPr>
                    <w:id w:val="637624562"/>
                    <w:tag w:val="goog_rdk_48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269704358"/>
                    <w:tag w:val="goog_rdk_48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body</w:t>
                    </w:r>
                  </w:sdtContent>
                </w:sdt>
                <w:sdt>
                  <w:sdtPr>
                    <w:id w:val="-1591679918"/>
                    <w:tag w:val="goog_rdk_48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(e.</w:t>
                    </w:r>
                  </w:sdtContent>
                </w:sdt>
                <w:sdt>
                  <w:sdtPr>
                    <w:id w:val="1703303342"/>
                    <w:tag w:val="goog_rdk_49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getMessage</w:t>
                    </w:r>
                  </w:sdtContent>
                </w:sdt>
                <w:sdt>
                  <w:sdtPr>
                    <w:id w:val="614529156"/>
                    <w:tag w:val="goog_rdk_49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923964143"/>
        <w:tag w:val="goog_rdk_495"/>
      </w:sdtPr>
      <w:sdtContent>
        <w:p w:rsidR="00000000" w:rsidDel="00000000" w:rsidP="00000000" w:rsidRDefault="00000000" w:rsidRPr="00000000" w14:paraId="000003C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490577968"/>
              <w:tag w:val="goog_rdk_493"/>
            </w:sdtPr>
            <w:sdtContent>
              <w:ins w:author="DANLUIS ENRIQUE ROMANI MORA" w:id="2" w:date="2025-11-10T18:48:44Z"/>
              <w:sdt>
                <w:sdtPr>
                  <w:id w:val="-285709596"/>
                  <w:tag w:val="goog_rdk_49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831721391"/>
        <w:tag w:val="goog_rdk_498"/>
      </w:sdtPr>
      <w:sdtContent>
        <w:p w:rsidR="00000000" w:rsidDel="00000000" w:rsidP="00000000" w:rsidRDefault="00000000" w:rsidRPr="00000000" w14:paraId="000003C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534701121"/>
              <w:tag w:val="goog_rdk_496"/>
            </w:sdtPr>
            <w:sdtContent>
              <w:ins w:author="DANLUIS ENRIQUE ROMANI MORA" w:id="2" w:date="2025-11-10T18:48:44Z"/>
              <w:sdt>
                <w:sdtPr>
                  <w:id w:val="-358645311"/>
                  <w:tag w:val="goog_rdk_49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2119969177"/>
        <w:tag w:val="goog_rdk_502"/>
      </w:sdtPr>
      <w:sdtContent>
        <w:p w:rsidR="00000000" w:rsidDel="00000000" w:rsidP="00000000" w:rsidRDefault="00000000" w:rsidRPr="00000000" w14:paraId="000003C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efb080"/>
              <w:sz w:val="21"/>
              <w:szCs w:val="21"/>
              <w:rPrChange w:author="DANLUIS ENRIQUE ROMANI MORA" w:id="3" w:date="2025-11-10T18:48:44Z">
                <w:rPr>
                  <w:rFonts w:ascii="Consolas" w:cs="Consolas" w:eastAsia="Consolas" w:hAnsi="Consolas"/>
                  <w:sz w:val="21"/>
                  <w:szCs w:val="21"/>
                </w:rPr>
              </w:rPrChange>
            </w:rPr>
          </w:pPr>
          <w:sdt>
            <w:sdtPr>
              <w:id w:val="-1184842807"/>
              <w:tag w:val="goog_rdk_499"/>
            </w:sdtPr>
            <w:sdtContent>
              <w:ins w:author="DANLUIS ENRIQUE ROMANI MORA" w:id="2" w:date="2025-11-10T18:48:44Z"/>
              <w:sdt>
                <w:sdtPr>
                  <w:id w:val="-1636541397"/>
                  <w:tag w:val="goog_rdk_50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537570472"/>
                    <w:tag w:val="goog_rdk_50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Transactional</w:t>
                    </w:r>
                  </w:sdtContent>
                </w:sdt>
              </w:ins>
            </w:sdtContent>
          </w:sdt>
        </w:p>
      </w:sdtContent>
    </w:sdt>
    <w:sdt>
      <w:sdtPr>
        <w:id w:val="-320813711"/>
        <w:tag w:val="goog_rdk_517"/>
      </w:sdtPr>
      <w:sdtContent>
        <w:p w:rsidR="00000000" w:rsidDel="00000000" w:rsidP="00000000" w:rsidRDefault="00000000" w:rsidRPr="00000000" w14:paraId="000003C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394250194"/>
              <w:tag w:val="goog_rdk_503"/>
            </w:sdtPr>
            <w:sdtContent>
              <w:ins w:author="DANLUIS ENRIQUE ROMANI MORA" w:id="2" w:date="2025-11-10T18:48:44Z"/>
              <w:sdt>
                <w:sdtPr>
                  <w:id w:val="-876288430"/>
                  <w:tag w:val="goog_rdk_50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918368919"/>
                    <w:tag w:val="goog_rdk_505"/>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public</w:t>
                    </w:r>
                  </w:sdtContent>
                </w:sdt>
                <w:sdt>
                  <w:sdtPr>
                    <w:id w:val="952685369"/>
                    <w:tag w:val="goog_rdk_506"/>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859263861"/>
                    <w:tag w:val="goog_rdk_507"/>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void</w:t>
                    </w:r>
                  </w:sdtContent>
                </w:sdt>
                <w:sdt>
                  <w:sdtPr>
                    <w:id w:val="1338519285"/>
                    <w:tag w:val="goog_rdk_508"/>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896339748"/>
                    <w:tag w:val="goog_rdk_50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w:t>
                    </w:r>
                  </w:sdtContent>
                </w:sdt>
                <w:sdt>
                  <w:sdtPr>
                    <w:id w:val="-1462758925"/>
                    <w:tag w:val="goog_rdk_51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2078141649"/>
                    <w:tag w:val="goog_rdk_51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CrearResultadosRequest</w:t>
                    </w:r>
                  </w:sdtContent>
                </w:sdt>
                <w:sdt>
                  <w:sdtPr>
                    <w:id w:val="-1541174659"/>
                    <w:tag w:val="goog_rdk_51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603108075"/>
                    <w:tag w:val="goog_rdk_513"/>
                  </w:sdtPr>
                  <w:sdtContent>
                    <w:r w:rsidDel="00000000" w:rsidR="00000000" w:rsidRPr="00000000">
                      <w:rPr>
                        <w:rFonts w:ascii="Consolas" w:cs="Consolas" w:eastAsia="Consolas" w:hAnsi="Consolas"/>
                        <w:i w:val="1"/>
                        <w:iCs w:val="1"/>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sdt>
                  <w:sdtPr>
                    <w:id w:val="-236974375"/>
                    <w:tag w:val="goog_rdk_51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51363279"/>
                    <w:tag w:val="goog_rdk_515"/>
                  </w:sdtPr>
                  <w:sdtContent>
                    <w:r w:rsidDel="00000000" w:rsidR="00000000" w:rsidRPr="00000000">
                      <w:rPr>
                        <w:rFonts w:ascii="Consolas" w:cs="Consolas" w:eastAsia="Consolas" w:hAnsi="Consolas"/>
                        <w:color w:val="aaa0fa"/>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43391013"/>
                    <w:tag w:val="goog_rdk_51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927075045"/>
        <w:tag w:val="goog_rdk_522"/>
      </w:sdtPr>
      <w:sdtContent>
        <w:p w:rsidR="00000000" w:rsidDel="00000000" w:rsidP="00000000" w:rsidRDefault="00000000" w:rsidRPr="00000000" w14:paraId="000003D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855147122"/>
              <w:tag w:val="goog_rdk_518"/>
            </w:sdtPr>
            <w:sdtContent>
              <w:ins w:author="DANLUIS ENRIQUE ROMANI MORA" w:id="2" w:date="2025-11-10T18:48:44Z"/>
              <w:sdt>
                <w:sdtPr>
                  <w:id w:val="-1406405621"/>
                  <w:tag w:val="goog_rdk_519"/>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379869797"/>
                    <w:tag w:val="goog_rdk_52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IntentoTest</w:t>
                    </w:r>
                  </w:sdtContent>
                </w:sdt>
                <w:sdt>
                  <w:sdtPr>
                    <w:id w:val="540074774"/>
                    <w:tag w:val="goog_rdk_52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intento;</w:t>
                    </w:r>
                  </w:sdtContent>
                </w:sdt>
              </w:ins>
            </w:sdtContent>
          </w:sdt>
        </w:p>
      </w:sdtContent>
    </w:sdt>
    <w:sdt>
      <w:sdtPr>
        <w:id w:val="1324250236"/>
        <w:tag w:val="goog_rdk_525"/>
      </w:sdtPr>
      <w:sdtContent>
        <w:p w:rsidR="00000000" w:rsidDel="00000000" w:rsidP="00000000" w:rsidRDefault="00000000" w:rsidRPr="00000000" w14:paraId="000003D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8dee9"/>
              <w:sz w:val="21"/>
              <w:szCs w:val="21"/>
              <w:rPrChange w:author="DANLUIS ENRIQUE ROMANI MORA" w:id="3" w:date="2025-11-10T18:48:44Z">
                <w:rPr>
                  <w:rFonts w:ascii="Consolas" w:cs="Consolas" w:eastAsia="Consolas" w:hAnsi="Consolas"/>
                  <w:sz w:val="21"/>
                  <w:szCs w:val="21"/>
                </w:rPr>
              </w:rPrChange>
            </w:rPr>
          </w:pPr>
          <w:sdt>
            <w:sdtPr>
              <w:id w:val="-1027404952"/>
              <w:tag w:val="goog_rdk_523"/>
            </w:sdtPr>
            <w:sdtContent>
              <w:ins w:author="DANLUIS ENRIQUE ROMANI MORA" w:id="2" w:date="2025-11-10T18:48:44Z"/>
              <w:sdt>
                <w:sdtPr>
                  <w:id w:val="-1579235016"/>
                  <w:tag w:val="goog_rdk_524"/>
                </w:sdtPr>
                <w:sdtContent>
                  <w:ins w:author="DANLUIS ENRIQUE ROMANI MORA" w:id="2" w:date="2025-11-10T18:48:44Z">
                    <w:r w:rsidDel="00000000" w:rsidR="00000000" w:rsidRPr="00000000">
                      <w:rPr>
                        <w:rtl w:val="0"/>
                      </w:rPr>
                    </w:r>
                  </w:ins>
                </w:sdtContent>
              </w:sdt>
              <w:ins w:author="DANLUIS ENRIQUE ROMANI MORA" w:id="2" w:date="2025-11-10T18:48:44Z"/>
            </w:sdtContent>
          </w:sdt>
        </w:p>
      </w:sdtContent>
    </w:sdt>
    <w:sdt>
      <w:sdtPr>
        <w:id w:val="-647980775"/>
        <w:tag w:val="goog_rdk_529"/>
      </w:sdtPr>
      <w:sdtContent>
        <w:p w:rsidR="00000000" w:rsidDel="00000000" w:rsidP="00000000" w:rsidRDefault="00000000" w:rsidRPr="00000000" w14:paraId="000003D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580926547"/>
              <w:tag w:val="goog_rdk_526"/>
            </w:sdtPr>
            <w:sdtContent>
              <w:ins w:author="DANLUIS ENRIQUE ROMANI MORA" w:id="2" w:date="2025-11-10T18:48:44Z"/>
              <w:sdt>
                <w:sdtPr>
                  <w:id w:val="-2045812818"/>
                  <w:tag w:val="goog_rdk_52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753787676"/>
                    <w:tag w:val="goog_rdk_528"/>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Caso A: Envían idIntento (opcionalmente idAlumno para validar)</w:t>
                    </w:r>
                  </w:sdtContent>
                </w:sdt>
              </w:ins>
            </w:sdtContent>
          </w:sdt>
        </w:p>
      </w:sdtContent>
    </w:sdt>
    <w:sdt>
      <w:sdtPr>
        <w:id w:val="680735340"/>
        <w:tag w:val="goog_rdk_536"/>
      </w:sdtPr>
      <w:sdtContent>
        <w:p w:rsidR="00000000" w:rsidDel="00000000" w:rsidP="00000000" w:rsidRDefault="00000000" w:rsidRPr="00000000" w14:paraId="000003D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478365730"/>
              <w:tag w:val="goog_rdk_530"/>
            </w:sdtPr>
            <w:sdtContent>
              <w:ins w:author="DANLUIS ENRIQUE ROMANI MORA" w:id="2" w:date="2025-11-10T18:48:44Z"/>
              <w:sdt>
                <w:sdtPr>
                  <w:id w:val="-1747736058"/>
                  <w:tag w:val="goog_rdk_531"/>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2009721776"/>
                    <w:tag w:val="goog_rdk_532"/>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if</w:t>
                    </w:r>
                  </w:sdtContent>
                </w:sdt>
                <w:sdt>
                  <w:sdtPr>
                    <w:id w:val="1950056738"/>
                    <w:tag w:val="goog_rdk_53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(request.</w:t>
                    </w:r>
                  </w:sdtContent>
                </w:sdt>
                <w:sdt>
                  <w:sdtPr>
                    <w:id w:val="188120838"/>
                    <w:tag w:val="goog_rdk_534"/>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getIdIntento</w:t>
                    </w:r>
                  </w:sdtContent>
                </w:sdt>
                <w:sdt>
                  <w:sdtPr>
                    <w:id w:val="-365469481"/>
                    <w:tag w:val="goog_rdk_535"/>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null) {</w:t>
                    </w:r>
                  </w:sdtContent>
                </w:sdt>
              </w:ins>
            </w:sdtContent>
          </w:sdt>
        </w:p>
      </w:sdtContent>
    </w:sdt>
    <w:sdt>
      <w:sdtPr>
        <w:id w:val="643081447"/>
        <w:tag w:val="goog_rdk_543"/>
      </w:sdtPr>
      <w:sdtContent>
        <w:p w:rsidR="00000000" w:rsidDel="00000000" w:rsidP="00000000" w:rsidRDefault="00000000" w:rsidRPr="00000000" w14:paraId="000003D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276002353"/>
              <w:tag w:val="goog_rdk_537"/>
            </w:sdtPr>
            <w:sdtContent>
              <w:ins w:author="DANLUIS ENRIQUE ROMANI MORA" w:id="2" w:date="2025-11-10T18:48:44Z"/>
              <w:sdt>
                <w:sdtPr>
                  <w:id w:val="1368536584"/>
                  <w:tag w:val="goog_rdk_538"/>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intento = intentoTestRepository.</w:t>
                    </w:r>
                  </w:ins>
                </w:sdtContent>
              </w:sdt>
              <w:ins w:author="DANLUIS ENRIQUE ROMANI MORA" w:id="2" w:date="2025-11-10T18:48:44Z">
                <w:sdt>
                  <w:sdtPr>
                    <w:id w:val="-1851464922"/>
                    <w:tag w:val="goog_rdk_53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findById</w:t>
                    </w:r>
                  </w:sdtContent>
                </w:sdt>
                <w:sdt>
                  <w:sdtPr>
                    <w:id w:val="-31262962"/>
                    <w:tag w:val="goog_rdk_54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sdt>
                  <w:sdtPr>
                    <w:id w:val="2103015249"/>
                    <w:tag w:val="goog_rdk_54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getIdIntento</w:t>
                    </w:r>
                  </w:sdtContent>
                </w:sdt>
                <w:sdt>
                  <w:sdtPr>
                    <w:id w:val="-1194897077"/>
                    <w:tag w:val="goog_rdk_54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804572241"/>
        <w:tag w:val="goog_rdk_556"/>
      </w:sdtPr>
      <w:sdtContent>
        <w:p w:rsidR="00000000" w:rsidDel="00000000" w:rsidP="00000000" w:rsidRDefault="00000000" w:rsidRPr="00000000" w14:paraId="000003D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745652817"/>
              <w:tag w:val="goog_rdk_544"/>
            </w:sdtPr>
            <w:sdtContent>
              <w:ins w:author="DANLUIS ENRIQUE ROMANI MORA" w:id="2" w:date="2025-11-10T18:48:44Z"/>
              <w:sdt>
                <w:sdtPr>
                  <w:id w:val="-933395910"/>
                  <w:tag w:val="goog_rdk_54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334069216"/>
                    <w:tag w:val="goog_rdk_546"/>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orElseThrow</w:t>
                    </w:r>
                  </w:sdtContent>
                </w:sdt>
                <w:sdt>
                  <w:sdtPr>
                    <w:id w:val="542599858"/>
                    <w:tag w:val="goog_rdk_54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676787710"/>
                    <w:tag w:val="goog_rdk_548"/>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-&gt;</w:t>
                    </w:r>
                  </w:sdtContent>
                </w:sdt>
                <w:sdt>
                  <w:sdtPr>
                    <w:id w:val="-1062963631"/>
                    <w:tag w:val="goog_rdk_54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491168631"/>
                    <w:tag w:val="goog_rdk_550"/>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489558027"/>
                    <w:tag w:val="goog_rdk_55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980948833"/>
                    <w:tag w:val="goog_rdk_552"/>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RuntimeException</w:t>
                    </w:r>
                  </w:sdtContent>
                </w:sdt>
                <w:sdt>
                  <w:sdtPr>
                    <w:id w:val="366625193"/>
                    <w:tag w:val="goog_rdk_55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766947055"/>
                    <w:tag w:val="goog_rdk_554"/>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"Intento no encontrado"</w:t>
                    </w:r>
                  </w:sdtContent>
                </w:sdt>
                <w:sdt>
                  <w:sdtPr>
                    <w:id w:val="-985022001"/>
                    <w:tag w:val="goog_rdk_555"/>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839595032"/>
        <w:tag w:val="goog_rdk_559"/>
      </w:sdtPr>
      <w:sdtContent>
        <w:p w:rsidR="00000000" w:rsidDel="00000000" w:rsidP="00000000" w:rsidRDefault="00000000" w:rsidRPr="00000000" w14:paraId="000003D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8dee9"/>
              <w:sz w:val="21"/>
              <w:szCs w:val="21"/>
              <w:rPrChange w:author="DANLUIS ENRIQUE ROMANI MORA" w:id="3" w:date="2025-11-10T18:48:44Z">
                <w:rPr>
                  <w:rFonts w:ascii="Consolas" w:cs="Consolas" w:eastAsia="Consolas" w:hAnsi="Consolas"/>
                  <w:sz w:val="21"/>
                  <w:szCs w:val="21"/>
                </w:rPr>
              </w:rPrChange>
            </w:rPr>
          </w:pPr>
          <w:sdt>
            <w:sdtPr>
              <w:id w:val="2098151889"/>
              <w:tag w:val="goog_rdk_557"/>
            </w:sdtPr>
            <w:sdtContent>
              <w:ins w:author="DANLUIS ENRIQUE ROMANI MORA" w:id="2" w:date="2025-11-10T18:48:44Z"/>
              <w:sdt>
                <w:sdtPr>
                  <w:id w:val="1285165971"/>
                  <w:tag w:val="goog_rdk_558"/>
                </w:sdtPr>
                <w:sdtContent>
                  <w:ins w:author="DANLUIS ENRIQUE ROMANI MORA" w:id="2" w:date="2025-11-10T18:48:44Z">
                    <w:r w:rsidDel="00000000" w:rsidR="00000000" w:rsidRPr="00000000">
                      <w:rPr>
                        <w:rtl w:val="0"/>
                      </w:rPr>
                    </w:r>
                  </w:ins>
                </w:sdtContent>
              </w:sdt>
              <w:ins w:author="DANLUIS ENRIQUE ROMANI MORA" w:id="2" w:date="2025-11-10T18:48:44Z"/>
            </w:sdtContent>
          </w:sdt>
        </w:p>
      </w:sdtContent>
    </w:sdt>
    <w:sdt>
      <w:sdtPr>
        <w:id w:val="775349813"/>
        <w:tag w:val="goog_rdk_566"/>
      </w:sdtPr>
      <w:sdtContent>
        <w:p w:rsidR="00000000" w:rsidDel="00000000" w:rsidP="00000000" w:rsidRDefault="00000000" w:rsidRPr="00000000" w14:paraId="000003D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2117270623"/>
              <w:tag w:val="goog_rdk_560"/>
            </w:sdtPr>
            <w:sdtContent>
              <w:ins w:author="DANLUIS ENRIQUE ROMANI MORA" w:id="2" w:date="2025-11-10T18:48:44Z"/>
              <w:sdt>
                <w:sdtPr>
                  <w:id w:val="1326697324"/>
                  <w:tag w:val="goog_rdk_561"/>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623862961"/>
                    <w:tag w:val="goog_rdk_562"/>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if</w:t>
                    </w:r>
                  </w:sdtContent>
                </w:sdt>
                <w:sdt>
                  <w:sdtPr>
                    <w:id w:val="754854824"/>
                    <w:tag w:val="goog_rdk_56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(request.</w:t>
                    </w:r>
                  </w:sdtContent>
                </w:sdt>
                <w:sdt>
                  <w:sdtPr>
                    <w:id w:val="1233934991"/>
                    <w:tag w:val="goog_rdk_564"/>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505471420"/>
                    <w:tag w:val="goog_rdk_565"/>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null) {</w:t>
                    </w:r>
                  </w:sdtContent>
                </w:sdt>
              </w:ins>
            </w:sdtContent>
          </w:sdt>
        </w:p>
      </w:sdtContent>
    </w:sdt>
    <w:sdt>
      <w:sdtPr>
        <w:id w:val="453222336"/>
        <w:tag w:val="goog_rdk_575"/>
      </w:sdtPr>
      <w:sdtContent>
        <w:p w:rsidR="00000000" w:rsidDel="00000000" w:rsidP="00000000" w:rsidRDefault="00000000" w:rsidRPr="00000000" w14:paraId="000003D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952587020"/>
              <w:tag w:val="goog_rdk_567"/>
            </w:sdtPr>
            <w:sdtContent>
              <w:ins w:author="DANLUIS ENRIQUE ROMANI MORA" w:id="2" w:date="2025-11-10T18:48:44Z"/>
              <w:sdt>
                <w:sdtPr>
                  <w:id w:val="-2071654539"/>
                  <w:tag w:val="goog_rdk_568"/>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427449119"/>
                    <w:tag w:val="goog_rdk_56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Integer</w:t>
                    </w:r>
                  </w:sdtContent>
                </w:sdt>
                <w:sdt>
                  <w:sdtPr>
                    <w:id w:val="-732951257"/>
                    <w:tag w:val="goog_rdk_57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alumnoIdDeIntento = intento.</w:t>
                    </w:r>
                  </w:sdtContent>
                </w:sdt>
                <w:sdt>
                  <w:sdtPr>
                    <w:id w:val="954088399"/>
                    <w:tag w:val="goog_rdk_57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getAlumno</w:t>
                    </w:r>
                  </w:sdtContent>
                </w:sdt>
                <w:sdt>
                  <w:sdtPr>
                    <w:id w:val="1905642689"/>
                    <w:tag w:val="goog_rdk_57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75545187"/>
                    <w:tag w:val="goog_rdk_57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693083397"/>
                    <w:tag w:val="goog_rdk_57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228041024"/>
        <w:tag w:val="goog_rdk_584"/>
      </w:sdtPr>
      <w:sdtContent>
        <w:p w:rsidR="00000000" w:rsidDel="00000000" w:rsidP="00000000" w:rsidRDefault="00000000" w:rsidRPr="00000000" w14:paraId="000003D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344799218"/>
              <w:tag w:val="goog_rdk_576"/>
            </w:sdtPr>
            <w:sdtContent>
              <w:ins w:author="DANLUIS ENRIQUE ROMANI MORA" w:id="2" w:date="2025-11-10T18:48:44Z"/>
              <w:sdt>
                <w:sdtPr>
                  <w:id w:val="-826186596"/>
                  <w:tag w:val="goog_rdk_57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676950797"/>
                    <w:tag w:val="goog_rdk_578"/>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if</w:t>
                    </w:r>
                  </w:sdtContent>
                </w:sdt>
                <w:sdt>
                  <w:sdtPr>
                    <w:id w:val="940489108"/>
                    <w:tag w:val="goog_rdk_57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(!alumnoIdDeIntento.</w:t>
                    </w:r>
                  </w:sdtContent>
                </w:sdt>
                <w:sdt>
                  <w:sdtPr>
                    <w:id w:val="-1915524455"/>
                    <w:tag w:val="goog_rdk_58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equals</w:t>
                    </w:r>
                  </w:sdtContent>
                </w:sdt>
                <w:sdt>
                  <w:sdtPr>
                    <w:id w:val="822545370"/>
                    <w:tag w:val="goog_rdk_58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sdt>
                  <w:sdtPr>
                    <w:id w:val="427055363"/>
                    <w:tag w:val="goog_rdk_582"/>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1170151654"/>
                    <w:tag w:val="goog_rdk_58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ins>
            </w:sdtContent>
          </w:sdt>
        </w:p>
      </w:sdtContent>
    </w:sdt>
    <w:sdt>
      <w:sdtPr>
        <w:id w:val="-1214241777"/>
        <w:tag w:val="goog_rdk_601"/>
      </w:sdtPr>
      <w:sdtContent>
        <w:p w:rsidR="00000000" w:rsidDel="00000000" w:rsidP="00000000" w:rsidRDefault="00000000" w:rsidRPr="00000000" w14:paraId="000003D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82502343"/>
              <w:tag w:val="goog_rdk_585"/>
            </w:sdtPr>
            <w:sdtContent>
              <w:ins w:author="DANLUIS ENRIQUE ROMANI MORA" w:id="2" w:date="2025-11-10T18:48:44Z"/>
              <w:sdt>
                <w:sdtPr>
                  <w:id w:val="285658397"/>
                  <w:tag w:val="goog_rdk_586"/>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884528653"/>
                    <w:tag w:val="goog_rdk_587"/>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throw</w:t>
                    </w:r>
                  </w:sdtContent>
                </w:sdt>
                <w:sdt>
                  <w:sdtPr>
                    <w:id w:val="912535813"/>
                    <w:tag w:val="goog_rdk_58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246702085"/>
                    <w:tag w:val="goog_rdk_589"/>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1765639925"/>
                    <w:tag w:val="goog_rdk_59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2093567605"/>
                    <w:tag w:val="goog_rdk_59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IllegalArgumentException</w:t>
                    </w:r>
                  </w:sdtContent>
                </w:sdt>
                <w:sdt>
                  <w:sdtPr>
                    <w:id w:val="1558763586"/>
                    <w:tag w:val="goog_rdk_59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2024617472"/>
                    <w:tag w:val="goog_rdk_593"/>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"El intento "</w:t>
                    </w:r>
                  </w:sdtContent>
                </w:sdt>
                <w:sdt>
                  <w:sdtPr>
                    <w:id w:val="1060191765"/>
                    <w:tag w:val="goog_rdk_59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request.</w:t>
                    </w:r>
                  </w:sdtContent>
                </w:sdt>
                <w:sdt>
                  <w:sdtPr>
                    <w:id w:val="-395826490"/>
                    <w:tag w:val="goog_rdk_595"/>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getIdIntento</w:t>
                    </w:r>
                  </w:sdtContent>
                </w:sdt>
                <w:sdt>
                  <w:sdtPr>
                    <w:id w:val="-2037518458"/>
                    <w:tag w:val="goog_rdk_59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w:t>
                    </w:r>
                  </w:sdtContent>
                </w:sdt>
                <w:sdt>
                  <w:sdtPr>
                    <w:id w:val="-202625895"/>
                    <w:tag w:val="goog_rdk_597"/>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 no pertenece al alumno "</w:t>
                    </w:r>
                  </w:sdtContent>
                </w:sdt>
                <w:sdt>
                  <w:sdtPr>
                    <w:id w:val="4121431"/>
                    <w:tag w:val="goog_rdk_59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request.</w:t>
                    </w:r>
                  </w:sdtContent>
                </w:sdt>
                <w:sdt>
                  <w:sdtPr>
                    <w:id w:val="1626927234"/>
                    <w:tag w:val="goog_rdk_59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1259753545"/>
                    <w:tag w:val="goog_rdk_60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2133951371"/>
        <w:tag w:val="goog_rdk_604"/>
      </w:sdtPr>
      <w:sdtContent>
        <w:p w:rsidR="00000000" w:rsidDel="00000000" w:rsidP="00000000" w:rsidRDefault="00000000" w:rsidRPr="00000000" w14:paraId="000003D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970329888"/>
              <w:tag w:val="goog_rdk_602"/>
            </w:sdtPr>
            <w:sdtContent>
              <w:ins w:author="DANLUIS ENRIQUE ROMANI MORA" w:id="2" w:date="2025-11-10T18:48:44Z"/>
              <w:sdt>
                <w:sdtPr>
                  <w:id w:val="-208740218"/>
                  <w:tag w:val="goog_rdk_603"/>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2009118628"/>
        <w:tag w:val="goog_rdk_607"/>
      </w:sdtPr>
      <w:sdtContent>
        <w:p w:rsidR="00000000" w:rsidDel="00000000" w:rsidP="00000000" w:rsidRDefault="00000000" w:rsidRPr="00000000" w14:paraId="000003D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528490179"/>
              <w:tag w:val="goog_rdk_605"/>
            </w:sdtPr>
            <w:sdtContent>
              <w:ins w:author="DANLUIS ENRIQUE ROMANI MORA" w:id="2" w:date="2025-11-10T18:48:44Z"/>
              <w:sdt>
                <w:sdtPr>
                  <w:id w:val="2103906928"/>
                  <w:tag w:val="goog_rdk_606"/>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1777349448"/>
        <w:tag w:val="goog_rdk_610"/>
      </w:sdtPr>
      <w:sdtContent>
        <w:p w:rsidR="00000000" w:rsidDel="00000000" w:rsidP="00000000" w:rsidRDefault="00000000" w:rsidRPr="00000000" w14:paraId="000003D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8dee9"/>
              <w:sz w:val="21"/>
              <w:szCs w:val="21"/>
              <w:rPrChange w:author="DANLUIS ENRIQUE ROMANI MORA" w:id="3" w:date="2025-11-10T18:48:44Z">
                <w:rPr>
                  <w:rFonts w:ascii="Consolas" w:cs="Consolas" w:eastAsia="Consolas" w:hAnsi="Consolas"/>
                  <w:sz w:val="21"/>
                  <w:szCs w:val="21"/>
                </w:rPr>
              </w:rPrChange>
            </w:rPr>
          </w:pPr>
          <w:sdt>
            <w:sdtPr>
              <w:id w:val="751948779"/>
              <w:tag w:val="goog_rdk_608"/>
            </w:sdtPr>
            <w:sdtContent>
              <w:ins w:author="DANLUIS ENRIQUE ROMANI MORA" w:id="2" w:date="2025-11-10T18:48:44Z"/>
              <w:sdt>
                <w:sdtPr>
                  <w:id w:val="-173203042"/>
                  <w:tag w:val="goog_rdk_609"/>
                </w:sdtPr>
                <w:sdtContent>
                  <w:ins w:author="DANLUIS ENRIQUE ROMANI MORA" w:id="2" w:date="2025-11-10T18:48:44Z">
                    <w:r w:rsidDel="00000000" w:rsidR="00000000" w:rsidRPr="00000000">
                      <w:rPr>
                        <w:rtl w:val="0"/>
                      </w:rPr>
                    </w:r>
                  </w:ins>
                </w:sdtContent>
              </w:sdt>
              <w:ins w:author="DANLUIS ENRIQUE ROMANI MORA" w:id="2" w:date="2025-11-10T18:48:44Z"/>
            </w:sdtContent>
          </w:sdt>
        </w:p>
      </w:sdtContent>
    </w:sdt>
    <w:sdt>
      <w:sdtPr>
        <w:id w:val="639974636"/>
        <w:tag w:val="goog_rdk_614"/>
      </w:sdtPr>
      <w:sdtContent>
        <w:p w:rsidR="00000000" w:rsidDel="00000000" w:rsidP="00000000" w:rsidRDefault="00000000" w:rsidRPr="00000000" w14:paraId="000003D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1628810950"/>
              <w:tag w:val="goog_rdk_611"/>
            </w:sdtPr>
            <w:sdtContent>
              <w:ins w:author="DANLUIS ENRIQUE ROMANI MORA" w:id="2" w:date="2025-11-10T18:48:44Z"/>
              <w:sdt>
                <w:sdtPr>
                  <w:id w:val="1245843241"/>
                  <w:tag w:val="goog_rdk_612"/>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572627009"/>
                    <w:tag w:val="goog_rdk_613"/>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Caso B: No envían idIntento, pero sí idAlumno → crear intento automáticamente</w:t>
                    </w:r>
                  </w:sdtContent>
                </w:sdt>
              </w:ins>
            </w:sdtContent>
          </w:sdt>
        </w:p>
      </w:sdtContent>
    </w:sdt>
    <w:sdt>
      <w:sdtPr>
        <w:id w:val="1303635988"/>
        <w:tag w:val="goog_rdk_623"/>
      </w:sdtPr>
      <w:sdtContent>
        <w:p w:rsidR="00000000" w:rsidDel="00000000" w:rsidP="00000000" w:rsidRDefault="00000000" w:rsidRPr="00000000" w14:paraId="000003D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307635745"/>
              <w:tag w:val="goog_rdk_615"/>
            </w:sdtPr>
            <w:sdtContent>
              <w:ins w:author="DANLUIS ENRIQUE ROMANI MORA" w:id="2" w:date="2025-11-10T18:48:44Z"/>
              <w:sdt>
                <w:sdtPr>
                  <w:id w:val="639188097"/>
                  <w:tag w:val="goog_rdk_616"/>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w:t>
                    </w:r>
                  </w:ins>
                </w:sdtContent>
              </w:sdt>
              <w:ins w:author="DANLUIS ENRIQUE ROMANI MORA" w:id="2" w:date="2025-11-10T18:48:44Z">
                <w:sdt>
                  <w:sdtPr>
                    <w:id w:val="-329096732"/>
                    <w:tag w:val="goog_rdk_617"/>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else</w:t>
                    </w:r>
                  </w:sdtContent>
                </w:sdt>
                <w:sdt>
                  <w:sdtPr>
                    <w:id w:val="-590116096"/>
                    <w:tag w:val="goog_rdk_61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509578722"/>
                    <w:tag w:val="goog_rdk_619"/>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if</w:t>
                    </w:r>
                  </w:sdtContent>
                </w:sdt>
                <w:sdt>
                  <w:sdtPr>
                    <w:id w:val="-711612689"/>
                    <w:tag w:val="goog_rdk_62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(request.</w:t>
                    </w:r>
                  </w:sdtContent>
                </w:sdt>
                <w:sdt>
                  <w:sdtPr>
                    <w:id w:val="-668285228"/>
                    <w:tag w:val="goog_rdk_62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325711474"/>
                    <w:tag w:val="goog_rdk_62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null) {</w:t>
                    </w:r>
                  </w:sdtContent>
                </w:sdt>
              </w:ins>
            </w:sdtContent>
          </w:sdt>
        </w:p>
      </w:sdtContent>
    </w:sdt>
    <w:sdt>
      <w:sdtPr>
        <w:id w:val="255472453"/>
        <w:tag w:val="goog_rdk_632"/>
      </w:sdtPr>
      <w:sdtContent>
        <w:p w:rsidR="00000000" w:rsidDel="00000000" w:rsidP="00000000" w:rsidRDefault="00000000" w:rsidRPr="00000000" w14:paraId="000003E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399481388"/>
              <w:tag w:val="goog_rdk_624"/>
            </w:sdtPr>
            <w:sdtContent>
              <w:ins w:author="DANLUIS ENRIQUE ROMANI MORA" w:id="2" w:date="2025-11-10T18:48:44Z"/>
              <w:sdt>
                <w:sdtPr>
                  <w:id w:val="-429722701"/>
                  <w:tag w:val="goog_rdk_62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395744137"/>
                    <w:tag w:val="goog_rdk_626"/>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Alumno</w:t>
                    </w:r>
                  </w:sdtContent>
                </w:sdt>
                <w:sdt>
                  <w:sdtPr>
                    <w:id w:val="-1769728662"/>
                    <w:tag w:val="goog_rdk_62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alumno = alumnoRepository.</w:t>
                    </w:r>
                  </w:sdtContent>
                </w:sdt>
                <w:sdt>
                  <w:sdtPr>
                    <w:id w:val="-730302094"/>
                    <w:tag w:val="goog_rdk_62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findById</w:t>
                    </w:r>
                  </w:sdtContent>
                </w:sdt>
                <w:sdt>
                  <w:sdtPr>
                    <w:id w:val="1035686623"/>
                    <w:tag w:val="goog_rdk_62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(request.</w:t>
                    </w:r>
                  </w:sdtContent>
                </w:sdt>
                <w:sdt>
                  <w:sdtPr>
                    <w:id w:val="-346697756"/>
                    <w:tag w:val="goog_rdk_63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getIdAlumno</w:t>
                    </w:r>
                  </w:sdtContent>
                </w:sdt>
                <w:sdt>
                  <w:sdtPr>
                    <w:id w:val="253907602"/>
                    <w:tag w:val="goog_rdk_63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788923830"/>
        <w:tag w:val="goog_rdk_645"/>
      </w:sdtPr>
      <w:sdtContent>
        <w:p w:rsidR="00000000" w:rsidDel="00000000" w:rsidP="00000000" w:rsidRDefault="00000000" w:rsidRPr="00000000" w14:paraId="000003E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669330056"/>
              <w:tag w:val="goog_rdk_633"/>
            </w:sdtPr>
            <w:sdtContent>
              <w:ins w:author="DANLUIS ENRIQUE ROMANI MORA" w:id="2" w:date="2025-11-10T18:48:44Z"/>
              <w:sdt>
                <w:sdtPr>
                  <w:id w:val="-285824030"/>
                  <w:tag w:val="goog_rdk_63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556432114"/>
                    <w:tag w:val="goog_rdk_635"/>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orElseThrow</w:t>
                    </w:r>
                  </w:sdtContent>
                </w:sdt>
                <w:sdt>
                  <w:sdtPr>
                    <w:id w:val="1978115237"/>
                    <w:tag w:val="goog_rdk_63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615404994"/>
                    <w:tag w:val="goog_rdk_637"/>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-&gt;</w:t>
                    </w:r>
                  </w:sdtContent>
                </w:sdt>
                <w:sdt>
                  <w:sdtPr>
                    <w:id w:val="-1406811884"/>
                    <w:tag w:val="goog_rdk_63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2142989841"/>
                    <w:tag w:val="goog_rdk_639"/>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168194752"/>
                    <w:tag w:val="goog_rdk_64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986389126"/>
                    <w:tag w:val="goog_rdk_641"/>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RuntimeException</w:t>
                    </w:r>
                  </w:sdtContent>
                </w:sdt>
                <w:sdt>
                  <w:sdtPr>
                    <w:id w:val="1316765886"/>
                    <w:tag w:val="goog_rdk_64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297010335"/>
                    <w:tag w:val="goog_rdk_643"/>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"Alumno no encontrado"</w:t>
                    </w:r>
                  </w:sdtContent>
                </w:sdt>
                <w:sdt>
                  <w:sdtPr>
                    <w:id w:val="-286503499"/>
                    <w:tag w:val="goog_rdk_64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586170394"/>
        <w:tag w:val="goog_rdk_648"/>
      </w:sdtPr>
      <w:sdtContent>
        <w:p w:rsidR="00000000" w:rsidDel="00000000" w:rsidP="00000000" w:rsidRDefault="00000000" w:rsidRPr="00000000" w14:paraId="000003E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8dee9"/>
              <w:sz w:val="21"/>
              <w:szCs w:val="21"/>
              <w:rPrChange w:author="DANLUIS ENRIQUE ROMANI MORA" w:id="3" w:date="2025-11-10T18:48:44Z">
                <w:rPr>
                  <w:rFonts w:ascii="Consolas" w:cs="Consolas" w:eastAsia="Consolas" w:hAnsi="Consolas"/>
                  <w:sz w:val="21"/>
                  <w:szCs w:val="21"/>
                </w:rPr>
              </w:rPrChange>
            </w:rPr>
          </w:pPr>
          <w:sdt>
            <w:sdtPr>
              <w:id w:val="-455631605"/>
              <w:tag w:val="goog_rdk_646"/>
            </w:sdtPr>
            <w:sdtContent>
              <w:ins w:author="DANLUIS ENRIQUE ROMANI MORA" w:id="2" w:date="2025-11-10T18:48:44Z"/>
              <w:sdt>
                <w:sdtPr>
                  <w:id w:val="-1709363019"/>
                  <w:tag w:val="goog_rdk_647"/>
                </w:sdtPr>
                <w:sdtContent>
                  <w:ins w:author="DANLUIS ENRIQUE ROMANI MORA" w:id="2" w:date="2025-11-10T18:48:44Z">
                    <w:r w:rsidDel="00000000" w:rsidR="00000000" w:rsidRPr="00000000">
                      <w:rPr>
                        <w:rtl w:val="0"/>
                      </w:rPr>
                    </w:r>
                  </w:ins>
                </w:sdtContent>
              </w:sdt>
              <w:ins w:author="DANLUIS ENRIQUE ROMANI MORA" w:id="2" w:date="2025-11-10T18:48:44Z"/>
            </w:sdtContent>
          </w:sdt>
        </w:p>
      </w:sdtContent>
    </w:sdt>
    <w:sdt>
      <w:sdtPr>
        <w:id w:val="1947659601"/>
        <w:tag w:val="goog_rdk_655"/>
      </w:sdtPr>
      <w:sdtContent>
        <w:p w:rsidR="00000000" w:rsidDel="00000000" w:rsidP="00000000" w:rsidRDefault="00000000" w:rsidRPr="00000000" w14:paraId="000003E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517653721"/>
              <w:tag w:val="goog_rdk_649"/>
            </w:sdtPr>
            <w:sdtContent>
              <w:ins w:author="DANLUIS ENRIQUE ROMANI MORA" w:id="2" w:date="2025-11-10T18:48:44Z"/>
              <w:sdt>
                <w:sdtPr>
                  <w:id w:val="-699354974"/>
                  <w:tag w:val="goog_rdk_65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intento = </w:t>
                    </w:r>
                  </w:ins>
                </w:sdtContent>
              </w:sdt>
              <w:ins w:author="DANLUIS ENRIQUE ROMANI MORA" w:id="2" w:date="2025-11-10T18:48:44Z">
                <w:sdt>
                  <w:sdtPr>
                    <w:id w:val="-1007346451"/>
                    <w:tag w:val="goog_rdk_651"/>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357850089"/>
                    <w:tag w:val="goog_rdk_65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363881750"/>
                    <w:tag w:val="goog_rdk_65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IntentoTest</w:t>
                    </w:r>
                  </w:sdtContent>
                </w:sdt>
                <w:sdt>
                  <w:sdtPr>
                    <w:id w:val="-473004180"/>
                    <w:tag w:val="goog_rdk_65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44664506"/>
        <w:tag w:val="goog_rdk_660"/>
      </w:sdtPr>
      <w:sdtContent>
        <w:p w:rsidR="00000000" w:rsidDel="00000000" w:rsidP="00000000" w:rsidRDefault="00000000" w:rsidRPr="00000000" w14:paraId="000003E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633362944"/>
              <w:tag w:val="goog_rdk_656"/>
            </w:sdtPr>
            <w:sdtContent>
              <w:ins w:author="DANLUIS ENRIQUE ROMANI MORA" w:id="2" w:date="2025-11-10T18:48:44Z"/>
              <w:sdt>
                <w:sdtPr>
                  <w:id w:val="1073582819"/>
                  <w:tag w:val="goog_rdk_65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intento.</w:t>
                    </w:r>
                  </w:ins>
                </w:sdtContent>
              </w:sdt>
              <w:ins w:author="DANLUIS ENRIQUE ROMANI MORA" w:id="2" w:date="2025-11-10T18:48:44Z">
                <w:sdt>
                  <w:sdtPr>
                    <w:id w:val="1848913468"/>
                    <w:tag w:val="goog_rdk_65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setAlumno</w:t>
                    </w:r>
                  </w:sdtContent>
                </w:sdt>
                <w:sdt>
                  <w:sdtPr>
                    <w:id w:val="187987769"/>
                    <w:tag w:val="goog_rdk_65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(alumno);</w:t>
                    </w:r>
                  </w:sdtContent>
                </w:sdt>
              </w:ins>
            </w:sdtContent>
          </w:sdt>
        </w:p>
      </w:sdtContent>
    </w:sdt>
    <w:sdt>
      <w:sdtPr>
        <w:id w:val="-1976325210"/>
        <w:tag w:val="goog_rdk_665"/>
      </w:sdtPr>
      <w:sdtContent>
        <w:p w:rsidR="00000000" w:rsidDel="00000000" w:rsidP="00000000" w:rsidRDefault="00000000" w:rsidRPr="00000000" w14:paraId="000003E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541628699"/>
              <w:tag w:val="goog_rdk_661"/>
            </w:sdtPr>
            <w:sdtContent>
              <w:ins w:author="DANLUIS ENRIQUE ROMANI MORA" w:id="2" w:date="2025-11-10T18:48:44Z"/>
              <w:sdt>
                <w:sdtPr>
                  <w:id w:val="-748957929"/>
                  <w:tag w:val="goog_rdk_662"/>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intento = intentoTestRepository.</w:t>
                    </w:r>
                  </w:ins>
                </w:sdtContent>
              </w:sdt>
              <w:ins w:author="DANLUIS ENRIQUE ROMANI MORA" w:id="2" w:date="2025-11-10T18:48:44Z">
                <w:sdt>
                  <w:sdtPr>
                    <w:id w:val="-165056274"/>
                    <w:tag w:val="goog_rdk_66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save</w:t>
                    </w:r>
                  </w:sdtContent>
                </w:sdt>
                <w:sdt>
                  <w:sdtPr>
                    <w:id w:val="2052877769"/>
                    <w:tag w:val="goog_rdk_66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(intento);</w:t>
                    </w:r>
                  </w:sdtContent>
                </w:sdt>
              </w:ins>
            </w:sdtContent>
          </w:sdt>
        </w:p>
      </w:sdtContent>
    </w:sdt>
    <w:sdt>
      <w:sdtPr>
        <w:id w:val="-1159994513"/>
        <w:tag w:val="goog_rdk_668"/>
      </w:sdtPr>
      <w:sdtContent>
        <w:p w:rsidR="00000000" w:rsidDel="00000000" w:rsidP="00000000" w:rsidRDefault="00000000" w:rsidRPr="00000000" w14:paraId="000003E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8dee9"/>
              <w:sz w:val="21"/>
              <w:szCs w:val="21"/>
              <w:rPrChange w:author="DANLUIS ENRIQUE ROMANI MORA" w:id="3" w:date="2025-11-10T18:48:44Z">
                <w:rPr>
                  <w:rFonts w:ascii="Consolas" w:cs="Consolas" w:eastAsia="Consolas" w:hAnsi="Consolas"/>
                  <w:sz w:val="21"/>
                  <w:szCs w:val="21"/>
                </w:rPr>
              </w:rPrChange>
            </w:rPr>
          </w:pPr>
          <w:sdt>
            <w:sdtPr>
              <w:id w:val="-1522557292"/>
              <w:tag w:val="goog_rdk_666"/>
            </w:sdtPr>
            <w:sdtContent>
              <w:ins w:author="DANLUIS ENRIQUE ROMANI MORA" w:id="2" w:date="2025-11-10T18:48:44Z"/>
              <w:sdt>
                <w:sdtPr>
                  <w:id w:val="1215692506"/>
                  <w:tag w:val="goog_rdk_667"/>
                </w:sdtPr>
                <w:sdtContent>
                  <w:ins w:author="DANLUIS ENRIQUE ROMANI MORA" w:id="2" w:date="2025-11-10T18:48:44Z">
                    <w:r w:rsidDel="00000000" w:rsidR="00000000" w:rsidRPr="00000000">
                      <w:rPr>
                        <w:rtl w:val="0"/>
                      </w:rPr>
                    </w:r>
                  </w:ins>
                </w:sdtContent>
              </w:sdt>
              <w:ins w:author="DANLUIS ENRIQUE ROMANI MORA" w:id="2" w:date="2025-11-10T18:48:44Z"/>
            </w:sdtContent>
          </w:sdt>
        </w:p>
      </w:sdtContent>
    </w:sdt>
    <w:sdt>
      <w:sdtPr>
        <w:id w:val="1691675620"/>
        <w:tag w:val="goog_rdk_673"/>
      </w:sdtPr>
      <w:sdtContent>
        <w:p w:rsidR="00000000" w:rsidDel="00000000" w:rsidP="00000000" w:rsidRDefault="00000000" w:rsidRPr="00000000" w14:paraId="000003E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721383748"/>
              <w:tag w:val="goog_rdk_669"/>
            </w:sdtPr>
            <w:sdtContent>
              <w:ins w:author="DANLUIS ENRIQUE ROMANI MORA" w:id="2" w:date="2025-11-10T18:48:44Z"/>
              <w:sdt>
                <w:sdtPr>
                  <w:id w:val="-387269318"/>
                  <w:tag w:val="goog_rdk_67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w:t>
                    </w:r>
                  </w:ins>
                </w:sdtContent>
              </w:sdt>
              <w:ins w:author="DANLUIS ENRIQUE ROMANI MORA" w:id="2" w:date="2025-11-10T18:48:44Z">
                <w:sdt>
                  <w:sdtPr>
                    <w:id w:val="146744171"/>
                    <w:tag w:val="goog_rdk_671"/>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else</w:t>
                    </w:r>
                  </w:sdtContent>
                </w:sdt>
                <w:sdt>
                  <w:sdtPr>
                    <w:id w:val="493632216"/>
                    <w:tag w:val="goog_rdk_67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ins>
            </w:sdtContent>
          </w:sdt>
        </w:p>
      </w:sdtContent>
    </w:sdt>
    <w:sdt>
      <w:sdtPr>
        <w:id w:val="-823957742"/>
        <w:tag w:val="goog_rdk_677"/>
      </w:sdtPr>
      <w:sdtContent>
        <w:p w:rsidR="00000000" w:rsidDel="00000000" w:rsidP="00000000" w:rsidRDefault="00000000" w:rsidRPr="00000000" w14:paraId="000003E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1659689337"/>
              <w:tag w:val="goog_rdk_674"/>
            </w:sdtPr>
            <w:sdtContent>
              <w:ins w:author="DANLUIS ENRIQUE ROMANI MORA" w:id="2" w:date="2025-11-10T18:48:44Z"/>
              <w:sdt>
                <w:sdtPr>
                  <w:id w:val="1787952433"/>
                  <w:tag w:val="goog_rdk_67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824810090"/>
                    <w:tag w:val="goog_rdk_676"/>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No se envió ni idIntento ni idAlumno</w:t>
                    </w:r>
                  </w:sdtContent>
                </w:sdt>
              </w:ins>
            </w:sdtContent>
          </w:sdt>
        </w:p>
      </w:sdtContent>
    </w:sdt>
    <w:sdt>
      <w:sdtPr>
        <w:id w:val="-828667745"/>
        <w:tag w:val="goog_rdk_688"/>
      </w:sdtPr>
      <w:sdtContent>
        <w:p w:rsidR="00000000" w:rsidDel="00000000" w:rsidP="00000000" w:rsidRDefault="00000000" w:rsidRPr="00000000" w14:paraId="000003E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515611686"/>
              <w:tag w:val="goog_rdk_678"/>
            </w:sdtPr>
            <w:sdtContent>
              <w:ins w:author="DANLUIS ENRIQUE ROMANI MORA" w:id="2" w:date="2025-11-10T18:48:44Z"/>
              <w:sdt>
                <w:sdtPr>
                  <w:id w:val="1789955292"/>
                  <w:tag w:val="goog_rdk_679"/>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652330192"/>
                    <w:tag w:val="goog_rdk_680"/>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throw</w:t>
                    </w:r>
                  </w:sdtContent>
                </w:sdt>
                <w:sdt>
                  <w:sdtPr>
                    <w:id w:val="-1961505147"/>
                    <w:tag w:val="goog_rdk_68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671963061"/>
                    <w:tag w:val="goog_rdk_682"/>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1785502553"/>
                    <w:tag w:val="goog_rdk_68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903191407"/>
                    <w:tag w:val="goog_rdk_684"/>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IllegalArgumentException</w:t>
                    </w:r>
                  </w:sdtContent>
                </w:sdt>
                <w:sdt>
                  <w:sdtPr>
                    <w:id w:val="-363921731"/>
                    <w:tag w:val="goog_rdk_685"/>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459619048"/>
                    <w:tag w:val="goog_rdk_686"/>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"Debe enviar idIntento o idAlumno"</w:t>
                    </w:r>
                  </w:sdtContent>
                </w:sdt>
                <w:sdt>
                  <w:sdtPr>
                    <w:id w:val="2132796979"/>
                    <w:tag w:val="goog_rdk_687"/>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975277787"/>
        <w:tag w:val="goog_rdk_691"/>
      </w:sdtPr>
      <w:sdtContent>
        <w:p w:rsidR="00000000" w:rsidDel="00000000" w:rsidP="00000000" w:rsidRDefault="00000000" w:rsidRPr="00000000" w14:paraId="000003E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578849066"/>
              <w:tag w:val="goog_rdk_689"/>
            </w:sdtPr>
            <w:sdtContent>
              <w:ins w:author="DANLUIS ENRIQUE ROMANI MORA" w:id="2" w:date="2025-11-10T18:48:44Z"/>
              <w:sdt>
                <w:sdtPr>
                  <w:id w:val="1589971291"/>
                  <w:tag w:val="goog_rdk_69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1701866361"/>
        <w:tag w:val="goog_rdk_694"/>
      </w:sdtPr>
      <w:sdtContent>
        <w:p w:rsidR="00000000" w:rsidDel="00000000" w:rsidP="00000000" w:rsidRDefault="00000000" w:rsidRPr="00000000" w14:paraId="000003E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2086611355"/>
              <w:tag w:val="goog_rdk_692"/>
            </w:sdtPr>
            <w:sdtContent>
              <w:ins w:author="DANLUIS ENRIQUE ROMANI MORA" w:id="2" w:date="2025-11-10T18:48:44Z"/>
              <w:sdt>
                <w:sdtPr>
                  <w:id w:val="2106788917"/>
                  <w:tag w:val="goog_rdk_693"/>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1373819207"/>
        <w:tag w:val="goog_rdk_698"/>
      </w:sdtPr>
      <w:sdtContent>
        <w:p w:rsidR="00000000" w:rsidDel="00000000" w:rsidP="00000000" w:rsidRDefault="00000000" w:rsidRPr="00000000" w14:paraId="000003E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1582920160"/>
              <w:tag w:val="goog_rdk_695"/>
            </w:sdtPr>
            <w:sdtContent>
              <w:ins w:author="DANLUIS ENRIQUE ROMANI MORA" w:id="2" w:date="2025-11-10T18:48:44Z"/>
              <w:sdt>
                <w:sdtPr>
                  <w:id w:val="-1356816933"/>
                  <w:tag w:val="goog_rdk_696"/>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623760110"/>
                    <w:tag w:val="goog_rdk_697"/>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Guardar cada resultado.</w:t>
                    </w:r>
                  </w:sdtContent>
                </w:sdt>
              </w:ins>
            </w:sdtContent>
          </w:sdt>
        </w:p>
      </w:sdtContent>
    </w:sdt>
    <w:sdt>
      <w:sdtPr>
        <w:id w:val="-238245152"/>
        <w:tag w:val="goog_rdk_711"/>
      </w:sdtPr>
      <w:sdtContent>
        <w:p w:rsidR="00000000" w:rsidDel="00000000" w:rsidP="00000000" w:rsidRDefault="00000000" w:rsidRPr="00000000" w14:paraId="000003E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480631936"/>
              <w:tag w:val="goog_rdk_699"/>
            </w:sdtPr>
            <w:sdtContent>
              <w:ins w:author="DANLUIS ENRIQUE ROMANI MORA" w:id="2" w:date="2025-11-10T18:48:44Z"/>
              <w:sdt>
                <w:sdtPr>
                  <w:id w:val="994526741"/>
                  <w:tag w:val="goog_rdk_700"/>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949617274"/>
                    <w:tag w:val="goog_rdk_701"/>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for</w:t>
                    </w:r>
                  </w:sdtContent>
                </w:sdt>
                <w:sdt>
                  <w:sdtPr>
                    <w:id w:val="-1699848942"/>
                    <w:tag w:val="goog_rdk_70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244178032"/>
                    <w:tag w:val="goog_rdk_70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CrearResultadosRequest</w:t>
                    </w:r>
                  </w:sdtContent>
                </w:sdt>
                <w:sdt>
                  <w:sdtPr>
                    <w:id w:val="264526631"/>
                    <w:tag w:val="goog_rdk_70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801134559"/>
                    <w:tag w:val="goog_rdk_705"/>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ResultadoRequest</w:t>
                    </w:r>
                  </w:sdtContent>
                </w:sdt>
                <w:sdt>
                  <w:sdtPr>
                    <w:id w:val="2128507757"/>
                    <w:tag w:val="goog_rdk_70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resultadoRequest </w:t>
                    </w:r>
                  </w:sdtContent>
                </w:sdt>
                <w:sdt>
                  <w:sdtPr>
                    <w:id w:val="-84060330"/>
                    <w:tag w:val="goog_rdk_707"/>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86516961"/>
                    <w:tag w:val="goog_rdk_70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request.</w:t>
                    </w:r>
                  </w:sdtContent>
                </w:sdt>
                <w:sdt>
                  <w:sdtPr>
                    <w:id w:val="-141616130"/>
                    <w:tag w:val="goog_rdk_70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getResultados</w:t>
                    </w:r>
                  </w:sdtContent>
                </w:sdt>
                <w:sdt>
                  <w:sdtPr>
                    <w:id w:val="972854777"/>
                    <w:tag w:val="goog_rdk_71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ins>
            </w:sdtContent>
          </w:sdt>
        </w:p>
      </w:sdtContent>
    </w:sdt>
    <w:sdt>
      <w:sdtPr>
        <w:id w:val="270885951"/>
        <w:tag w:val="goog_rdk_715"/>
      </w:sdtPr>
      <w:sdtContent>
        <w:p w:rsidR="00000000" w:rsidDel="00000000" w:rsidP="00000000" w:rsidRDefault="00000000" w:rsidRPr="00000000" w14:paraId="000003E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1784642377"/>
              <w:tag w:val="goog_rdk_712"/>
            </w:sdtPr>
            <w:sdtContent>
              <w:ins w:author="DANLUIS ENRIQUE ROMANI MORA" w:id="2" w:date="2025-11-10T18:48:44Z"/>
              <w:sdt>
                <w:sdtPr>
                  <w:id w:val="348852490"/>
                  <w:tag w:val="goog_rdk_713"/>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542341019"/>
                    <w:tag w:val="goog_rdk_714"/>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Verificar que el tipo de inteligencia existe</w:t>
                    </w:r>
                  </w:sdtContent>
                </w:sdt>
              </w:ins>
            </w:sdtContent>
          </w:sdt>
        </w:p>
      </w:sdtContent>
    </w:sdt>
    <w:sdt>
      <w:sdtPr>
        <w:id w:val="2142066900"/>
        <w:tag w:val="goog_rdk_724"/>
      </w:sdtPr>
      <w:sdtContent>
        <w:p w:rsidR="00000000" w:rsidDel="00000000" w:rsidP="00000000" w:rsidRDefault="00000000" w:rsidRPr="00000000" w14:paraId="000003E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595910523"/>
              <w:tag w:val="goog_rdk_716"/>
            </w:sdtPr>
            <w:sdtContent>
              <w:ins w:author="DANLUIS ENRIQUE ROMANI MORA" w:id="2" w:date="2025-11-10T18:48:44Z"/>
              <w:sdt>
                <w:sdtPr>
                  <w:id w:val="1050174334"/>
                  <w:tag w:val="goog_rdk_71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742639324"/>
                    <w:tag w:val="goog_rdk_71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TipoInteligencia</w:t>
                    </w:r>
                  </w:sdtContent>
                </w:sdt>
                <w:sdt>
                  <w:sdtPr>
                    <w:id w:val="-1655330176"/>
                    <w:tag w:val="goog_rdk_71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tipoInteligencia = tipoInteligenciaRepository.</w:t>
                    </w:r>
                  </w:sdtContent>
                </w:sdt>
                <w:sdt>
                  <w:sdtPr>
                    <w:id w:val="2036541234"/>
                    <w:tag w:val="goog_rdk_72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findById</w:t>
                    </w:r>
                  </w:sdtContent>
                </w:sdt>
                <w:sdt>
                  <w:sdtPr>
                    <w:id w:val="-528138917"/>
                    <w:tag w:val="goog_rdk_72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(resultadoRequest.</w:t>
                    </w:r>
                  </w:sdtContent>
                </w:sdt>
                <w:sdt>
                  <w:sdtPr>
                    <w:id w:val="-1478449506"/>
                    <w:tag w:val="goog_rdk_722"/>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getIdInteligencia</w:t>
                    </w:r>
                  </w:sdtContent>
                </w:sdt>
                <w:sdt>
                  <w:sdtPr>
                    <w:id w:val="2024749510"/>
                    <w:tag w:val="goog_rdk_723"/>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607357200"/>
        <w:tag w:val="goog_rdk_739"/>
      </w:sdtPr>
      <w:sdtContent>
        <w:p w:rsidR="00000000" w:rsidDel="00000000" w:rsidP="00000000" w:rsidRDefault="00000000" w:rsidRPr="00000000" w14:paraId="000003F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007190461"/>
              <w:tag w:val="goog_rdk_725"/>
            </w:sdtPr>
            <w:sdtContent>
              <w:ins w:author="DANLUIS ENRIQUE ROMANI MORA" w:id="2" w:date="2025-11-10T18:48:44Z"/>
              <w:sdt>
                <w:sdtPr>
                  <w:id w:val="-406253464"/>
                  <w:tag w:val="goog_rdk_726"/>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503097598"/>
                    <w:tag w:val="goog_rdk_727"/>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orElseThrow</w:t>
                    </w:r>
                  </w:sdtContent>
                </w:sdt>
                <w:sdt>
                  <w:sdtPr>
                    <w:id w:val="1697309676"/>
                    <w:tag w:val="goog_rdk_72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227281006"/>
                    <w:tag w:val="goog_rdk_729"/>
                  </w:sdtPr>
                  <w:sdtContent>
                    <w:r w:rsidDel="00000000" w:rsidR="00000000" w:rsidRPr="00000000">
                      <w:rPr>
                        <w:rFonts w:ascii="Consolas" w:cs="Consolas" w:eastAsia="Consolas" w:hAnsi="Consolas"/>
                        <w:color w:val="82d2ce"/>
                        <w:sz w:val="21"/>
                        <w:szCs w:val="21"/>
                        <w:rtl w:val="0"/>
                        <w:rPrChange w:author="DANLUIS ENRIQUE ROMANI MORA" w:id="3" w:date="2025-11-10T18:48:44Z">
                          <w:rPr>
                            <w:rFonts w:ascii="Consolas" w:cs="Consolas" w:eastAsia="Consolas" w:hAnsi="Consolas"/>
                            <w:sz w:val="21"/>
                            <w:szCs w:val="21"/>
                          </w:rPr>
                        </w:rPrChange>
                      </w:rPr>
                      <w:t xml:space="preserve">-&gt;</w:t>
                    </w:r>
                  </w:sdtContent>
                </w:sdt>
                <w:sdt>
                  <w:sdtPr>
                    <w:id w:val="250919974"/>
                    <w:tag w:val="goog_rdk_73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86861420"/>
                    <w:tag w:val="goog_rdk_731"/>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1353340482"/>
                    <w:tag w:val="goog_rdk_73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701922981"/>
                    <w:tag w:val="goog_rdk_73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RuntimeException</w:t>
                    </w:r>
                  </w:sdtContent>
                </w:sdt>
                <w:sdt>
                  <w:sdtPr>
                    <w:id w:val="1126703861"/>
                    <w:tag w:val="goog_rdk_73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sdt>
                  <w:sdtPr>
                    <w:id w:val="-1504358144"/>
                    <w:tag w:val="goog_rdk_735"/>
                  </w:sdtPr>
                  <w:sdtContent>
                    <w:r w:rsidDel="00000000" w:rsidR="00000000" w:rsidRPr="00000000">
                      <w:rPr>
                        <w:rFonts w:ascii="Consolas" w:cs="Consolas" w:eastAsia="Consolas" w:hAnsi="Consolas"/>
                        <w:color w:val="e394dc"/>
                        <w:sz w:val="21"/>
                        <w:szCs w:val="21"/>
                        <w:rtl w:val="0"/>
                        <w:rPrChange w:author="DANLUIS ENRIQUE ROMANI MORA" w:id="3" w:date="2025-11-10T18:48:44Z">
                          <w:rPr>
                            <w:rFonts w:ascii="Consolas" w:cs="Consolas" w:eastAsia="Consolas" w:hAnsi="Consolas"/>
                            <w:sz w:val="21"/>
                            <w:szCs w:val="21"/>
                          </w:rPr>
                        </w:rPrChange>
                      </w:rPr>
                      <w:t xml:space="preserve">"Tipo de inteligencia no encontrado: "</w:t>
                    </w:r>
                  </w:sdtContent>
                </w:sdt>
                <w:sdt>
                  <w:sdtPr>
                    <w:id w:val="1201283478"/>
                    <w:tag w:val="goog_rdk_736"/>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 resultadoRequest.</w:t>
                    </w:r>
                  </w:sdtContent>
                </w:sdt>
                <w:sdt>
                  <w:sdtPr>
                    <w:id w:val="-417340686"/>
                    <w:tag w:val="goog_rdk_737"/>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getIdInteligencia</w:t>
                    </w:r>
                  </w:sdtContent>
                </w:sdt>
                <w:sdt>
                  <w:sdtPr>
                    <w:id w:val="-68577300"/>
                    <w:tag w:val="goog_rdk_738"/>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233416196"/>
        <w:tag w:val="goog_rdk_742"/>
      </w:sdtPr>
      <w:sdtContent>
        <w:p w:rsidR="00000000" w:rsidDel="00000000" w:rsidP="00000000" w:rsidRDefault="00000000" w:rsidRPr="00000000" w14:paraId="000003F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118616194"/>
              <w:tag w:val="goog_rdk_740"/>
            </w:sdtPr>
            <w:sdtContent>
              <w:ins w:author="DANLUIS ENRIQUE ROMANI MORA" w:id="2" w:date="2025-11-10T18:48:44Z"/>
              <w:sdt>
                <w:sdtPr>
                  <w:id w:val="1698186076"/>
                  <w:tag w:val="goog_rdk_741"/>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513734164"/>
        <w:tag w:val="goog_rdk_746"/>
      </w:sdtPr>
      <w:sdtContent>
        <w:p w:rsidR="00000000" w:rsidDel="00000000" w:rsidP="00000000" w:rsidRDefault="00000000" w:rsidRPr="00000000" w14:paraId="000003F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i w:val="1"/>
              <w:iCs w:val="1"/>
              <w:color w:val="ffffff"/>
              <w:sz w:val="21"/>
              <w:szCs w:val="21"/>
              <w:rPrChange w:author="DANLUIS ENRIQUE ROMANI MORA" w:id="3" w:date="2025-11-10T18:48:44Z">
                <w:rPr>
                  <w:rFonts w:ascii="Consolas" w:cs="Consolas" w:eastAsia="Consolas" w:hAnsi="Consolas"/>
                  <w:sz w:val="21"/>
                  <w:szCs w:val="21"/>
                </w:rPr>
              </w:rPrChange>
            </w:rPr>
          </w:pPr>
          <w:sdt>
            <w:sdtPr>
              <w:id w:val="-911928581"/>
              <w:tag w:val="goog_rdk_743"/>
            </w:sdtPr>
            <w:sdtContent>
              <w:ins w:author="DANLUIS ENRIQUE ROMANI MORA" w:id="2" w:date="2025-11-10T18:48:44Z"/>
              <w:sdt>
                <w:sdtPr>
                  <w:id w:val="-693446718"/>
                  <w:tag w:val="goog_rdk_74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591080191"/>
                    <w:tag w:val="goog_rdk_745"/>
                  </w:sdtPr>
                  <w:sdtContent>
                    <w:r w:rsidDel="00000000" w:rsidR="00000000" w:rsidRPr="00000000">
                      <w:rPr>
                        <w:rFonts w:ascii="Consolas" w:cs="Consolas" w:eastAsia="Consolas" w:hAnsi="Consolas"/>
                        <w:i w:val="1"/>
                        <w:iCs w:val="1"/>
                        <w:color w:val="ffffff"/>
                        <w:sz w:val="21"/>
                        <w:szCs w:val="21"/>
                        <w:rtl w:val="0"/>
                        <w:rPrChange w:author="DANLUIS ENRIQUE ROMANI MORA" w:id="3" w:date="2025-11-10T18:48:44Z">
                          <w:rPr>
                            <w:rFonts w:ascii="Consolas" w:cs="Consolas" w:eastAsia="Consolas" w:hAnsi="Consolas"/>
                            <w:sz w:val="21"/>
                            <w:szCs w:val="21"/>
                          </w:rPr>
                        </w:rPrChange>
                      </w:rPr>
                      <w:t xml:space="preserve">// Crear y guardar el resultado</w:t>
                    </w:r>
                  </w:sdtContent>
                </w:sdt>
              </w:ins>
            </w:sdtContent>
          </w:sdt>
        </w:p>
      </w:sdtContent>
    </w:sdt>
    <w:sdt>
      <w:sdtPr>
        <w:id w:val="1305130729"/>
        <w:tag w:val="goog_rdk_755"/>
      </w:sdtPr>
      <w:sdtContent>
        <w:p w:rsidR="00000000" w:rsidDel="00000000" w:rsidP="00000000" w:rsidRDefault="00000000" w:rsidRPr="00000000" w14:paraId="000003F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574527830"/>
              <w:tag w:val="goog_rdk_747"/>
            </w:sdtPr>
            <w:sdtContent>
              <w:ins w:author="DANLUIS ENRIQUE ROMANI MORA" w:id="2" w:date="2025-11-10T18:48:44Z"/>
              <w:sdt>
                <w:sdtPr>
                  <w:id w:val="-50871520"/>
                  <w:tag w:val="goog_rdk_748"/>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
                  <w:sdtPr>
                    <w:id w:val="1440676442"/>
                    <w:tag w:val="goog_rdk_749"/>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ResultadoTest</w:t>
                    </w:r>
                  </w:sdtContent>
                </w:sdt>
                <w:sdt>
                  <w:sdtPr>
                    <w:id w:val="1297616819"/>
                    <w:tag w:val="goog_rdk_750"/>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 = </w:t>
                    </w:r>
                  </w:sdtContent>
                </w:sdt>
                <w:sdt>
                  <w:sdtPr>
                    <w:id w:val="-1030704229"/>
                    <w:tag w:val="goog_rdk_751"/>
                  </w:sdtPr>
                  <w:sdtContent>
                    <w:r w:rsidDel="00000000" w:rsidR="00000000" w:rsidRPr="00000000">
                      <w:rPr>
                        <w:rFonts w:ascii="Consolas" w:cs="Consolas" w:eastAsia="Consolas" w:hAnsi="Consolas"/>
                        <w:color w:val="83d6c5"/>
                        <w:sz w:val="21"/>
                        <w:szCs w:val="21"/>
                        <w:rtl w:val="0"/>
                        <w:rPrChange w:author="DANLUIS ENRIQUE ROMANI MORA" w:id="3" w:date="2025-11-10T18:48:44Z">
                          <w:rPr>
                            <w:rFonts w:ascii="Consolas" w:cs="Consolas" w:eastAsia="Consolas" w:hAnsi="Consolas"/>
                            <w:sz w:val="21"/>
                            <w:szCs w:val="21"/>
                          </w:rPr>
                        </w:rPrChange>
                      </w:rPr>
                      <w:t xml:space="preserve">new</w:t>
                    </w:r>
                  </w:sdtContent>
                </w:sdt>
                <w:sdt>
                  <w:sdtPr>
                    <w:id w:val="1308716896"/>
                    <w:tag w:val="goog_rdk_752"/>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sdtContent>
                </w:sdt>
                <w:sdt>
                  <w:sdtPr>
                    <w:id w:val="126430868"/>
                    <w:tag w:val="goog_rdk_75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ResultadoTest</w:t>
                    </w:r>
                  </w:sdtContent>
                </w:sdt>
                <w:sdt>
                  <w:sdtPr>
                    <w:id w:val="1368576547"/>
                    <w:tag w:val="goog_rdk_75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175210811"/>
        <w:tag w:val="goog_rdk_760"/>
      </w:sdtPr>
      <w:sdtContent>
        <w:p w:rsidR="00000000" w:rsidDel="00000000" w:rsidP="00000000" w:rsidRDefault="00000000" w:rsidRPr="00000000" w14:paraId="000003F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890103280"/>
              <w:tag w:val="goog_rdk_756"/>
            </w:sdtPr>
            <w:sdtContent>
              <w:ins w:author="DANLUIS ENRIQUE ROMANI MORA" w:id="2" w:date="2025-11-10T18:48:44Z"/>
              <w:sdt>
                <w:sdtPr>
                  <w:id w:val="-1698284567"/>
                  <w:tag w:val="goog_rdk_75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w:t>
                    </w:r>
                  </w:ins>
                </w:sdtContent>
              </w:sdt>
              <w:ins w:author="DANLUIS ENRIQUE ROMANI MORA" w:id="2" w:date="2025-11-10T18:48:44Z">
                <w:sdt>
                  <w:sdtPr>
                    <w:id w:val="1968463749"/>
                    <w:tag w:val="goog_rdk_75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setIntentoTest</w:t>
                    </w:r>
                  </w:sdtContent>
                </w:sdt>
                <w:sdt>
                  <w:sdtPr>
                    <w:id w:val="-994895494"/>
                    <w:tag w:val="goog_rdk_75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(intento);</w:t>
                    </w:r>
                  </w:sdtContent>
                </w:sdt>
              </w:ins>
            </w:sdtContent>
          </w:sdt>
        </w:p>
      </w:sdtContent>
    </w:sdt>
    <w:sdt>
      <w:sdtPr>
        <w:id w:val="-1319875431"/>
        <w:tag w:val="goog_rdk_765"/>
      </w:sdtPr>
      <w:sdtContent>
        <w:p w:rsidR="00000000" w:rsidDel="00000000" w:rsidP="00000000" w:rsidRDefault="00000000" w:rsidRPr="00000000" w14:paraId="000003F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338230060"/>
              <w:tag w:val="goog_rdk_761"/>
            </w:sdtPr>
            <w:sdtContent>
              <w:ins w:author="DANLUIS ENRIQUE ROMANI MORA" w:id="2" w:date="2025-11-10T18:48:44Z"/>
              <w:sdt>
                <w:sdtPr>
                  <w:id w:val="-470563715"/>
                  <w:tag w:val="goog_rdk_762"/>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w:t>
                    </w:r>
                  </w:ins>
                </w:sdtContent>
              </w:sdt>
              <w:ins w:author="DANLUIS ENRIQUE ROMANI MORA" w:id="2" w:date="2025-11-10T18:48:44Z">
                <w:sdt>
                  <w:sdtPr>
                    <w:id w:val="1652839138"/>
                    <w:tag w:val="goog_rdk_763"/>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setTipoInteligencia</w:t>
                    </w:r>
                  </w:sdtContent>
                </w:sdt>
                <w:sdt>
                  <w:sdtPr>
                    <w:id w:val="-1176554043"/>
                    <w:tag w:val="goog_rdk_764"/>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(tipoInteligencia);</w:t>
                    </w:r>
                  </w:sdtContent>
                </w:sdt>
              </w:ins>
            </w:sdtContent>
          </w:sdt>
        </w:p>
      </w:sdtContent>
    </w:sdt>
    <w:sdt>
      <w:sdtPr>
        <w:id w:val="-908369431"/>
        <w:tag w:val="goog_rdk_772"/>
      </w:sdtPr>
      <w:sdtContent>
        <w:p w:rsidR="00000000" w:rsidDel="00000000" w:rsidP="00000000" w:rsidRDefault="00000000" w:rsidRPr="00000000" w14:paraId="000003F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153687005"/>
              <w:tag w:val="goog_rdk_766"/>
            </w:sdtPr>
            <w:sdtContent>
              <w:ins w:author="DANLUIS ENRIQUE ROMANI MORA" w:id="2" w:date="2025-11-10T18:48:44Z"/>
              <w:sdt>
                <w:sdtPr>
                  <w:id w:val="-448451803"/>
                  <w:tag w:val="goog_rdk_76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w:t>
                    </w:r>
                  </w:ins>
                </w:sdtContent>
              </w:sdt>
              <w:ins w:author="DANLUIS ENRIQUE ROMANI MORA" w:id="2" w:date="2025-11-10T18:48:44Z">
                <w:sdt>
                  <w:sdtPr>
                    <w:id w:val="1148911230"/>
                    <w:tag w:val="goog_rdk_76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setPuntajeCalculado</w:t>
                    </w:r>
                  </w:sdtContent>
                </w:sdt>
                <w:sdt>
                  <w:sdtPr>
                    <w:id w:val="-1647560091"/>
                    <w:tag w:val="goog_rdk_76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(resultadoRequest.</w:t>
                    </w:r>
                  </w:sdtContent>
                </w:sdt>
                <w:sdt>
                  <w:sdtPr>
                    <w:id w:val="1593636600"/>
                    <w:tag w:val="goog_rdk_770"/>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getPuntajeCalculado</w:t>
                    </w:r>
                  </w:sdtContent>
                </w:sdt>
                <w:sdt>
                  <w:sdtPr>
                    <w:id w:val="133834369"/>
                    <w:tag w:val="goog_rdk_771"/>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w:t>
                    </w:r>
                  </w:sdtContent>
                </w:sdt>
              </w:ins>
            </w:sdtContent>
          </w:sdt>
        </w:p>
      </w:sdtContent>
    </w:sdt>
    <w:sdt>
      <w:sdtPr>
        <w:id w:val="1235422988"/>
        <w:tag w:val="goog_rdk_775"/>
      </w:sdtPr>
      <w:sdtContent>
        <w:p w:rsidR="00000000" w:rsidDel="00000000" w:rsidP="00000000" w:rsidRDefault="00000000" w:rsidRPr="00000000" w14:paraId="000003F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1331160606"/>
              <w:tag w:val="goog_rdk_773"/>
            </w:sdtPr>
            <w:sdtContent>
              <w:ins w:author="DANLUIS ENRIQUE ROMANI MORA" w:id="2" w:date="2025-11-10T18:48:44Z"/>
              <w:sdt>
                <w:sdtPr>
                  <w:id w:val="-799120895"/>
                  <w:tag w:val="goog_rdk_774"/>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1811969531"/>
        <w:tag w:val="goog_rdk_780"/>
      </w:sdtPr>
      <w:sdtContent>
        <w:p w:rsidR="00000000" w:rsidDel="00000000" w:rsidP="00000000" w:rsidRDefault="00000000" w:rsidRPr="00000000" w14:paraId="000003F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794670636"/>
              <w:tag w:val="goog_rdk_776"/>
            </w:sdtPr>
            <w:sdtContent>
              <w:ins w:author="DANLUIS ENRIQUE ROMANI MORA" w:id="2" w:date="2025-11-10T18:48:44Z"/>
              <w:sdt>
                <w:sdtPr>
                  <w:id w:val="2043613859"/>
                  <w:tag w:val="goog_rdk_777"/>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resultadoTestRepository.</w:t>
                    </w:r>
                  </w:ins>
                </w:sdtContent>
              </w:sdt>
              <w:ins w:author="DANLUIS ENRIQUE ROMANI MORA" w:id="2" w:date="2025-11-10T18:48:44Z">
                <w:sdt>
                  <w:sdtPr>
                    <w:id w:val="1527201055"/>
                    <w:tag w:val="goog_rdk_778"/>
                  </w:sdtPr>
                  <w:sdtContent>
                    <w:r w:rsidDel="00000000" w:rsidR="00000000" w:rsidRPr="00000000">
                      <w:rPr>
                        <w:rFonts w:ascii="Consolas" w:cs="Consolas" w:eastAsia="Consolas" w:hAnsi="Consolas"/>
                        <w:color w:val="efb080"/>
                        <w:sz w:val="21"/>
                        <w:szCs w:val="21"/>
                        <w:rtl w:val="0"/>
                        <w:rPrChange w:author="DANLUIS ENRIQUE ROMANI MORA" w:id="3" w:date="2025-11-10T18:48:44Z">
                          <w:rPr>
                            <w:rFonts w:ascii="Consolas" w:cs="Consolas" w:eastAsia="Consolas" w:hAnsi="Consolas"/>
                            <w:sz w:val="21"/>
                            <w:szCs w:val="21"/>
                          </w:rPr>
                        </w:rPrChange>
                      </w:rPr>
                      <w:t xml:space="preserve">save</w:t>
                    </w:r>
                  </w:sdtContent>
                </w:sdt>
                <w:sdt>
                  <w:sdtPr>
                    <w:id w:val="839516306"/>
                    <w:tag w:val="goog_rdk_779"/>
                  </w:sdtPr>
                  <w:sdtContent>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(resultado);</w:t>
                    </w:r>
                  </w:sdtContent>
                </w:sdt>
              </w:ins>
            </w:sdtContent>
          </w:sdt>
        </w:p>
      </w:sdtContent>
    </w:sdt>
    <w:sdt>
      <w:sdtPr>
        <w:id w:val="-1906038261"/>
        <w:tag w:val="goog_rdk_783"/>
      </w:sdtPr>
      <w:sdtContent>
        <w:p w:rsidR="00000000" w:rsidDel="00000000" w:rsidP="00000000" w:rsidRDefault="00000000" w:rsidRPr="00000000" w14:paraId="000003F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38795607"/>
              <w:tag w:val="goog_rdk_781"/>
            </w:sdtPr>
            <w:sdtContent>
              <w:ins w:author="DANLUIS ENRIQUE ROMANI MORA" w:id="2" w:date="2025-11-10T18:48:44Z"/>
              <w:sdt>
                <w:sdtPr>
                  <w:id w:val="1467297865"/>
                  <w:tag w:val="goog_rdk_782"/>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sdt>
      <w:sdtPr>
        <w:id w:val="-1441192354"/>
        <w:tag w:val="goog_rdk_786"/>
      </w:sdtPr>
      <w:sdtContent>
        <w:p w:rsidR="00000000" w:rsidDel="00000000" w:rsidP="00000000" w:rsidRDefault="00000000" w:rsidRPr="00000000" w14:paraId="000003F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 w:date="2025-11-10T18:48:44Z"/>
              <w:rFonts w:ascii="Consolas" w:cs="Consolas" w:eastAsia="Consolas" w:hAnsi="Consolas"/>
              <w:color w:val="d6d6dd"/>
              <w:sz w:val="21"/>
              <w:szCs w:val="21"/>
              <w:rPrChange w:author="DANLUIS ENRIQUE ROMANI MORA" w:id="3" w:date="2025-11-10T18:48:44Z">
                <w:rPr>
                  <w:rFonts w:ascii="Consolas" w:cs="Consolas" w:eastAsia="Consolas" w:hAnsi="Consolas"/>
                  <w:sz w:val="21"/>
                  <w:szCs w:val="21"/>
                </w:rPr>
              </w:rPrChange>
            </w:rPr>
          </w:pPr>
          <w:sdt>
            <w:sdtPr>
              <w:id w:val="295531473"/>
              <w:tag w:val="goog_rdk_784"/>
            </w:sdtPr>
            <w:sdtContent>
              <w:ins w:author="DANLUIS ENRIQUE ROMANI MORA" w:id="2" w:date="2025-11-10T18:48:44Z"/>
              <w:sdt>
                <w:sdtPr>
                  <w:id w:val="1843359785"/>
                  <w:tag w:val="goog_rdk_785"/>
                </w:sdtPr>
                <w:sdtContent>
                  <w:ins w:author="DANLUIS ENRIQUE ROMANI MORA" w:id="2" w:date="2025-11-10T18:48:44Z">
                    <w:r w:rsidDel="00000000" w:rsidR="00000000" w:rsidRPr="00000000">
                      <w:rPr>
                        <w:rFonts w:ascii="Consolas" w:cs="Consolas" w:eastAsia="Consolas" w:hAnsi="Consolas"/>
                        <w:color w:val="d6d6dd"/>
                        <w:sz w:val="21"/>
                        <w:szCs w:val="21"/>
                        <w:rtl w:val="0"/>
                        <w:rPrChange w:author="DANLUIS ENRIQUE ROMANI MORA" w:id="3" w:date="2025-11-10T18:48:44Z">
                          <w:rPr>
                            <w:rFonts w:ascii="Consolas" w:cs="Consolas" w:eastAsia="Consolas" w:hAnsi="Consolas"/>
                            <w:sz w:val="21"/>
                            <w:szCs w:val="21"/>
                          </w:rPr>
                        </w:rPrChange>
                      </w:rPr>
                      <w:t xml:space="preserve">    }</w:t>
                    </w:r>
                  </w:ins>
                </w:sdtContent>
              </w:sdt>
              <w:ins w:author="DANLUIS ENRIQUE ROMANI MORA" w:id="2" w:date="2025-11-10T18:48:44Z"/>
            </w:sdtContent>
          </w:sdt>
        </w:p>
      </w:sdtContent>
    </w:sdt>
    <w:p w:rsidR="00000000" w:rsidDel="00000000" w:rsidP="00000000" w:rsidRDefault="00000000" w:rsidRPr="00000000" w14:paraId="000003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FC">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1.12.1: </w:t>
      </w:r>
      <w:r w:rsidDel="00000000" w:rsidR="00000000" w:rsidRPr="00000000">
        <w:rPr>
          <w:rFonts w:ascii="Times New Roman" w:cs="Times New Roman" w:eastAsia="Times New Roman" w:hAnsi="Times New Roman"/>
          <w:b w:val="1"/>
          <w:bCs w:val="1"/>
          <w:sz w:val="30"/>
          <w:szCs w:val="30"/>
          <w:rtl w:val="0"/>
        </w:rPr>
        <w:t xml:space="preserve">Guardar automáticamente resultados al terminar test.</w:t>
      </w:r>
    </w:p>
    <w:sdt>
      <w:sdtPr>
        <w:id w:val="570542512"/>
        <w:tag w:val="goog_rdk_790"/>
      </w:sdtPr>
      <w:sdtContent>
        <w:p w:rsidR="00000000" w:rsidDel="00000000" w:rsidP="00000000" w:rsidRDefault="00000000" w:rsidRPr="00000000" w14:paraId="000003FE">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4" w:date="2025-11-10T18:49:14Z"/>
              <w:rFonts w:ascii="Consolas" w:cs="Consolas" w:eastAsia="Consolas" w:hAnsi="Consolas"/>
              <w:color w:val="efb080"/>
              <w:sz w:val="21"/>
              <w:szCs w:val="21"/>
              <w:rPrChange w:author="DANLUIS ENRIQUE ROMANI MORA" w:id="5" w:date="2025-11-10T18:49:14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880927456"/>
              <w:tag w:val="goog_rdk_787"/>
            </w:sdtPr>
            <w:sdtContent>
              <w:ins w:author="DANLUIS ENRIQUE ROMANI MORA" w:id="4" w:date="2025-11-10T18:49:14Z"/>
              <w:sdt>
                <w:sdtPr>
                  <w:id w:val="-1453731193"/>
                  <w:tag w:val="goog_rdk_78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512922188"/>
                    <w:tag w:val="goog_rdk_78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Transactional</w:t>
                    </w:r>
                  </w:sdtContent>
                </w:sdt>
              </w:ins>
            </w:sdtContent>
          </w:sdt>
        </w:p>
      </w:sdtContent>
    </w:sdt>
    <w:sdt>
      <w:sdtPr>
        <w:id w:val="-239906468"/>
        <w:tag w:val="goog_rdk_805"/>
      </w:sdtPr>
      <w:sdtContent>
        <w:p w:rsidR="00000000" w:rsidDel="00000000" w:rsidP="00000000" w:rsidRDefault="00000000" w:rsidRPr="00000000" w14:paraId="000003F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356443797"/>
              <w:tag w:val="goog_rdk_791"/>
            </w:sdtPr>
            <w:sdtContent>
              <w:ins w:author="DANLUIS ENRIQUE ROMANI MORA" w:id="4" w:date="2025-11-10T18:49:14Z"/>
              <w:sdt>
                <w:sdtPr>
                  <w:id w:val="647702626"/>
                  <w:tag w:val="goog_rdk_792"/>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401380179"/>
                    <w:tag w:val="goog_rdk_793"/>
                  </w:sdtPr>
                  <w:sdtContent>
                    <w:r w:rsidDel="00000000" w:rsidR="00000000" w:rsidRPr="00000000">
                      <w:rPr>
                        <w:rFonts w:ascii="Consolas" w:cs="Consolas" w:eastAsia="Consolas" w:hAnsi="Consolas"/>
                        <w:color w:val="82d2ce"/>
                        <w:sz w:val="21"/>
                        <w:szCs w:val="21"/>
                        <w:rtl w:val="0"/>
                        <w:rPrChange w:author="DANLUIS ENRIQUE ROMANI MORA" w:id="5" w:date="2025-11-10T18:49:14Z">
                          <w:rPr>
                            <w:rFonts w:ascii="Consolas" w:cs="Consolas" w:eastAsia="Consolas" w:hAnsi="Consolas"/>
                            <w:sz w:val="21"/>
                            <w:szCs w:val="21"/>
                          </w:rPr>
                        </w:rPrChange>
                      </w:rPr>
                      <w:t xml:space="preserve">public</w:t>
                    </w:r>
                  </w:sdtContent>
                </w:sdt>
                <w:sdt>
                  <w:sdtPr>
                    <w:id w:val="-1939687329"/>
                    <w:tag w:val="goog_rdk_794"/>
                  </w:sdtPr>
                  <w:sdtContent>
                    <w:r w:rsidDel="00000000" w:rsidR="00000000" w:rsidRPr="00000000">
                      <w:rPr>
                        <w:rFonts w:ascii="Consolas" w:cs="Consolas" w:eastAsia="Consolas" w:hAnsi="Consolas"/>
                        <w:color w:val="aaa0fa"/>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750941273"/>
                    <w:tag w:val="goog_rdk_795"/>
                  </w:sdtPr>
                  <w:sdtContent>
                    <w:r w:rsidDel="00000000" w:rsidR="00000000" w:rsidRPr="00000000">
                      <w:rPr>
                        <w:rFonts w:ascii="Consolas" w:cs="Consolas" w:eastAsia="Consolas" w:hAnsi="Consolas"/>
                        <w:color w:val="82d2ce"/>
                        <w:sz w:val="21"/>
                        <w:szCs w:val="21"/>
                        <w:rtl w:val="0"/>
                        <w:rPrChange w:author="DANLUIS ENRIQUE ROMANI MORA" w:id="5" w:date="2025-11-10T18:49:14Z">
                          <w:rPr>
                            <w:rFonts w:ascii="Consolas" w:cs="Consolas" w:eastAsia="Consolas" w:hAnsi="Consolas"/>
                            <w:sz w:val="21"/>
                            <w:szCs w:val="21"/>
                          </w:rPr>
                        </w:rPrChange>
                      </w:rPr>
                      <w:t xml:space="preserve">void</w:t>
                    </w:r>
                  </w:sdtContent>
                </w:sdt>
                <w:sdt>
                  <w:sdtPr>
                    <w:id w:val="-776638023"/>
                    <w:tag w:val="goog_rdk_796"/>
                  </w:sdtPr>
                  <w:sdtContent>
                    <w:r w:rsidDel="00000000" w:rsidR="00000000" w:rsidRPr="00000000">
                      <w:rPr>
                        <w:rFonts w:ascii="Consolas" w:cs="Consolas" w:eastAsia="Consolas" w:hAnsi="Consolas"/>
                        <w:color w:val="aaa0fa"/>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068126573"/>
                    <w:tag w:val="goog_rdk_79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completarTest</w:t>
                    </w:r>
                  </w:sdtContent>
                </w:sdt>
                <w:sdt>
                  <w:sdtPr>
                    <w:id w:val="-1683131620"/>
                    <w:tag w:val="goog_rdk_79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37103106"/>
                    <w:tag w:val="goog_rdk_79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CompletarTestRequest</w:t>
                    </w:r>
                  </w:sdtContent>
                </w:sdt>
                <w:sdt>
                  <w:sdtPr>
                    <w:id w:val="-967805752"/>
                    <w:tag w:val="goog_rdk_80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591481194"/>
                    <w:tag w:val="goog_rdk_801"/>
                  </w:sdtPr>
                  <w:sdtContent>
                    <w:r w:rsidDel="00000000" w:rsidR="00000000" w:rsidRPr="00000000">
                      <w:rPr>
                        <w:rFonts w:ascii="Consolas" w:cs="Consolas" w:eastAsia="Consolas" w:hAnsi="Consolas"/>
                        <w:i w:val="1"/>
                        <w:iCs w:val="1"/>
                        <w:color w:val="d6d6dd"/>
                        <w:sz w:val="21"/>
                        <w:szCs w:val="21"/>
                        <w:rtl w:val="0"/>
                        <w:rPrChange w:author="DANLUIS ENRIQUE ROMANI MORA" w:id="5" w:date="2025-11-10T18:49:14Z">
                          <w:rPr>
                            <w:rFonts w:ascii="Consolas" w:cs="Consolas" w:eastAsia="Consolas" w:hAnsi="Consolas"/>
                            <w:sz w:val="21"/>
                            <w:szCs w:val="21"/>
                          </w:rPr>
                        </w:rPrChange>
                      </w:rPr>
                      <w:t xml:space="preserve">request</w:t>
                    </w:r>
                  </w:sdtContent>
                </w:sdt>
                <w:sdt>
                  <w:sdtPr>
                    <w:id w:val="-1687501009"/>
                    <w:tag w:val="goog_rdk_80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2108731622"/>
                    <w:tag w:val="goog_rdk_803"/>
                  </w:sdtPr>
                  <w:sdtContent>
                    <w:r w:rsidDel="00000000" w:rsidR="00000000" w:rsidRPr="00000000">
                      <w:rPr>
                        <w:rFonts w:ascii="Consolas" w:cs="Consolas" w:eastAsia="Consolas" w:hAnsi="Consolas"/>
                        <w:color w:val="aaa0fa"/>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437961398"/>
                    <w:tag w:val="goog_rdk_80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685818065"/>
        <w:tag w:val="goog_rdk_809"/>
      </w:sdtPr>
      <w:sdtContent>
        <w:p w:rsidR="00000000" w:rsidDel="00000000" w:rsidP="00000000" w:rsidRDefault="00000000" w:rsidRPr="00000000" w14:paraId="0000040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i w:val="1"/>
              <w:iCs w:val="1"/>
              <w:color w:val="ffffff"/>
              <w:sz w:val="21"/>
              <w:szCs w:val="21"/>
              <w:rPrChange w:author="DANLUIS ENRIQUE ROMANI MORA" w:id="5" w:date="2025-11-10T18:49:14Z">
                <w:rPr>
                  <w:rFonts w:ascii="Consolas" w:cs="Consolas" w:eastAsia="Consolas" w:hAnsi="Consolas"/>
                  <w:sz w:val="21"/>
                  <w:szCs w:val="21"/>
                </w:rPr>
              </w:rPrChange>
            </w:rPr>
          </w:pPr>
          <w:sdt>
            <w:sdtPr>
              <w:id w:val="-806465904"/>
              <w:tag w:val="goog_rdk_806"/>
            </w:sdtPr>
            <w:sdtContent>
              <w:ins w:author="DANLUIS ENRIQUE ROMANI MORA" w:id="4" w:date="2025-11-10T18:49:14Z"/>
              <w:sdt>
                <w:sdtPr>
                  <w:id w:val="-1986123845"/>
                  <w:tag w:val="goog_rdk_807"/>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201570525"/>
                    <w:tag w:val="goog_rdk_808"/>
                  </w:sdtPr>
                  <w:sdtContent>
                    <w:r w:rsidDel="00000000" w:rsidR="00000000" w:rsidRPr="00000000">
                      <w:rPr>
                        <w:rFonts w:ascii="Consolas" w:cs="Consolas" w:eastAsia="Consolas" w:hAnsi="Consolas"/>
                        <w:i w:val="1"/>
                        <w:iCs w:val="1"/>
                        <w:color w:val="ffffff"/>
                        <w:sz w:val="21"/>
                        <w:szCs w:val="21"/>
                        <w:rtl w:val="0"/>
                        <w:rPrChange w:author="DANLUIS ENRIQUE ROMANI MORA" w:id="5" w:date="2025-11-10T18:49:14Z">
                          <w:rPr>
                            <w:rFonts w:ascii="Consolas" w:cs="Consolas" w:eastAsia="Consolas" w:hAnsi="Consolas"/>
                            <w:sz w:val="21"/>
                            <w:szCs w:val="21"/>
                          </w:rPr>
                        </w:rPrChange>
                      </w:rPr>
                      <w:t xml:space="preserve">// Obtener alumno</w:t>
                    </w:r>
                  </w:sdtContent>
                </w:sdt>
              </w:ins>
            </w:sdtContent>
          </w:sdt>
        </w:p>
      </w:sdtContent>
    </w:sdt>
    <w:sdt>
      <w:sdtPr>
        <w:id w:val="1488839003"/>
        <w:tag w:val="goog_rdk_818"/>
      </w:sdtPr>
      <w:sdtContent>
        <w:p w:rsidR="00000000" w:rsidDel="00000000" w:rsidP="00000000" w:rsidRDefault="00000000" w:rsidRPr="00000000" w14:paraId="0000040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889803689"/>
              <w:tag w:val="goog_rdk_810"/>
            </w:sdtPr>
            <w:sdtContent>
              <w:ins w:author="DANLUIS ENRIQUE ROMANI MORA" w:id="4" w:date="2025-11-10T18:49:14Z"/>
              <w:sdt>
                <w:sdtPr>
                  <w:id w:val="-580953034"/>
                  <w:tag w:val="goog_rdk_811"/>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786395774"/>
                    <w:tag w:val="goog_rdk_812"/>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Alumno</w:t>
                    </w:r>
                  </w:sdtContent>
                </w:sdt>
                <w:sdt>
                  <w:sdtPr>
                    <w:id w:val="1009330368"/>
                    <w:tag w:val="goog_rdk_813"/>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alumno = alumnoRepository.</w:t>
                    </w:r>
                  </w:sdtContent>
                </w:sdt>
                <w:sdt>
                  <w:sdtPr>
                    <w:id w:val="8822637"/>
                    <w:tag w:val="goog_rdk_81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findById</w:t>
                    </w:r>
                  </w:sdtContent>
                </w:sdt>
                <w:sdt>
                  <w:sdtPr>
                    <w:id w:val="-851228853"/>
                    <w:tag w:val="goog_rdk_81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(request.</w:t>
                    </w:r>
                  </w:sdtContent>
                </w:sdt>
                <w:sdt>
                  <w:sdtPr>
                    <w:id w:val="-737583287"/>
                    <w:tag w:val="goog_rdk_816"/>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getIdAlumno</w:t>
                    </w:r>
                  </w:sdtContent>
                </w:sdt>
                <w:sdt>
                  <w:sdtPr>
                    <w:id w:val="-1613840071"/>
                    <w:tag w:val="goog_rdk_817"/>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330534317"/>
        <w:tag w:val="goog_rdk_831"/>
      </w:sdtPr>
      <w:sdtContent>
        <w:p w:rsidR="00000000" w:rsidDel="00000000" w:rsidP="00000000" w:rsidRDefault="00000000" w:rsidRPr="00000000" w14:paraId="0000040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48542659"/>
              <w:tag w:val="goog_rdk_819"/>
            </w:sdtPr>
            <w:sdtContent>
              <w:ins w:author="DANLUIS ENRIQUE ROMANI MORA" w:id="4" w:date="2025-11-10T18:49:14Z"/>
              <w:sdt>
                <w:sdtPr>
                  <w:id w:val="1165786108"/>
                  <w:tag w:val="goog_rdk_820"/>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2139429873"/>
                    <w:tag w:val="goog_rdk_82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orElseThrow</w:t>
                    </w:r>
                  </w:sdtContent>
                </w:sdt>
                <w:sdt>
                  <w:sdtPr>
                    <w:id w:val="2097290641"/>
                    <w:tag w:val="goog_rdk_82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161906997"/>
                    <w:tag w:val="goog_rdk_823"/>
                  </w:sdtPr>
                  <w:sdtContent>
                    <w:r w:rsidDel="00000000" w:rsidR="00000000" w:rsidRPr="00000000">
                      <w:rPr>
                        <w:rFonts w:ascii="Consolas" w:cs="Consolas" w:eastAsia="Consolas" w:hAnsi="Consolas"/>
                        <w:color w:val="82d2ce"/>
                        <w:sz w:val="21"/>
                        <w:szCs w:val="21"/>
                        <w:rtl w:val="0"/>
                        <w:rPrChange w:author="DANLUIS ENRIQUE ROMANI MORA" w:id="5" w:date="2025-11-10T18:49:14Z">
                          <w:rPr>
                            <w:rFonts w:ascii="Consolas" w:cs="Consolas" w:eastAsia="Consolas" w:hAnsi="Consolas"/>
                            <w:sz w:val="21"/>
                            <w:szCs w:val="21"/>
                          </w:rPr>
                        </w:rPrChange>
                      </w:rPr>
                      <w:t xml:space="preserve">-&gt;</w:t>
                    </w:r>
                  </w:sdtContent>
                </w:sdt>
                <w:sdt>
                  <w:sdtPr>
                    <w:id w:val="1933155493"/>
                    <w:tag w:val="goog_rdk_82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04116805"/>
                    <w:tag w:val="goog_rdk_825"/>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244531976"/>
                    <w:tag w:val="goog_rdk_82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43634410"/>
                    <w:tag w:val="goog_rdk_82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RuntimeException</w:t>
                    </w:r>
                  </w:sdtContent>
                </w:sdt>
                <w:sdt>
                  <w:sdtPr>
                    <w:id w:val="1444534921"/>
                    <w:tag w:val="goog_rdk_82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1082691191"/>
                    <w:tag w:val="goog_rdk_829"/>
                  </w:sdtPr>
                  <w:sdtContent>
                    <w:r w:rsidDel="00000000" w:rsidR="00000000" w:rsidRPr="00000000">
                      <w:rPr>
                        <w:rFonts w:ascii="Consolas" w:cs="Consolas" w:eastAsia="Consolas" w:hAnsi="Consolas"/>
                        <w:color w:val="e394dc"/>
                        <w:sz w:val="21"/>
                        <w:szCs w:val="21"/>
                        <w:rtl w:val="0"/>
                        <w:rPrChange w:author="DANLUIS ENRIQUE ROMANI MORA" w:id="5" w:date="2025-11-10T18:49:14Z">
                          <w:rPr>
                            <w:rFonts w:ascii="Consolas" w:cs="Consolas" w:eastAsia="Consolas" w:hAnsi="Consolas"/>
                            <w:sz w:val="21"/>
                            <w:szCs w:val="21"/>
                          </w:rPr>
                        </w:rPrChange>
                      </w:rPr>
                      <w:t xml:space="preserve">"Alumno no encontrado"</w:t>
                    </w:r>
                  </w:sdtContent>
                </w:sdt>
                <w:sdt>
                  <w:sdtPr>
                    <w:id w:val="-360394582"/>
                    <w:tag w:val="goog_rdk_83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323004084"/>
        <w:tag w:val="goog_rdk_834"/>
      </w:sdtPr>
      <w:sdtContent>
        <w:p w:rsidR="00000000" w:rsidDel="00000000" w:rsidP="00000000" w:rsidRDefault="00000000" w:rsidRPr="00000000" w14:paraId="0000040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569639472"/>
              <w:tag w:val="goog_rdk_832"/>
            </w:sdtPr>
            <w:sdtContent>
              <w:ins w:author="DANLUIS ENRIQUE ROMANI MORA" w:id="4" w:date="2025-11-10T18:49:14Z"/>
              <w:sdt>
                <w:sdtPr>
                  <w:id w:val="-359002904"/>
                  <w:tag w:val="goog_rdk_833"/>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584014075"/>
        <w:tag w:val="goog_rdk_838"/>
      </w:sdtPr>
      <w:sdtContent>
        <w:p w:rsidR="00000000" w:rsidDel="00000000" w:rsidP="00000000" w:rsidRDefault="00000000" w:rsidRPr="00000000" w14:paraId="0000040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i w:val="1"/>
              <w:iCs w:val="1"/>
              <w:color w:val="ffffff"/>
              <w:sz w:val="21"/>
              <w:szCs w:val="21"/>
              <w:rPrChange w:author="DANLUIS ENRIQUE ROMANI MORA" w:id="5" w:date="2025-11-10T18:49:14Z">
                <w:rPr>
                  <w:rFonts w:ascii="Consolas" w:cs="Consolas" w:eastAsia="Consolas" w:hAnsi="Consolas"/>
                  <w:sz w:val="21"/>
                  <w:szCs w:val="21"/>
                </w:rPr>
              </w:rPrChange>
            </w:rPr>
          </w:pPr>
          <w:sdt>
            <w:sdtPr>
              <w:id w:val="-129865445"/>
              <w:tag w:val="goog_rdk_835"/>
            </w:sdtPr>
            <w:sdtContent>
              <w:ins w:author="DANLUIS ENRIQUE ROMANI MORA" w:id="4" w:date="2025-11-10T18:49:14Z"/>
              <w:sdt>
                <w:sdtPr>
                  <w:id w:val="1743448766"/>
                  <w:tag w:val="goog_rdk_836"/>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939794577"/>
                    <w:tag w:val="goog_rdk_837"/>
                  </w:sdtPr>
                  <w:sdtContent>
                    <w:r w:rsidDel="00000000" w:rsidR="00000000" w:rsidRPr="00000000">
                      <w:rPr>
                        <w:rFonts w:ascii="Consolas" w:cs="Consolas" w:eastAsia="Consolas" w:hAnsi="Consolas"/>
                        <w:i w:val="1"/>
                        <w:iCs w:val="1"/>
                        <w:color w:val="ffffff"/>
                        <w:sz w:val="21"/>
                        <w:szCs w:val="21"/>
                        <w:rtl w:val="0"/>
                        <w:rPrChange w:author="DANLUIS ENRIQUE ROMANI MORA" w:id="5" w:date="2025-11-10T18:49:14Z">
                          <w:rPr>
                            <w:rFonts w:ascii="Consolas" w:cs="Consolas" w:eastAsia="Consolas" w:hAnsi="Consolas"/>
                            <w:sz w:val="21"/>
                            <w:szCs w:val="21"/>
                          </w:rPr>
                        </w:rPrChange>
                      </w:rPr>
                      <w:t xml:space="preserve">// Crear intento de test</w:t>
                    </w:r>
                  </w:sdtContent>
                </w:sdt>
              </w:ins>
            </w:sdtContent>
          </w:sdt>
        </w:p>
      </w:sdtContent>
    </w:sdt>
    <w:sdt>
      <w:sdtPr>
        <w:id w:val="-2011021867"/>
        <w:tag w:val="goog_rdk_847"/>
      </w:sdtPr>
      <w:sdtContent>
        <w:p w:rsidR="00000000" w:rsidDel="00000000" w:rsidP="00000000" w:rsidRDefault="00000000" w:rsidRPr="00000000" w14:paraId="0000040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669110531"/>
              <w:tag w:val="goog_rdk_839"/>
            </w:sdtPr>
            <w:sdtContent>
              <w:ins w:author="DANLUIS ENRIQUE ROMANI MORA" w:id="4" w:date="2025-11-10T18:49:14Z"/>
              <w:sdt>
                <w:sdtPr>
                  <w:id w:val="1285577375"/>
                  <w:tag w:val="goog_rdk_840"/>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626024682"/>
                    <w:tag w:val="goog_rdk_84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IntentoTest</w:t>
                    </w:r>
                  </w:sdtContent>
                </w:sdt>
                <w:sdt>
                  <w:sdtPr>
                    <w:id w:val="-1664520247"/>
                    <w:tag w:val="goog_rdk_84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intento = </w:t>
                    </w:r>
                  </w:sdtContent>
                </w:sdt>
                <w:sdt>
                  <w:sdtPr>
                    <w:id w:val="-2029074158"/>
                    <w:tag w:val="goog_rdk_843"/>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287337868"/>
                    <w:tag w:val="goog_rdk_84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048505091"/>
                    <w:tag w:val="goog_rdk_84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IntentoTest</w:t>
                    </w:r>
                  </w:sdtContent>
                </w:sdt>
                <w:sdt>
                  <w:sdtPr>
                    <w:id w:val="1832130909"/>
                    <w:tag w:val="goog_rdk_84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723518058"/>
        <w:tag w:val="goog_rdk_852"/>
      </w:sdtPr>
      <w:sdtContent>
        <w:p w:rsidR="00000000" w:rsidDel="00000000" w:rsidP="00000000" w:rsidRDefault="00000000" w:rsidRPr="00000000" w14:paraId="0000040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762589169"/>
              <w:tag w:val="goog_rdk_848"/>
            </w:sdtPr>
            <w:sdtContent>
              <w:ins w:author="DANLUIS ENRIQUE ROMANI MORA" w:id="4" w:date="2025-11-10T18:49:14Z"/>
              <w:sdt>
                <w:sdtPr>
                  <w:id w:val="1519421298"/>
                  <w:tag w:val="goog_rdk_849"/>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intento.</w:t>
                    </w:r>
                  </w:ins>
                </w:sdtContent>
              </w:sdt>
              <w:ins w:author="DANLUIS ENRIQUE ROMANI MORA" w:id="4" w:date="2025-11-10T18:49:14Z">
                <w:sdt>
                  <w:sdtPr>
                    <w:id w:val="920710271"/>
                    <w:tag w:val="goog_rdk_850"/>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setAlumno</w:t>
                    </w:r>
                  </w:sdtContent>
                </w:sdt>
                <w:sdt>
                  <w:sdtPr>
                    <w:id w:val="1769174809"/>
                    <w:tag w:val="goog_rdk_851"/>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(alumno);</w:t>
                    </w:r>
                  </w:sdtContent>
                </w:sdt>
              </w:ins>
            </w:sdtContent>
          </w:sdt>
        </w:p>
      </w:sdtContent>
    </w:sdt>
    <w:sdt>
      <w:sdtPr>
        <w:id w:val="-2079018800"/>
        <w:tag w:val="goog_rdk_859"/>
      </w:sdtPr>
      <w:sdtContent>
        <w:p w:rsidR="00000000" w:rsidDel="00000000" w:rsidP="00000000" w:rsidRDefault="00000000" w:rsidRPr="00000000" w14:paraId="0000040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91091155"/>
              <w:tag w:val="goog_rdk_853"/>
            </w:sdtPr>
            <w:sdtContent>
              <w:ins w:author="DANLUIS ENRIQUE ROMANI MORA" w:id="4" w:date="2025-11-10T18:49:14Z"/>
              <w:sdt>
                <w:sdtPr>
                  <w:id w:val="-1458457653"/>
                  <w:tag w:val="goog_rdk_854"/>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059266888"/>
                    <w:tag w:val="goog_rdk_85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IntentoTest</w:t>
                    </w:r>
                  </w:sdtContent>
                </w:sdt>
                <w:sdt>
                  <w:sdtPr>
                    <w:id w:val="-189692466"/>
                    <w:tag w:val="goog_rdk_85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intentoSaved = intentoTestRepository.</w:t>
                    </w:r>
                  </w:sdtContent>
                </w:sdt>
                <w:sdt>
                  <w:sdtPr>
                    <w:id w:val="775375145"/>
                    <w:tag w:val="goog_rdk_85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save</w:t>
                    </w:r>
                  </w:sdtContent>
                </w:sdt>
                <w:sdt>
                  <w:sdtPr>
                    <w:id w:val="2062010926"/>
                    <w:tag w:val="goog_rdk_85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(intento);</w:t>
                    </w:r>
                  </w:sdtContent>
                </w:sdt>
              </w:ins>
            </w:sdtContent>
          </w:sdt>
        </w:p>
      </w:sdtContent>
    </w:sdt>
    <w:sdt>
      <w:sdtPr>
        <w:id w:val="227279527"/>
        <w:tag w:val="goog_rdk_862"/>
      </w:sdtPr>
      <w:sdtContent>
        <w:p w:rsidR="00000000" w:rsidDel="00000000" w:rsidP="00000000" w:rsidRDefault="00000000" w:rsidRPr="00000000" w14:paraId="0000040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766930013"/>
              <w:tag w:val="goog_rdk_860"/>
            </w:sdtPr>
            <w:sdtContent>
              <w:ins w:author="DANLUIS ENRIQUE ROMANI MORA" w:id="4" w:date="2025-11-10T18:49:14Z"/>
              <w:sdt>
                <w:sdtPr>
                  <w:id w:val="867190795"/>
                  <w:tag w:val="goog_rdk_861"/>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1064570699"/>
        <w:tag w:val="goog_rdk_866"/>
      </w:sdtPr>
      <w:sdtContent>
        <w:p w:rsidR="00000000" w:rsidDel="00000000" w:rsidP="00000000" w:rsidRDefault="00000000" w:rsidRPr="00000000" w14:paraId="0000040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i w:val="1"/>
              <w:iCs w:val="1"/>
              <w:color w:val="ffffff"/>
              <w:sz w:val="21"/>
              <w:szCs w:val="21"/>
              <w:rPrChange w:author="DANLUIS ENRIQUE ROMANI MORA" w:id="5" w:date="2025-11-10T18:49:14Z">
                <w:rPr>
                  <w:rFonts w:ascii="Consolas" w:cs="Consolas" w:eastAsia="Consolas" w:hAnsi="Consolas"/>
                  <w:sz w:val="21"/>
                  <w:szCs w:val="21"/>
                </w:rPr>
              </w:rPrChange>
            </w:rPr>
          </w:pPr>
          <w:sdt>
            <w:sdtPr>
              <w:id w:val="-384789003"/>
              <w:tag w:val="goog_rdk_863"/>
            </w:sdtPr>
            <w:sdtContent>
              <w:ins w:author="DANLUIS ENRIQUE ROMANI MORA" w:id="4" w:date="2025-11-10T18:49:14Z"/>
              <w:sdt>
                <w:sdtPr>
                  <w:id w:val="-1547887809"/>
                  <w:tag w:val="goog_rdk_864"/>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496451225"/>
                    <w:tag w:val="goog_rdk_865"/>
                  </w:sdtPr>
                  <w:sdtContent>
                    <w:r w:rsidDel="00000000" w:rsidR="00000000" w:rsidRPr="00000000">
                      <w:rPr>
                        <w:rFonts w:ascii="Consolas" w:cs="Consolas" w:eastAsia="Consolas" w:hAnsi="Consolas"/>
                        <w:i w:val="1"/>
                        <w:iCs w:val="1"/>
                        <w:color w:val="ffffff"/>
                        <w:sz w:val="21"/>
                        <w:szCs w:val="21"/>
                        <w:rtl w:val="0"/>
                        <w:rPrChange w:author="DANLUIS ENRIQUE ROMANI MORA" w:id="5" w:date="2025-11-10T18:49:14Z">
                          <w:rPr>
                            <w:rFonts w:ascii="Consolas" w:cs="Consolas" w:eastAsia="Consolas" w:hAnsi="Consolas"/>
                            <w:sz w:val="21"/>
                            <w:szCs w:val="21"/>
                          </w:rPr>
                        </w:rPrChange>
                      </w:rPr>
                      <w:t xml:space="preserve">// Guardar respuestas individuales</w:t>
                    </w:r>
                  </w:sdtContent>
                </w:sdt>
              </w:ins>
            </w:sdtContent>
          </w:sdt>
        </w:p>
      </w:sdtContent>
    </w:sdt>
    <w:sdt>
      <w:sdtPr>
        <w:id w:val="1636360688"/>
        <w:tag w:val="goog_rdk_879"/>
      </w:sdtPr>
      <w:sdtContent>
        <w:p w:rsidR="00000000" w:rsidDel="00000000" w:rsidP="00000000" w:rsidRDefault="00000000" w:rsidRPr="00000000" w14:paraId="0000040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537049572"/>
              <w:tag w:val="goog_rdk_867"/>
            </w:sdtPr>
            <w:sdtContent>
              <w:ins w:author="DANLUIS ENRIQUE ROMANI MORA" w:id="4" w:date="2025-11-10T18:49:14Z"/>
              <w:sdt>
                <w:sdtPr>
                  <w:id w:val="1351906669"/>
                  <w:tag w:val="goog_rdk_86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347612722"/>
                    <w:tag w:val="goog_rdk_869"/>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for</w:t>
                    </w:r>
                  </w:sdtContent>
                </w:sdt>
                <w:sdt>
                  <w:sdtPr>
                    <w:id w:val="-1119118119"/>
                    <w:tag w:val="goog_rdk_87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172545608"/>
                    <w:tag w:val="goog_rdk_87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CompletarTestRequest</w:t>
                    </w:r>
                  </w:sdtContent>
                </w:sdt>
                <w:sdt>
                  <w:sdtPr>
                    <w:id w:val="-1295608916"/>
                    <w:tag w:val="goog_rdk_87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519237430"/>
                    <w:tag w:val="goog_rdk_873"/>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RespuestaRequest</w:t>
                    </w:r>
                  </w:sdtContent>
                </w:sdt>
                <w:sdt>
                  <w:sdtPr>
                    <w:id w:val="2115621564"/>
                    <w:tag w:val="goog_rdk_87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respuestaRequest </w:t>
                    </w:r>
                  </w:sdtContent>
                </w:sdt>
                <w:sdt>
                  <w:sdtPr>
                    <w:id w:val="1481686257"/>
                    <w:tag w:val="goog_rdk_875"/>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919047602"/>
                    <w:tag w:val="goog_rdk_87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request.</w:t>
                    </w:r>
                  </w:sdtContent>
                </w:sdt>
                <w:sdt>
                  <w:sdtPr>
                    <w:id w:val="-682788161"/>
                    <w:tag w:val="goog_rdk_87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getRespuestas</w:t>
                    </w:r>
                  </w:sdtContent>
                </w:sdt>
                <w:sdt>
                  <w:sdtPr>
                    <w:id w:val="-875393990"/>
                    <w:tag w:val="goog_rdk_87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ins>
            </w:sdtContent>
          </w:sdt>
        </w:p>
      </w:sdtContent>
    </w:sdt>
    <w:sdt>
      <w:sdtPr>
        <w:id w:val="1045323539"/>
        <w:tag w:val="goog_rdk_888"/>
      </w:sdtPr>
      <w:sdtContent>
        <w:p w:rsidR="00000000" w:rsidDel="00000000" w:rsidP="00000000" w:rsidRDefault="00000000" w:rsidRPr="00000000" w14:paraId="0000040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453097731"/>
              <w:tag w:val="goog_rdk_880"/>
            </w:sdtPr>
            <w:sdtContent>
              <w:ins w:author="DANLUIS ENRIQUE ROMANI MORA" w:id="4" w:date="2025-11-10T18:49:14Z"/>
              <w:sdt>
                <w:sdtPr>
                  <w:id w:val="1717385706"/>
                  <w:tag w:val="goog_rdk_881"/>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95487328"/>
                    <w:tag w:val="goog_rdk_882"/>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PreguntaTest</w:t>
                    </w:r>
                  </w:sdtContent>
                </w:sdt>
                <w:sdt>
                  <w:sdtPr>
                    <w:id w:val="1197255452"/>
                    <w:tag w:val="goog_rdk_883"/>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pregunta = preguntaTestRepository.</w:t>
                    </w:r>
                  </w:sdtContent>
                </w:sdt>
                <w:sdt>
                  <w:sdtPr>
                    <w:id w:val="-276972920"/>
                    <w:tag w:val="goog_rdk_88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findById</w:t>
                    </w:r>
                  </w:sdtContent>
                </w:sdt>
                <w:sdt>
                  <w:sdtPr>
                    <w:id w:val="-751156146"/>
                    <w:tag w:val="goog_rdk_88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(respuestaRequest.</w:t>
                    </w:r>
                  </w:sdtContent>
                </w:sdt>
                <w:sdt>
                  <w:sdtPr>
                    <w:id w:val="1548841900"/>
                    <w:tag w:val="goog_rdk_886"/>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getIdPregunta</w:t>
                    </w:r>
                  </w:sdtContent>
                </w:sdt>
                <w:sdt>
                  <w:sdtPr>
                    <w:id w:val="-1261908985"/>
                    <w:tag w:val="goog_rdk_887"/>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532772920"/>
        <w:tag w:val="goog_rdk_901"/>
      </w:sdtPr>
      <w:sdtContent>
        <w:p w:rsidR="00000000" w:rsidDel="00000000" w:rsidP="00000000" w:rsidRDefault="00000000" w:rsidRPr="00000000" w14:paraId="0000040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484496607"/>
              <w:tag w:val="goog_rdk_889"/>
            </w:sdtPr>
            <w:sdtContent>
              <w:ins w:author="DANLUIS ENRIQUE ROMANI MORA" w:id="4" w:date="2025-11-10T18:49:14Z"/>
              <w:sdt>
                <w:sdtPr>
                  <w:id w:val="1034217835"/>
                  <w:tag w:val="goog_rdk_890"/>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870421240"/>
                    <w:tag w:val="goog_rdk_89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orElseThrow</w:t>
                    </w:r>
                  </w:sdtContent>
                </w:sdt>
                <w:sdt>
                  <w:sdtPr>
                    <w:id w:val="685091295"/>
                    <w:tag w:val="goog_rdk_89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95655695"/>
                    <w:tag w:val="goog_rdk_893"/>
                  </w:sdtPr>
                  <w:sdtContent>
                    <w:r w:rsidDel="00000000" w:rsidR="00000000" w:rsidRPr="00000000">
                      <w:rPr>
                        <w:rFonts w:ascii="Consolas" w:cs="Consolas" w:eastAsia="Consolas" w:hAnsi="Consolas"/>
                        <w:color w:val="82d2ce"/>
                        <w:sz w:val="21"/>
                        <w:szCs w:val="21"/>
                        <w:rtl w:val="0"/>
                        <w:rPrChange w:author="DANLUIS ENRIQUE ROMANI MORA" w:id="5" w:date="2025-11-10T18:49:14Z">
                          <w:rPr>
                            <w:rFonts w:ascii="Consolas" w:cs="Consolas" w:eastAsia="Consolas" w:hAnsi="Consolas"/>
                            <w:sz w:val="21"/>
                            <w:szCs w:val="21"/>
                          </w:rPr>
                        </w:rPrChange>
                      </w:rPr>
                      <w:t xml:space="preserve">-&gt;</w:t>
                    </w:r>
                  </w:sdtContent>
                </w:sdt>
                <w:sdt>
                  <w:sdtPr>
                    <w:id w:val="-2096286687"/>
                    <w:tag w:val="goog_rdk_89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677109745"/>
                    <w:tag w:val="goog_rdk_895"/>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1973986726"/>
                    <w:tag w:val="goog_rdk_89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066060451"/>
                    <w:tag w:val="goog_rdk_89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RuntimeException</w:t>
                    </w:r>
                  </w:sdtContent>
                </w:sdt>
                <w:sdt>
                  <w:sdtPr>
                    <w:id w:val="-940309527"/>
                    <w:tag w:val="goog_rdk_89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1810219335"/>
                    <w:tag w:val="goog_rdk_899"/>
                  </w:sdtPr>
                  <w:sdtContent>
                    <w:r w:rsidDel="00000000" w:rsidR="00000000" w:rsidRPr="00000000">
                      <w:rPr>
                        <w:rFonts w:ascii="Consolas" w:cs="Consolas" w:eastAsia="Consolas" w:hAnsi="Consolas"/>
                        <w:color w:val="e394dc"/>
                        <w:sz w:val="21"/>
                        <w:szCs w:val="21"/>
                        <w:rtl w:val="0"/>
                        <w:rPrChange w:author="DANLUIS ENRIQUE ROMANI MORA" w:id="5" w:date="2025-11-10T18:49:14Z">
                          <w:rPr>
                            <w:rFonts w:ascii="Consolas" w:cs="Consolas" w:eastAsia="Consolas" w:hAnsi="Consolas"/>
                            <w:sz w:val="21"/>
                            <w:szCs w:val="21"/>
                          </w:rPr>
                        </w:rPrChange>
                      </w:rPr>
                      <w:t xml:space="preserve">"Pregunta no encontrada"</w:t>
                    </w:r>
                  </w:sdtContent>
                </w:sdt>
                <w:sdt>
                  <w:sdtPr>
                    <w:id w:val="1564275760"/>
                    <w:tag w:val="goog_rdk_90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988535484"/>
        <w:tag w:val="goog_rdk_904"/>
      </w:sdtPr>
      <w:sdtContent>
        <w:p w:rsidR="00000000" w:rsidDel="00000000" w:rsidP="00000000" w:rsidRDefault="00000000" w:rsidRPr="00000000" w14:paraId="0000040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648867948"/>
              <w:tag w:val="goog_rdk_902"/>
            </w:sdtPr>
            <w:sdtContent>
              <w:ins w:author="DANLUIS ENRIQUE ROMANI MORA" w:id="4" w:date="2025-11-10T18:49:14Z"/>
              <w:sdt>
                <w:sdtPr>
                  <w:id w:val="-150213566"/>
                  <w:tag w:val="goog_rdk_903"/>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1065184321"/>
        <w:tag w:val="goog_rdk_913"/>
      </w:sdtPr>
      <w:sdtContent>
        <w:p w:rsidR="00000000" w:rsidDel="00000000" w:rsidP="00000000" w:rsidRDefault="00000000" w:rsidRPr="00000000" w14:paraId="0000040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391639487"/>
              <w:tag w:val="goog_rdk_905"/>
            </w:sdtPr>
            <w:sdtContent>
              <w:ins w:author="DANLUIS ENRIQUE ROMANI MORA" w:id="4" w:date="2025-11-10T18:49:14Z"/>
              <w:sdt>
                <w:sdtPr>
                  <w:id w:val="1363737932"/>
                  <w:tag w:val="goog_rdk_906"/>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949773794"/>
                    <w:tag w:val="goog_rdk_90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RespuestaAlumno</w:t>
                    </w:r>
                  </w:sdtContent>
                </w:sdt>
                <w:sdt>
                  <w:sdtPr>
                    <w:id w:val="-325339482"/>
                    <w:tag w:val="goog_rdk_90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 = </w:t>
                    </w:r>
                  </w:sdtContent>
                </w:sdt>
                <w:sdt>
                  <w:sdtPr>
                    <w:id w:val="2103054970"/>
                    <w:tag w:val="goog_rdk_909"/>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2095981028"/>
                    <w:tag w:val="goog_rdk_91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575357418"/>
                    <w:tag w:val="goog_rdk_91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RespuestaAlumno</w:t>
                    </w:r>
                  </w:sdtContent>
                </w:sdt>
                <w:sdt>
                  <w:sdtPr>
                    <w:id w:val="1889318226"/>
                    <w:tag w:val="goog_rdk_91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456675627"/>
        <w:tag w:val="goog_rdk_918"/>
      </w:sdtPr>
      <w:sdtContent>
        <w:p w:rsidR="00000000" w:rsidDel="00000000" w:rsidP="00000000" w:rsidRDefault="00000000" w:rsidRPr="00000000" w14:paraId="0000040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69811259"/>
              <w:tag w:val="goog_rdk_914"/>
            </w:sdtPr>
            <w:sdtContent>
              <w:ins w:author="DANLUIS ENRIQUE ROMANI MORA" w:id="4" w:date="2025-11-10T18:49:14Z"/>
              <w:sdt>
                <w:sdtPr>
                  <w:id w:val="1168455842"/>
                  <w:tag w:val="goog_rdk_915"/>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w:t>
                    </w:r>
                  </w:ins>
                </w:sdtContent>
              </w:sdt>
              <w:ins w:author="DANLUIS ENRIQUE ROMANI MORA" w:id="4" w:date="2025-11-10T18:49:14Z">
                <w:sdt>
                  <w:sdtPr>
                    <w:id w:val="-1139741488"/>
                    <w:tag w:val="goog_rdk_916"/>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setIntentoTest</w:t>
                    </w:r>
                  </w:sdtContent>
                </w:sdt>
                <w:sdt>
                  <w:sdtPr>
                    <w:id w:val="995573848"/>
                    <w:tag w:val="goog_rdk_917"/>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(intentoSaved);</w:t>
                    </w:r>
                  </w:sdtContent>
                </w:sdt>
              </w:ins>
            </w:sdtContent>
          </w:sdt>
        </w:p>
      </w:sdtContent>
    </w:sdt>
    <w:sdt>
      <w:sdtPr>
        <w:id w:val="1115243371"/>
        <w:tag w:val="goog_rdk_923"/>
      </w:sdtPr>
      <w:sdtContent>
        <w:p w:rsidR="00000000" w:rsidDel="00000000" w:rsidP="00000000" w:rsidRDefault="00000000" w:rsidRPr="00000000" w14:paraId="0000041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429078977"/>
              <w:tag w:val="goog_rdk_919"/>
            </w:sdtPr>
            <w:sdtContent>
              <w:ins w:author="DANLUIS ENRIQUE ROMANI MORA" w:id="4" w:date="2025-11-10T18:49:14Z"/>
              <w:sdt>
                <w:sdtPr>
                  <w:id w:val="-2046441376"/>
                  <w:tag w:val="goog_rdk_920"/>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w:t>
                    </w:r>
                  </w:ins>
                </w:sdtContent>
              </w:sdt>
              <w:ins w:author="DANLUIS ENRIQUE ROMANI MORA" w:id="4" w:date="2025-11-10T18:49:14Z">
                <w:sdt>
                  <w:sdtPr>
                    <w:id w:val="-1113924893"/>
                    <w:tag w:val="goog_rdk_92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setPreguntaTest</w:t>
                    </w:r>
                  </w:sdtContent>
                </w:sdt>
                <w:sdt>
                  <w:sdtPr>
                    <w:id w:val="-2096191863"/>
                    <w:tag w:val="goog_rdk_92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(pregunta);</w:t>
                    </w:r>
                  </w:sdtContent>
                </w:sdt>
              </w:ins>
            </w:sdtContent>
          </w:sdt>
        </w:p>
      </w:sdtContent>
    </w:sdt>
    <w:sdt>
      <w:sdtPr>
        <w:id w:val="-1032066050"/>
        <w:tag w:val="goog_rdk_932"/>
      </w:sdtPr>
      <w:sdtContent>
        <w:p w:rsidR="00000000" w:rsidDel="00000000" w:rsidP="00000000" w:rsidRDefault="00000000" w:rsidRPr="00000000" w14:paraId="0000041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928136124"/>
              <w:tag w:val="goog_rdk_924"/>
            </w:sdtPr>
            <w:sdtContent>
              <w:ins w:author="DANLUIS ENRIQUE ROMANI MORA" w:id="4" w:date="2025-11-10T18:49:14Z"/>
              <w:sdt>
                <w:sdtPr>
                  <w:id w:val="1768745247"/>
                  <w:tag w:val="goog_rdk_925"/>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w:t>
                    </w:r>
                  </w:ins>
                </w:sdtContent>
              </w:sdt>
              <w:ins w:author="DANLUIS ENRIQUE ROMANI MORA" w:id="4" w:date="2025-11-10T18:49:14Z">
                <w:sdt>
                  <w:sdtPr>
                    <w:id w:val="-1844019050"/>
                    <w:tag w:val="goog_rdk_926"/>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setPuntaje</w:t>
                    </w:r>
                  </w:sdtContent>
                </w:sdt>
                <w:sdt>
                  <w:sdtPr>
                    <w:id w:val="551108538"/>
                    <w:tag w:val="goog_rdk_927"/>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(respuestaRequest.</w:t>
                    </w:r>
                  </w:sdtContent>
                </w:sdt>
                <w:sdt>
                  <w:sdtPr>
                    <w:id w:val="-104999543"/>
                    <w:tag w:val="goog_rdk_928"/>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getPuntaje</w:t>
                    </w:r>
                  </w:sdtContent>
                </w:sdt>
                <w:sdt>
                  <w:sdtPr>
                    <w:id w:val="-1079613893"/>
                    <w:tag w:val="goog_rdk_929"/>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876020725"/>
                    <w:tag w:val="goog_rdk_930"/>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byteValue</w:t>
                    </w:r>
                  </w:sdtContent>
                </w:sdt>
                <w:sdt>
                  <w:sdtPr>
                    <w:id w:val="-1777937496"/>
                    <w:tag w:val="goog_rdk_931"/>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554232355"/>
        <w:tag w:val="goog_rdk_935"/>
      </w:sdtPr>
      <w:sdtContent>
        <w:p w:rsidR="00000000" w:rsidDel="00000000" w:rsidP="00000000" w:rsidRDefault="00000000" w:rsidRPr="00000000" w14:paraId="0000041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99732005"/>
              <w:tag w:val="goog_rdk_933"/>
            </w:sdtPr>
            <w:sdtContent>
              <w:ins w:author="DANLUIS ENRIQUE ROMANI MORA" w:id="4" w:date="2025-11-10T18:49:14Z"/>
              <w:sdt>
                <w:sdtPr>
                  <w:id w:val="1018790201"/>
                  <w:tag w:val="goog_rdk_934"/>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1146636252"/>
        <w:tag w:val="goog_rdk_940"/>
      </w:sdtPr>
      <w:sdtContent>
        <w:p w:rsidR="00000000" w:rsidDel="00000000" w:rsidP="00000000" w:rsidRDefault="00000000" w:rsidRPr="00000000" w14:paraId="0000041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02415229"/>
              <w:tag w:val="goog_rdk_936"/>
            </w:sdtPr>
            <w:sdtContent>
              <w:ins w:author="DANLUIS ENRIQUE ROMANI MORA" w:id="4" w:date="2025-11-10T18:49:14Z"/>
              <w:sdt>
                <w:sdtPr>
                  <w:id w:val="-2023364659"/>
                  <w:tag w:val="goog_rdk_937"/>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respuestaAlumnoRepository.</w:t>
                    </w:r>
                  </w:ins>
                </w:sdtContent>
              </w:sdt>
              <w:ins w:author="DANLUIS ENRIQUE ROMANI MORA" w:id="4" w:date="2025-11-10T18:49:14Z">
                <w:sdt>
                  <w:sdtPr>
                    <w:id w:val="1486637181"/>
                    <w:tag w:val="goog_rdk_938"/>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save</w:t>
                    </w:r>
                  </w:sdtContent>
                </w:sdt>
                <w:sdt>
                  <w:sdtPr>
                    <w:id w:val="-1051148993"/>
                    <w:tag w:val="goog_rdk_939"/>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(respuesta);</w:t>
                    </w:r>
                  </w:sdtContent>
                </w:sdt>
              </w:ins>
            </w:sdtContent>
          </w:sdt>
        </w:p>
      </w:sdtContent>
    </w:sdt>
    <w:sdt>
      <w:sdtPr>
        <w:id w:val="2024592234"/>
        <w:tag w:val="goog_rdk_943"/>
      </w:sdtPr>
      <w:sdtContent>
        <w:p w:rsidR="00000000" w:rsidDel="00000000" w:rsidP="00000000" w:rsidRDefault="00000000" w:rsidRPr="00000000" w14:paraId="0000041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693455046"/>
              <w:tag w:val="goog_rdk_941"/>
            </w:sdtPr>
            <w:sdtContent>
              <w:ins w:author="DANLUIS ENRIQUE ROMANI MORA" w:id="4" w:date="2025-11-10T18:49:14Z"/>
              <w:sdt>
                <w:sdtPr>
                  <w:id w:val="-158665470"/>
                  <w:tag w:val="goog_rdk_942"/>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1108333017"/>
        <w:tag w:val="goog_rdk_946"/>
      </w:sdtPr>
      <w:sdtContent>
        <w:p w:rsidR="00000000" w:rsidDel="00000000" w:rsidP="00000000" w:rsidRDefault="00000000" w:rsidRPr="00000000" w14:paraId="0000041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14119876"/>
              <w:tag w:val="goog_rdk_944"/>
            </w:sdtPr>
            <w:sdtContent>
              <w:ins w:author="DANLUIS ENRIQUE ROMANI MORA" w:id="4" w:date="2025-11-10T18:49:14Z"/>
              <w:sdt>
                <w:sdtPr>
                  <w:id w:val="872035125"/>
                  <w:tag w:val="goog_rdk_945"/>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272753203"/>
        <w:tag w:val="goog_rdk_950"/>
      </w:sdtPr>
      <w:sdtContent>
        <w:p w:rsidR="00000000" w:rsidDel="00000000" w:rsidP="00000000" w:rsidRDefault="00000000" w:rsidRPr="00000000" w14:paraId="0000041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i w:val="1"/>
              <w:iCs w:val="1"/>
              <w:color w:val="ffffff"/>
              <w:sz w:val="21"/>
              <w:szCs w:val="21"/>
              <w:rPrChange w:author="DANLUIS ENRIQUE ROMANI MORA" w:id="5" w:date="2025-11-10T18:49:14Z">
                <w:rPr>
                  <w:rFonts w:ascii="Consolas" w:cs="Consolas" w:eastAsia="Consolas" w:hAnsi="Consolas"/>
                  <w:sz w:val="21"/>
                  <w:szCs w:val="21"/>
                </w:rPr>
              </w:rPrChange>
            </w:rPr>
          </w:pPr>
          <w:sdt>
            <w:sdtPr>
              <w:id w:val="1557669635"/>
              <w:tag w:val="goog_rdk_947"/>
            </w:sdtPr>
            <w:sdtContent>
              <w:ins w:author="DANLUIS ENRIQUE ROMANI MORA" w:id="4" w:date="2025-11-10T18:49:14Z"/>
              <w:sdt>
                <w:sdtPr>
                  <w:id w:val="-1681521644"/>
                  <w:tag w:val="goog_rdk_94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499304292"/>
                    <w:tag w:val="goog_rdk_949"/>
                  </w:sdtPr>
                  <w:sdtContent>
                    <w:r w:rsidDel="00000000" w:rsidR="00000000" w:rsidRPr="00000000">
                      <w:rPr>
                        <w:rFonts w:ascii="Consolas" w:cs="Consolas" w:eastAsia="Consolas" w:hAnsi="Consolas"/>
                        <w:i w:val="1"/>
                        <w:iCs w:val="1"/>
                        <w:color w:val="ffffff"/>
                        <w:sz w:val="21"/>
                        <w:szCs w:val="21"/>
                        <w:rtl w:val="0"/>
                        <w:rPrChange w:author="DANLUIS ENRIQUE ROMANI MORA" w:id="5" w:date="2025-11-10T18:49:14Z">
                          <w:rPr>
                            <w:rFonts w:ascii="Consolas" w:cs="Consolas" w:eastAsia="Consolas" w:hAnsi="Consolas"/>
                            <w:sz w:val="21"/>
                            <w:szCs w:val="21"/>
                          </w:rPr>
                        </w:rPrChange>
                      </w:rPr>
                      <w:t xml:space="preserve">// Calcular puntajes por tipo de inteligencia</w:t>
                    </w:r>
                  </w:sdtContent>
                </w:sdt>
              </w:ins>
            </w:sdtContent>
          </w:sdt>
        </w:p>
      </w:sdtContent>
    </w:sdt>
    <w:sdt>
      <w:sdtPr>
        <w:id w:val="-1775739938"/>
        <w:tag w:val="goog_rdk_963"/>
      </w:sdtPr>
      <w:sdtContent>
        <w:p w:rsidR="00000000" w:rsidDel="00000000" w:rsidP="00000000" w:rsidRDefault="00000000" w:rsidRPr="00000000" w14:paraId="0000041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406602459"/>
              <w:tag w:val="goog_rdk_951"/>
            </w:sdtPr>
            <w:sdtContent>
              <w:ins w:author="DANLUIS ENRIQUE ROMANI MORA" w:id="4" w:date="2025-11-10T18:49:14Z"/>
              <w:sdt>
                <w:sdtPr>
                  <w:id w:val="377480016"/>
                  <w:tag w:val="goog_rdk_952"/>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811271469"/>
                    <w:tag w:val="goog_rdk_953"/>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Map</w:t>
                    </w:r>
                  </w:sdtContent>
                </w:sdt>
                <w:sdt>
                  <w:sdtPr>
                    <w:id w:val="-932600563"/>
                    <w:tag w:val="goog_rdk_95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&lt;</w:t>
                    </w:r>
                  </w:sdtContent>
                </w:sdt>
                <w:sdt>
                  <w:sdtPr>
                    <w:id w:val="435192941"/>
                    <w:tag w:val="goog_rdk_95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Integer</w:t>
                    </w:r>
                  </w:sdtContent>
                </w:sdt>
                <w:sdt>
                  <w:sdtPr>
                    <w:id w:val="465523056"/>
                    <w:tag w:val="goog_rdk_95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410967817"/>
                    <w:tag w:val="goog_rdk_95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Float</w:t>
                    </w:r>
                  </w:sdtContent>
                </w:sdt>
                <w:sdt>
                  <w:sdtPr>
                    <w:id w:val="-844147407"/>
                    <w:tag w:val="goog_rdk_95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&gt; puntajesPorInteligencia = </w:t>
                    </w:r>
                  </w:sdtContent>
                </w:sdt>
                <w:sdt>
                  <w:sdtPr>
                    <w:id w:val="-2006560621"/>
                    <w:tag w:val="goog_rdk_95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calcularPuntajes</w:t>
                    </w:r>
                  </w:sdtContent>
                </w:sdt>
                <w:sdt>
                  <w:sdtPr>
                    <w:id w:val="186702047"/>
                    <w:tag w:val="goog_rdk_96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(request.</w:t>
                    </w:r>
                  </w:sdtContent>
                </w:sdt>
                <w:sdt>
                  <w:sdtPr>
                    <w:id w:val="953981192"/>
                    <w:tag w:val="goog_rdk_96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getRespuestas</w:t>
                    </w:r>
                  </w:sdtContent>
                </w:sdt>
                <w:sdt>
                  <w:sdtPr>
                    <w:id w:val="444611288"/>
                    <w:tag w:val="goog_rdk_96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487946000"/>
        <w:tag w:val="goog_rdk_966"/>
      </w:sdtPr>
      <w:sdtContent>
        <w:p w:rsidR="00000000" w:rsidDel="00000000" w:rsidP="00000000" w:rsidRDefault="00000000" w:rsidRPr="00000000" w14:paraId="0000041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074656857"/>
              <w:tag w:val="goog_rdk_964"/>
            </w:sdtPr>
            <w:sdtContent>
              <w:ins w:author="DANLUIS ENRIQUE ROMANI MORA" w:id="4" w:date="2025-11-10T18:49:14Z"/>
              <w:sdt>
                <w:sdtPr>
                  <w:id w:val="702320155"/>
                  <w:tag w:val="goog_rdk_965"/>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1649103169"/>
        <w:tag w:val="goog_rdk_970"/>
      </w:sdtPr>
      <w:sdtContent>
        <w:p w:rsidR="00000000" w:rsidDel="00000000" w:rsidP="00000000" w:rsidRDefault="00000000" w:rsidRPr="00000000" w14:paraId="0000041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i w:val="1"/>
              <w:iCs w:val="1"/>
              <w:color w:val="ffffff"/>
              <w:sz w:val="21"/>
              <w:szCs w:val="21"/>
              <w:rPrChange w:author="DANLUIS ENRIQUE ROMANI MORA" w:id="5" w:date="2025-11-10T18:49:14Z">
                <w:rPr>
                  <w:rFonts w:ascii="Consolas" w:cs="Consolas" w:eastAsia="Consolas" w:hAnsi="Consolas"/>
                  <w:sz w:val="21"/>
                  <w:szCs w:val="21"/>
                </w:rPr>
              </w:rPrChange>
            </w:rPr>
          </w:pPr>
          <w:sdt>
            <w:sdtPr>
              <w:id w:val="-1181306190"/>
              <w:tag w:val="goog_rdk_967"/>
            </w:sdtPr>
            <w:sdtContent>
              <w:ins w:author="DANLUIS ENRIQUE ROMANI MORA" w:id="4" w:date="2025-11-10T18:49:14Z"/>
              <w:sdt>
                <w:sdtPr>
                  <w:id w:val="553039753"/>
                  <w:tag w:val="goog_rdk_96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365877651"/>
                    <w:tag w:val="goog_rdk_969"/>
                  </w:sdtPr>
                  <w:sdtContent>
                    <w:r w:rsidDel="00000000" w:rsidR="00000000" w:rsidRPr="00000000">
                      <w:rPr>
                        <w:rFonts w:ascii="Consolas" w:cs="Consolas" w:eastAsia="Consolas" w:hAnsi="Consolas"/>
                        <w:i w:val="1"/>
                        <w:iCs w:val="1"/>
                        <w:color w:val="ffffff"/>
                        <w:sz w:val="21"/>
                        <w:szCs w:val="21"/>
                        <w:rtl w:val="0"/>
                        <w:rPrChange w:author="DANLUIS ENRIQUE ROMANI MORA" w:id="5" w:date="2025-11-10T18:49:14Z">
                          <w:rPr>
                            <w:rFonts w:ascii="Consolas" w:cs="Consolas" w:eastAsia="Consolas" w:hAnsi="Consolas"/>
                            <w:sz w:val="21"/>
                            <w:szCs w:val="21"/>
                          </w:rPr>
                        </w:rPrChange>
                      </w:rPr>
                      <w:t xml:space="preserve">// Guardar resultados</w:t>
                    </w:r>
                  </w:sdtContent>
                </w:sdt>
              </w:ins>
            </w:sdtContent>
          </w:sdt>
        </w:p>
      </w:sdtContent>
    </w:sdt>
    <w:sdt>
      <w:sdtPr>
        <w:id w:val="1255407709"/>
        <w:tag w:val="goog_rdk_987"/>
      </w:sdtPr>
      <w:sdtContent>
        <w:p w:rsidR="00000000" w:rsidDel="00000000" w:rsidP="00000000" w:rsidRDefault="00000000" w:rsidRPr="00000000" w14:paraId="0000041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891588022"/>
              <w:tag w:val="goog_rdk_971"/>
            </w:sdtPr>
            <w:sdtContent>
              <w:ins w:author="DANLUIS ENRIQUE ROMANI MORA" w:id="4" w:date="2025-11-10T18:49:14Z"/>
              <w:sdt>
                <w:sdtPr>
                  <w:id w:val="-2026175497"/>
                  <w:tag w:val="goog_rdk_972"/>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242056516"/>
                    <w:tag w:val="goog_rdk_973"/>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for</w:t>
                    </w:r>
                  </w:sdtContent>
                </w:sdt>
                <w:sdt>
                  <w:sdtPr>
                    <w:id w:val="-163190688"/>
                    <w:tag w:val="goog_rdk_97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2036170602"/>
                    <w:tag w:val="goog_rdk_97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Map</w:t>
                    </w:r>
                  </w:sdtContent>
                </w:sdt>
                <w:sdt>
                  <w:sdtPr>
                    <w:id w:val="-318881249"/>
                    <w:tag w:val="goog_rdk_97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1346847671"/>
                    <w:tag w:val="goog_rdk_977"/>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Entry</w:t>
                    </w:r>
                  </w:sdtContent>
                </w:sdt>
                <w:sdt>
                  <w:sdtPr>
                    <w:id w:val="1242078873"/>
                    <w:tag w:val="goog_rdk_97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&lt;</w:t>
                    </w:r>
                  </w:sdtContent>
                </w:sdt>
                <w:sdt>
                  <w:sdtPr>
                    <w:id w:val="1764851842"/>
                    <w:tag w:val="goog_rdk_97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Integer</w:t>
                    </w:r>
                  </w:sdtContent>
                </w:sdt>
                <w:sdt>
                  <w:sdtPr>
                    <w:id w:val="773746197"/>
                    <w:tag w:val="goog_rdk_98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453552285"/>
                    <w:tag w:val="goog_rdk_981"/>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Float</w:t>
                    </w:r>
                  </w:sdtContent>
                </w:sdt>
                <w:sdt>
                  <w:sdtPr>
                    <w:id w:val="1508686092"/>
                    <w:tag w:val="goog_rdk_98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&gt; entry </w:t>
                    </w:r>
                  </w:sdtContent>
                </w:sdt>
                <w:sdt>
                  <w:sdtPr>
                    <w:id w:val="-1970644093"/>
                    <w:tag w:val="goog_rdk_983"/>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867000866"/>
                    <w:tag w:val="goog_rdk_98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puntajesPorInteligencia.</w:t>
                    </w:r>
                  </w:sdtContent>
                </w:sdt>
                <w:sdt>
                  <w:sdtPr>
                    <w:id w:val="-250789905"/>
                    <w:tag w:val="goog_rdk_98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entrySet</w:t>
                    </w:r>
                  </w:sdtContent>
                </w:sdt>
                <w:sdt>
                  <w:sdtPr>
                    <w:id w:val="-1974686228"/>
                    <w:tag w:val="goog_rdk_98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ins>
            </w:sdtContent>
          </w:sdt>
        </w:p>
      </w:sdtContent>
    </w:sdt>
    <w:sdt>
      <w:sdtPr>
        <w:id w:val="1827431667"/>
        <w:tag w:val="goog_rdk_996"/>
      </w:sdtPr>
      <w:sdtContent>
        <w:p w:rsidR="00000000" w:rsidDel="00000000" w:rsidP="00000000" w:rsidRDefault="00000000" w:rsidRPr="00000000" w14:paraId="0000041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371032602"/>
              <w:tag w:val="goog_rdk_988"/>
            </w:sdtPr>
            <w:sdtContent>
              <w:ins w:author="DANLUIS ENRIQUE ROMANI MORA" w:id="4" w:date="2025-11-10T18:49:14Z"/>
              <w:sdt>
                <w:sdtPr>
                  <w:id w:val="988677736"/>
                  <w:tag w:val="goog_rdk_989"/>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102858984"/>
                    <w:tag w:val="goog_rdk_990"/>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TipoInteligencia</w:t>
                    </w:r>
                  </w:sdtContent>
                </w:sdt>
                <w:sdt>
                  <w:sdtPr>
                    <w:id w:val="-1477984925"/>
                    <w:tag w:val="goog_rdk_991"/>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tipoInteligencia = tipoInteligenciaRepository.</w:t>
                    </w:r>
                  </w:sdtContent>
                </w:sdt>
                <w:sdt>
                  <w:sdtPr>
                    <w:id w:val="2031159357"/>
                    <w:tag w:val="goog_rdk_992"/>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findById</w:t>
                    </w:r>
                  </w:sdtContent>
                </w:sdt>
                <w:sdt>
                  <w:sdtPr>
                    <w:id w:val="-942337851"/>
                    <w:tag w:val="goog_rdk_993"/>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(entry.</w:t>
                    </w:r>
                  </w:sdtContent>
                </w:sdt>
                <w:sdt>
                  <w:sdtPr>
                    <w:id w:val="-28921661"/>
                    <w:tag w:val="goog_rdk_99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getKey</w:t>
                    </w:r>
                  </w:sdtContent>
                </w:sdt>
                <w:sdt>
                  <w:sdtPr>
                    <w:id w:val="834075447"/>
                    <w:tag w:val="goog_rdk_99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747571319"/>
        <w:tag w:val="goog_rdk_1009"/>
      </w:sdtPr>
      <w:sdtContent>
        <w:p w:rsidR="00000000" w:rsidDel="00000000" w:rsidP="00000000" w:rsidRDefault="00000000" w:rsidRPr="00000000" w14:paraId="0000041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605152480"/>
              <w:tag w:val="goog_rdk_997"/>
            </w:sdtPr>
            <w:sdtContent>
              <w:ins w:author="DANLUIS ENRIQUE ROMANI MORA" w:id="4" w:date="2025-11-10T18:49:14Z"/>
              <w:sdt>
                <w:sdtPr>
                  <w:id w:val="-1223282171"/>
                  <w:tag w:val="goog_rdk_99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665498794"/>
                    <w:tag w:val="goog_rdk_99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orElseThrow</w:t>
                    </w:r>
                  </w:sdtContent>
                </w:sdt>
                <w:sdt>
                  <w:sdtPr>
                    <w:id w:val="86651878"/>
                    <w:tag w:val="goog_rdk_100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154090112"/>
                    <w:tag w:val="goog_rdk_1001"/>
                  </w:sdtPr>
                  <w:sdtContent>
                    <w:r w:rsidDel="00000000" w:rsidR="00000000" w:rsidRPr="00000000">
                      <w:rPr>
                        <w:rFonts w:ascii="Consolas" w:cs="Consolas" w:eastAsia="Consolas" w:hAnsi="Consolas"/>
                        <w:color w:val="82d2ce"/>
                        <w:sz w:val="21"/>
                        <w:szCs w:val="21"/>
                        <w:rtl w:val="0"/>
                        <w:rPrChange w:author="DANLUIS ENRIQUE ROMANI MORA" w:id="5" w:date="2025-11-10T18:49:14Z">
                          <w:rPr>
                            <w:rFonts w:ascii="Consolas" w:cs="Consolas" w:eastAsia="Consolas" w:hAnsi="Consolas"/>
                            <w:sz w:val="21"/>
                            <w:szCs w:val="21"/>
                          </w:rPr>
                        </w:rPrChange>
                      </w:rPr>
                      <w:t xml:space="preserve">-&gt;</w:t>
                    </w:r>
                  </w:sdtContent>
                </w:sdt>
                <w:sdt>
                  <w:sdtPr>
                    <w:id w:val="670559741"/>
                    <w:tag w:val="goog_rdk_1002"/>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60965494"/>
                    <w:tag w:val="goog_rdk_1003"/>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1226665165"/>
                    <w:tag w:val="goog_rdk_1004"/>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729906620"/>
                    <w:tag w:val="goog_rdk_100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RuntimeException</w:t>
                    </w:r>
                  </w:sdtContent>
                </w:sdt>
                <w:sdt>
                  <w:sdtPr>
                    <w:id w:val="-1969646080"/>
                    <w:tag w:val="goog_rdk_100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sdt>
                  <w:sdtPr>
                    <w:id w:val="533211129"/>
                    <w:tag w:val="goog_rdk_1007"/>
                  </w:sdtPr>
                  <w:sdtContent>
                    <w:r w:rsidDel="00000000" w:rsidR="00000000" w:rsidRPr="00000000">
                      <w:rPr>
                        <w:rFonts w:ascii="Consolas" w:cs="Consolas" w:eastAsia="Consolas" w:hAnsi="Consolas"/>
                        <w:color w:val="e394dc"/>
                        <w:sz w:val="21"/>
                        <w:szCs w:val="21"/>
                        <w:rtl w:val="0"/>
                        <w:rPrChange w:author="DANLUIS ENRIQUE ROMANI MORA" w:id="5" w:date="2025-11-10T18:49:14Z">
                          <w:rPr>
                            <w:rFonts w:ascii="Consolas" w:cs="Consolas" w:eastAsia="Consolas" w:hAnsi="Consolas"/>
                            <w:sz w:val="21"/>
                            <w:szCs w:val="21"/>
                          </w:rPr>
                        </w:rPrChange>
                      </w:rPr>
                      <w:t xml:space="preserve">"Tipo de inteligencia no encontrado"</w:t>
                    </w:r>
                  </w:sdtContent>
                </w:sdt>
                <w:sdt>
                  <w:sdtPr>
                    <w:id w:val="67939939"/>
                    <w:tag w:val="goog_rdk_100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21560025"/>
        <w:tag w:val="goog_rdk_1012"/>
      </w:sdtPr>
      <w:sdtContent>
        <w:p w:rsidR="00000000" w:rsidDel="00000000" w:rsidP="00000000" w:rsidRDefault="00000000" w:rsidRPr="00000000" w14:paraId="0000041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2021077086"/>
              <w:tag w:val="goog_rdk_1010"/>
            </w:sdtPr>
            <w:sdtContent>
              <w:ins w:author="DANLUIS ENRIQUE ROMANI MORA" w:id="4" w:date="2025-11-10T18:49:14Z"/>
              <w:sdt>
                <w:sdtPr>
                  <w:id w:val="-1307506290"/>
                  <w:tag w:val="goog_rdk_1011"/>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254754186"/>
        <w:tag w:val="goog_rdk_1021"/>
      </w:sdtPr>
      <w:sdtContent>
        <w:p w:rsidR="00000000" w:rsidDel="00000000" w:rsidP="00000000" w:rsidRDefault="00000000" w:rsidRPr="00000000" w14:paraId="0000041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656845957"/>
              <w:tag w:val="goog_rdk_1013"/>
            </w:sdtPr>
            <w:sdtContent>
              <w:ins w:author="DANLUIS ENRIQUE ROMANI MORA" w:id="4" w:date="2025-11-10T18:49:14Z"/>
              <w:sdt>
                <w:sdtPr>
                  <w:id w:val="483824597"/>
                  <w:tag w:val="goog_rdk_1014"/>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
                  <w:sdtPr>
                    <w:id w:val="147303544"/>
                    <w:tag w:val="goog_rdk_1015"/>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ResultadoTest</w:t>
                    </w:r>
                  </w:sdtContent>
                </w:sdt>
                <w:sdt>
                  <w:sdtPr>
                    <w:id w:val="576874537"/>
                    <w:tag w:val="goog_rdk_1016"/>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resultado = </w:t>
                    </w:r>
                  </w:sdtContent>
                </w:sdt>
                <w:sdt>
                  <w:sdtPr>
                    <w:id w:val="1173274408"/>
                    <w:tag w:val="goog_rdk_1017"/>
                  </w:sdtPr>
                  <w:sdtContent>
                    <w:r w:rsidDel="00000000" w:rsidR="00000000" w:rsidRPr="00000000">
                      <w:rPr>
                        <w:rFonts w:ascii="Consolas" w:cs="Consolas" w:eastAsia="Consolas" w:hAnsi="Consolas"/>
                        <w:color w:val="83d6c5"/>
                        <w:sz w:val="21"/>
                        <w:szCs w:val="21"/>
                        <w:rtl w:val="0"/>
                        <w:rPrChange w:author="DANLUIS ENRIQUE ROMANI MORA" w:id="5" w:date="2025-11-10T18:49:14Z">
                          <w:rPr>
                            <w:rFonts w:ascii="Consolas" w:cs="Consolas" w:eastAsia="Consolas" w:hAnsi="Consolas"/>
                            <w:sz w:val="21"/>
                            <w:szCs w:val="21"/>
                          </w:rPr>
                        </w:rPrChange>
                      </w:rPr>
                      <w:t xml:space="preserve">new</w:t>
                    </w:r>
                  </w:sdtContent>
                </w:sdt>
                <w:sdt>
                  <w:sdtPr>
                    <w:id w:val="-672347609"/>
                    <w:tag w:val="goog_rdk_1018"/>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sdtContent>
                </w:sdt>
                <w:sdt>
                  <w:sdtPr>
                    <w:id w:val="1751806930"/>
                    <w:tag w:val="goog_rdk_101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ResultadoTest</w:t>
                    </w:r>
                  </w:sdtContent>
                </w:sdt>
                <w:sdt>
                  <w:sdtPr>
                    <w:id w:val="1832399854"/>
                    <w:tag w:val="goog_rdk_102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598046798"/>
        <w:tag w:val="goog_rdk_1026"/>
      </w:sdtPr>
      <w:sdtContent>
        <w:p w:rsidR="00000000" w:rsidDel="00000000" w:rsidP="00000000" w:rsidRDefault="00000000" w:rsidRPr="00000000" w14:paraId="0000041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884745272"/>
              <w:tag w:val="goog_rdk_1022"/>
            </w:sdtPr>
            <w:sdtContent>
              <w:ins w:author="DANLUIS ENRIQUE ROMANI MORA" w:id="4" w:date="2025-11-10T18:49:14Z"/>
              <w:sdt>
                <w:sdtPr>
                  <w:id w:val="278948702"/>
                  <w:tag w:val="goog_rdk_1023"/>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resultado.</w:t>
                    </w:r>
                  </w:ins>
                </w:sdtContent>
              </w:sdt>
              <w:ins w:author="DANLUIS ENRIQUE ROMANI MORA" w:id="4" w:date="2025-11-10T18:49:14Z">
                <w:sdt>
                  <w:sdtPr>
                    <w:id w:val="-819601614"/>
                    <w:tag w:val="goog_rdk_102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setIntentoTest</w:t>
                    </w:r>
                  </w:sdtContent>
                </w:sdt>
                <w:sdt>
                  <w:sdtPr>
                    <w:id w:val="-1038405657"/>
                    <w:tag w:val="goog_rdk_102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(intentoSaved);</w:t>
                    </w:r>
                  </w:sdtContent>
                </w:sdt>
              </w:ins>
            </w:sdtContent>
          </w:sdt>
        </w:p>
      </w:sdtContent>
    </w:sdt>
    <w:sdt>
      <w:sdtPr>
        <w:id w:val="-479264686"/>
        <w:tag w:val="goog_rdk_1031"/>
      </w:sdtPr>
      <w:sdtContent>
        <w:p w:rsidR="00000000" w:rsidDel="00000000" w:rsidP="00000000" w:rsidRDefault="00000000" w:rsidRPr="00000000" w14:paraId="0000042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667961584"/>
              <w:tag w:val="goog_rdk_1027"/>
            </w:sdtPr>
            <w:sdtContent>
              <w:ins w:author="DANLUIS ENRIQUE ROMANI MORA" w:id="4" w:date="2025-11-10T18:49:14Z"/>
              <w:sdt>
                <w:sdtPr>
                  <w:id w:val="-1669581924"/>
                  <w:tag w:val="goog_rdk_102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resultado.</w:t>
                    </w:r>
                  </w:ins>
                </w:sdtContent>
              </w:sdt>
              <w:ins w:author="DANLUIS ENRIQUE ROMANI MORA" w:id="4" w:date="2025-11-10T18:49:14Z">
                <w:sdt>
                  <w:sdtPr>
                    <w:id w:val="-395721225"/>
                    <w:tag w:val="goog_rdk_1029"/>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setTipoInteligencia</w:t>
                    </w:r>
                  </w:sdtContent>
                </w:sdt>
                <w:sdt>
                  <w:sdtPr>
                    <w:id w:val="1850605280"/>
                    <w:tag w:val="goog_rdk_1030"/>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(tipoInteligencia);</w:t>
                    </w:r>
                  </w:sdtContent>
                </w:sdt>
              </w:ins>
            </w:sdtContent>
          </w:sdt>
        </w:p>
      </w:sdtContent>
    </w:sdt>
    <w:sdt>
      <w:sdtPr>
        <w:id w:val="1035637660"/>
        <w:tag w:val="goog_rdk_1038"/>
      </w:sdtPr>
      <w:sdtContent>
        <w:p w:rsidR="00000000" w:rsidDel="00000000" w:rsidP="00000000" w:rsidRDefault="00000000" w:rsidRPr="00000000" w14:paraId="0000042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429938796"/>
              <w:tag w:val="goog_rdk_1032"/>
            </w:sdtPr>
            <w:sdtContent>
              <w:ins w:author="DANLUIS ENRIQUE ROMANI MORA" w:id="4" w:date="2025-11-10T18:49:14Z"/>
              <w:sdt>
                <w:sdtPr>
                  <w:id w:val="-2049870761"/>
                  <w:tag w:val="goog_rdk_1033"/>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resultado.</w:t>
                    </w:r>
                  </w:ins>
                </w:sdtContent>
              </w:sdt>
              <w:ins w:author="DANLUIS ENRIQUE ROMANI MORA" w:id="4" w:date="2025-11-10T18:49:14Z">
                <w:sdt>
                  <w:sdtPr>
                    <w:id w:val="-256808132"/>
                    <w:tag w:val="goog_rdk_103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setPuntajeCalculado</w:t>
                    </w:r>
                  </w:sdtContent>
                </w:sdt>
                <w:sdt>
                  <w:sdtPr>
                    <w:id w:val="1322208268"/>
                    <w:tag w:val="goog_rdk_103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(entry.</w:t>
                    </w:r>
                  </w:sdtContent>
                </w:sdt>
                <w:sdt>
                  <w:sdtPr>
                    <w:id w:val="-1860669099"/>
                    <w:tag w:val="goog_rdk_1036"/>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getValue</w:t>
                    </w:r>
                  </w:sdtContent>
                </w:sdt>
                <w:sdt>
                  <w:sdtPr>
                    <w:id w:val="-1375146389"/>
                    <w:tag w:val="goog_rdk_1037"/>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w:t>
                    </w:r>
                  </w:sdtContent>
                </w:sdt>
              </w:ins>
            </w:sdtContent>
          </w:sdt>
        </w:p>
      </w:sdtContent>
    </w:sdt>
    <w:sdt>
      <w:sdtPr>
        <w:id w:val="1785146378"/>
        <w:tag w:val="goog_rdk_1041"/>
      </w:sdtPr>
      <w:sdtContent>
        <w:p w:rsidR="00000000" w:rsidDel="00000000" w:rsidP="00000000" w:rsidRDefault="00000000" w:rsidRPr="00000000" w14:paraId="0000042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401779398"/>
              <w:tag w:val="goog_rdk_1039"/>
            </w:sdtPr>
            <w:sdtContent>
              <w:ins w:author="DANLUIS ENRIQUE ROMANI MORA" w:id="4" w:date="2025-11-10T18:49:14Z"/>
              <w:sdt>
                <w:sdtPr>
                  <w:id w:val="1854845442"/>
                  <w:tag w:val="goog_rdk_1040"/>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sdt>
      <w:sdtPr>
        <w:id w:val="-31021098"/>
        <w:tag w:val="goog_rdk_1046"/>
      </w:sdtPr>
      <w:sdtContent>
        <w:p w:rsidR="00000000" w:rsidDel="00000000" w:rsidP="00000000" w:rsidRDefault="00000000" w:rsidRPr="00000000" w14:paraId="0000042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522046881"/>
              <w:tag w:val="goog_rdk_1042"/>
            </w:sdtPr>
            <w:sdtContent>
              <w:ins w:author="DANLUIS ENRIQUE ROMANI MORA" w:id="4" w:date="2025-11-10T18:49:14Z"/>
              <w:sdt>
                <w:sdtPr>
                  <w:id w:val="2130589013"/>
                  <w:tag w:val="goog_rdk_1043"/>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resultadoTestRepository.</w:t>
                    </w:r>
                  </w:ins>
                </w:sdtContent>
              </w:sdt>
              <w:ins w:author="DANLUIS ENRIQUE ROMANI MORA" w:id="4" w:date="2025-11-10T18:49:14Z">
                <w:sdt>
                  <w:sdtPr>
                    <w:id w:val="-1184096542"/>
                    <w:tag w:val="goog_rdk_1044"/>
                  </w:sdtPr>
                  <w:sdtContent>
                    <w:r w:rsidDel="00000000" w:rsidR="00000000" w:rsidRPr="00000000">
                      <w:rPr>
                        <w:rFonts w:ascii="Consolas" w:cs="Consolas" w:eastAsia="Consolas" w:hAnsi="Consolas"/>
                        <w:color w:val="efb080"/>
                        <w:sz w:val="21"/>
                        <w:szCs w:val="21"/>
                        <w:rtl w:val="0"/>
                        <w:rPrChange w:author="DANLUIS ENRIQUE ROMANI MORA" w:id="5" w:date="2025-11-10T18:49:14Z">
                          <w:rPr>
                            <w:rFonts w:ascii="Consolas" w:cs="Consolas" w:eastAsia="Consolas" w:hAnsi="Consolas"/>
                            <w:sz w:val="21"/>
                            <w:szCs w:val="21"/>
                          </w:rPr>
                        </w:rPrChange>
                      </w:rPr>
                      <w:t xml:space="preserve">save</w:t>
                    </w:r>
                  </w:sdtContent>
                </w:sdt>
                <w:sdt>
                  <w:sdtPr>
                    <w:id w:val="-639949392"/>
                    <w:tag w:val="goog_rdk_1045"/>
                  </w:sdtPr>
                  <w:sdtContent>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(resultado);</w:t>
                    </w:r>
                  </w:sdtContent>
                </w:sdt>
              </w:ins>
            </w:sdtContent>
          </w:sdt>
        </w:p>
      </w:sdtContent>
    </w:sdt>
    <w:sdt>
      <w:sdtPr>
        <w:id w:val="2014596740"/>
        <w:tag w:val="goog_rdk_1049"/>
      </w:sdtPr>
      <w:sdtContent>
        <w:p w:rsidR="00000000" w:rsidDel="00000000" w:rsidP="00000000" w:rsidRDefault="00000000" w:rsidRPr="00000000" w14:paraId="0000042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4" w:date="2025-11-10T18:49:14Z"/>
              <w:rFonts w:ascii="Consolas" w:cs="Consolas" w:eastAsia="Consolas" w:hAnsi="Consolas"/>
              <w:color w:val="d6d6dd"/>
              <w:sz w:val="21"/>
              <w:szCs w:val="21"/>
              <w:rPrChange w:author="DANLUIS ENRIQUE ROMANI MORA" w:id="5" w:date="2025-11-10T18:49:14Z">
                <w:rPr>
                  <w:rFonts w:ascii="Consolas" w:cs="Consolas" w:eastAsia="Consolas" w:hAnsi="Consolas"/>
                  <w:sz w:val="21"/>
                  <w:szCs w:val="21"/>
                </w:rPr>
              </w:rPrChange>
            </w:rPr>
          </w:pPr>
          <w:sdt>
            <w:sdtPr>
              <w:id w:val="-1130216370"/>
              <w:tag w:val="goog_rdk_1047"/>
            </w:sdtPr>
            <w:sdtContent>
              <w:ins w:author="DANLUIS ENRIQUE ROMANI MORA" w:id="4" w:date="2025-11-10T18:49:14Z"/>
              <w:sdt>
                <w:sdtPr>
                  <w:id w:val="-1783824741"/>
                  <w:tag w:val="goog_rdk_1048"/>
                </w:sdtPr>
                <w:sdtContent>
                  <w:ins w:author="DANLUIS ENRIQUE ROMANI MORA" w:id="4" w:date="2025-11-10T18:49:14Z">
                    <w:r w:rsidDel="00000000" w:rsidR="00000000" w:rsidRPr="00000000">
                      <w:rPr>
                        <w:rFonts w:ascii="Consolas" w:cs="Consolas" w:eastAsia="Consolas" w:hAnsi="Consolas"/>
                        <w:color w:val="d6d6dd"/>
                        <w:sz w:val="21"/>
                        <w:szCs w:val="21"/>
                        <w:rtl w:val="0"/>
                        <w:rPrChange w:author="DANLUIS ENRIQUE ROMANI MORA" w:id="5" w:date="2025-11-10T18:49:14Z">
                          <w:rPr>
                            <w:rFonts w:ascii="Consolas" w:cs="Consolas" w:eastAsia="Consolas" w:hAnsi="Consolas"/>
                            <w:sz w:val="21"/>
                            <w:szCs w:val="21"/>
                          </w:rPr>
                        </w:rPrChange>
                      </w:rPr>
                      <w:t xml:space="preserve">        }</w:t>
                    </w:r>
                  </w:ins>
                </w:sdtContent>
              </w:sdt>
              <w:ins w:author="DANLUIS ENRIQUE ROMANI MORA" w:id="4" w:date="2025-11-10T18:49:14Z"/>
            </w:sdtContent>
          </w:sdt>
        </w:p>
      </w:sdtContent>
    </w:sdt>
    <w:p w:rsidR="00000000" w:rsidDel="00000000" w:rsidP="00000000" w:rsidRDefault="00000000" w:rsidRPr="00000000" w14:paraId="0000042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26">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2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1.12.2: </w:t>
      </w:r>
      <w:r w:rsidDel="00000000" w:rsidR="00000000" w:rsidRPr="00000000">
        <w:rPr>
          <w:rFonts w:ascii="Times New Roman" w:cs="Times New Roman" w:eastAsia="Times New Roman" w:hAnsi="Times New Roman"/>
          <w:b w:val="1"/>
          <w:bCs w:val="1"/>
          <w:sz w:val="30"/>
          <w:szCs w:val="30"/>
          <w:rtl w:val="0"/>
        </w:rPr>
        <w:t xml:space="preserve">Implementar control de acceso (solo admin puede hacer consultas globales).</w:t>
      </w:r>
    </w:p>
    <w:p w:rsidR="00000000" w:rsidDel="00000000" w:rsidP="00000000" w:rsidRDefault="00000000" w:rsidRPr="00000000" w14:paraId="00000428">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p>
    <w:p w:rsidR="00000000" w:rsidDel="00000000" w:rsidP="00000000" w:rsidRDefault="00000000" w:rsidRPr="00000000" w14:paraId="00000429">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4.1.1: </w:t>
      </w:r>
      <w:r w:rsidDel="00000000" w:rsidR="00000000" w:rsidRPr="00000000">
        <w:rPr>
          <w:rFonts w:ascii="Times New Roman" w:cs="Times New Roman" w:eastAsia="Times New Roman" w:hAnsi="Times New Roman"/>
          <w:b w:val="1"/>
          <w:bCs w:val="1"/>
          <w:sz w:val="30"/>
          <w:szCs w:val="30"/>
          <w:rtl w:val="0"/>
        </w:rPr>
        <w:t xml:space="preserve">Diseñar layout del dashboard del alumno (UI/UX).</w:t>
      </w:r>
    </w:p>
    <w:sdt>
      <w:sdtPr>
        <w:id w:val="1592740440"/>
        <w:tag w:val="goog_rdk_1054"/>
      </w:sdtPr>
      <w:sdtContent>
        <w:p w:rsidR="00000000" w:rsidDel="00000000" w:rsidP="00000000" w:rsidRDefault="00000000" w:rsidRPr="00000000" w14:paraId="0000042B">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263017407"/>
              <w:tag w:val="goog_rdk_1050"/>
            </w:sdtPr>
            <w:sdtContent>
              <w:ins w:author="DANLUIS ENRIQUE ROMANI MORA" w:id="6" w:date="2025-11-10T18:51:33Z"/>
              <w:sdt>
                <w:sdtPr>
                  <w:id w:val="-1724373704"/>
                  <w:tag w:val="goog_rdk_1051"/>
                </w:sdtPr>
                <w:sdtContent>
                  <w:ins w:author="DANLUIS ENRIQUE ROMANI MORA" w:id="6" w:date="2025-11-10T18:51:33Z">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ins>
                </w:sdtContent>
              </w:sdt>
              <w:ins w:author="DANLUIS ENRIQUE ROMANI MORA" w:id="6" w:date="2025-11-10T18:51:33Z">
                <w:sdt>
                  <w:sdtPr>
                    <w:id w:val="1334893311"/>
                    <w:tag w:val="goog_rdk_1052"/>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body</w:t>
                    </w:r>
                  </w:sdtContent>
                </w:sdt>
                <w:sdt>
                  <w:sdtPr>
                    <w:id w:val="284863922"/>
                    <w:tag w:val="goog_rdk_105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152068295"/>
        <w:tag w:val="goog_rdk_1066"/>
      </w:sdtPr>
      <w:sdtContent>
        <w:p w:rsidR="00000000" w:rsidDel="00000000" w:rsidP="00000000" w:rsidRDefault="00000000" w:rsidRPr="00000000" w14:paraId="0000042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725067616"/>
              <w:tag w:val="goog_rdk_1055"/>
            </w:sdtPr>
            <w:sdtContent>
              <w:ins w:author="DANLUIS ENRIQUE ROMANI MORA" w:id="6" w:date="2025-11-10T18:51:33Z"/>
              <w:sdt>
                <w:sdtPr>
                  <w:id w:val="575243165"/>
                  <w:tag w:val="goog_rdk_1056"/>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316395565"/>
                    <w:tag w:val="goog_rdk_105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514765204"/>
                    <w:tag w:val="goog_rdk_1058"/>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521093726"/>
                    <w:tag w:val="goog_rdk_1059"/>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913740547"/>
                    <w:tag w:val="goog_rdk_1060"/>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176722777"/>
                    <w:tag w:val="goog_rdk_1061"/>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500463302"/>
                    <w:tag w:val="goog_rdk_106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"overlay"</w:t>
                    </w:r>
                  </w:sdtContent>
                </w:sdt>
                <w:sdt>
                  <w:sdtPr>
                    <w:id w:val="-1431775809"/>
                    <w:tag w:val="goog_rdk_106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&gt;&lt;/</w:t>
                    </w:r>
                  </w:sdtContent>
                </w:sdt>
                <w:sdt>
                  <w:sdtPr>
                    <w:id w:val="-1757004366"/>
                    <w:tag w:val="goog_rdk_1064"/>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51355478"/>
                    <w:tag w:val="goog_rdk_1065"/>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394201022"/>
        <w:tag w:val="goog_rdk_1076"/>
      </w:sdtPr>
      <w:sdtContent>
        <w:p w:rsidR="00000000" w:rsidDel="00000000" w:rsidP="00000000" w:rsidRDefault="00000000" w:rsidRPr="00000000" w14:paraId="0000042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851986288"/>
              <w:tag w:val="goog_rdk_1067"/>
            </w:sdtPr>
            <w:sdtContent>
              <w:ins w:author="DANLUIS ENRIQUE ROMANI MORA" w:id="6" w:date="2025-11-10T18:51:33Z"/>
              <w:sdt>
                <w:sdtPr>
                  <w:id w:val="-1080190525"/>
                  <w:tag w:val="goog_rdk_1068"/>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664662104"/>
                    <w:tag w:val="goog_rdk_1069"/>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88722721"/>
                    <w:tag w:val="goog_rdk_1070"/>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690181404"/>
                    <w:tag w:val="goog_rdk_1071"/>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058252492"/>
                    <w:tag w:val="goog_rdk_1072"/>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352229984"/>
                    <w:tag w:val="goog_rdk_1073"/>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806837977"/>
                    <w:tag w:val="goog_rdk_1074"/>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"panel-container"</w:t>
                    </w:r>
                  </w:sdtContent>
                </w:sdt>
                <w:sdt>
                  <w:sdtPr>
                    <w:id w:val="893873841"/>
                    <w:tag w:val="goog_rdk_1075"/>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202664451"/>
        <w:tag w:val="goog_rdk_1079"/>
      </w:sdtPr>
      <w:sdtContent>
        <w:p w:rsidR="00000000" w:rsidDel="00000000" w:rsidP="00000000" w:rsidRDefault="00000000" w:rsidRPr="00000000" w14:paraId="0000042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519162111"/>
              <w:tag w:val="goog_rdk_1077"/>
            </w:sdtPr>
            <w:sdtContent>
              <w:ins w:author="DANLUIS ENRIQUE ROMANI MORA" w:id="6" w:date="2025-11-10T18:51:33Z"/>
              <w:sdt>
                <w:sdtPr>
                  <w:id w:val="-932945530"/>
                  <w:tag w:val="goog_rdk_1078"/>
                </w:sdtPr>
                <w:sdtContent>
                  <w:ins w:author="DANLUIS ENRIQUE ROMANI MORA" w:id="6" w:date="2025-11-10T18:51:33Z">
                    <w:r w:rsidDel="00000000" w:rsidR="00000000" w:rsidRPr="00000000">
                      <w:rPr>
                        <w:rtl w:val="0"/>
                      </w:rPr>
                    </w:r>
                  </w:ins>
                </w:sdtContent>
              </w:sdt>
              <w:ins w:author="DANLUIS ENRIQUE ROMANI MORA" w:id="6" w:date="2025-11-10T18:51:33Z"/>
            </w:sdtContent>
          </w:sdt>
        </w:p>
      </w:sdtContent>
    </w:sdt>
    <w:sdt>
      <w:sdtPr>
        <w:id w:val="-1550277576"/>
        <w:tag w:val="goog_rdk_1083"/>
      </w:sdtPr>
      <w:sdtContent>
        <w:p w:rsidR="00000000" w:rsidDel="00000000" w:rsidP="00000000" w:rsidRDefault="00000000" w:rsidRPr="00000000" w14:paraId="0000042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i w:val="1"/>
              <w:iCs w:val="1"/>
              <w:color w:val="ffffff"/>
              <w:sz w:val="21"/>
              <w:szCs w:val="21"/>
              <w:rPrChange w:author="DANLUIS ENRIQUE ROMANI MORA" w:id="7" w:date="2025-11-10T18:51:33Z">
                <w:rPr>
                  <w:rFonts w:ascii="Consolas" w:cs="Consolas" w:eastAsia="Consolas" w:hAnsi="Consolas"/>
                  <w:sz w:val="21"/>
                  <w:szCs w:val="21"/>
                </w:rPr>
              </w:rPrChange>
            </w:rPr>
          </w:pPr>
          <w:sdt>
            <w:sdtPr>
              <w:id w:val="1811427973"/>
              <w:tag w:val="goog_rdk_1080"/>
            </w:sdtPr>
            <w:sdtContent>
              <w:ins w:author="DANLUIS ENRIQUE ROMANI MORA" w:id="6" w:date="2025-11-10T18:51:33Z"/>
              <w:sdt>
                <w:sdtPr>
                  <w:id w:val="1360734194"/>
                  <w:tag w:val="goog_rdk_1081"/>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021453141"/>
                    <w:tag w:val="goog_rdk_1082"/>
                  </w:sdtPr>
                  <w:sdtContent>
                    <w:r w:rsidDel="00000000" w:rsidR="00000000" w:rsidRPr="00000000">
                      <w:rPr>
                        <w:rFonts w:ascii="Consolas" w:cs="Consolas" w:eastAsia="Consolas" w:hAnsi="Consolas"/>
                        <w:i w:val="1"/>
                        <w:iCs w:val="1"/>
                        <w:color w:val="ffffff"/>
                        <w:sz w:val="21"/>
                        <w:szCs w:val="21"/>
                        <w:rtl w:val="0"/>
                        <w:rPrChange w:author="DANLUIS ENRIQUE ROMANI MORA" w:id="7" w:date="2025-11-10T18:51:33Z">
                          <w:rPr>
                            <w:rFonts w:ascii="Consolas" w:cs="Consolas" w:eastAsia="Consolas" w:hAnsi="Consolas"/>
                            <w:sz w:val="21"/>
                            <w:szCs w:val="21"/>
                          </w:rPr>
                        </w:rPrChange>
                      </w:rPr>
                      <w:t xml:space="preserve">&lt;!-- Encabezado con nombre y emoji de usuario --&gt;</w:t>
                    </w:r>
                  </w:sdtContent>
                </w:sdt>
              </w:ins>
            </w:sdtContent>
          </w:sdt>
        </w:p>
      </w:sdtContent>
    </w:sdt>
    <w:sdt>
      <w:sdtPr>
        <w:id w:val="-1129621238"/>
        <w:tag w:val="goog_rdk_1093"/>
      </w:sdtPr>
      <w:sdtContent>
        <w:p w:rsidR="00000000" w:rsidDel="00000000" w:rsidP="00000000" w:rsidRDefault="00000000" w:rsidRPr="00000000" w14:paraId="0000043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489032095"/>
              <w:tag w:val="goog_rdk_1084"/>
            </w:sdtPr>
            <w:sdtContent>
              <w:ins w:author="DANLUIS ENRIQUE ROMANI MORA" w:id="6" w:date="2025-11-10T18:51:33Z"/>
              <w:sdt>
                <w:sdtPr>
                  <w:id w:val="1743899921"/>
                  <w:tag w:val="goog_rdk_1085"/>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491985358"/>
                    <w:tag w:val="goog_rdk_108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2101486094"/>
                    <w:tag w:val="goog_rdk_1087"/>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003428064"/>
                    <w:tag w:val="goog_rdk_1088"/>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342485581"/>
                    <w:tag w:val="goog_rdk_1089"/>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8257422"/>
                    <w:tag w:val="goog_rdk_1090"/>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272947681"/>
                    <w:tag w:val="goog_rdk_1091"/>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"header-top"</w:t>
                    </w:r>
                  </w:sdtContent>
                </w:sdt>
                <w:sdt>
                  <w:sdtPr>
                    <w:id w:val="-2004855908"/>
                    <w:tag w:val="goog_rdk_1092"/>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179040471"/>
        <w:tag w:val="goog_rdk_1117"/>
      </w:sdtPr>
      <w:sdtContent>
        <w:p w:rsidR="00000000" w:rsidDel="00000000" w:rsidP="00000000" w:rsidRDefault="00000000" w:rsidRPr="00000000" w14:paraId="0000043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809828725"/>
              <w:tag w:val="goog_rdk_1094"/>
            </w:sdtPr>
            <w:sdtContent>
              <w:ins w:author="DANLUIS ENRIQUE ROMANI MORA" w:id="6" w:date="2025-11-10T18:51:33Z"/>
              <w:sdt>
                <w:sdtPr>
                  <w:id w:val="-361660460"/>
                  <w:tag w:val="goog_rdk_1095"/>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014688537"/>
                    <w:tag w:val="goog_rdk_109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327554972"/>
                    <w:tag w:val="goog_rdk_1097"/>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h2</w:t>
                    </w:r>
                  </w:sdtContent>
                </w:sdt>
                <w:sdt>
                  <w:sdtPr>
                    <w:id w:val="1319353027"/>
                    <w:tag w:val="goog_rdk_109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2095254297"/>
                    <w:tag w:val="goog_rdk_1099"/>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Alumno: {{</w:t>
                    </w:r>
                  </w:sdtContent>
                </w:sdt>
                <w:sdt>
                  <w:sdtPr>
                    <w:id w:val="-1034959758"/>
                    <w:tag w:val="goog_rdk_1100"/>
                  </w:sdtPr>
                  <w:sdtContent>
                    <w:r w:rsidDel="00000000" w:rsidR="00000000" w:rsidRPr="00000000">
                      <w:rPr>
                        <w:rFonts w:ascii="Consolas" w:cs="Consolas" w:eastAsia="Consolas" w:hAnsi="Consolas"/>
                        <w:color w:val="94c1fa"/>
                        <w:sz w:val="21"/>
                        <w:szCs w:val="21"/>
                        <w:rtl w:val="0"/>
                        <w:rPrChange w:author="DANLUIS ENRIQUE ROMANI MORA" w:id="7" w:date="2025-11-10T18:51:33Z">
                          <w:rPr>
                            <w:rFonts w:ascii="Consolas" w:cs="Consolas" w:eastAsia="Consolas" w:hAnsi="Consolas"/>
                            <w:sz w:val="21"/>
                            <w:szCs w:val="21"/>
                          </w:rPr>
                        </w:rPrChange>
                      </w:rPr>
                      <w:t xml:space="preserve">datosAlumno</w:t>
                    </w:r>
                  </w:sdtContent>
                </w:sdt>
                <w:sdt>
                  <w:sdtPr>
                    <w:id w:val="2099243374"/>
                    <w:tag w:val="goog_rdk_1101"/>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569220373"/>
                    <w:tag w:val="goog_rdk_1102"/>
                  </w:sdtPr>
                  <w:sdtContent>
                    <w:r w:rsidDel="00000000" w:rsidR="00000000" w:rsidRPr="00000000">
                      <w:rPr>
                        <w:rFonts w:ascii="Consolas" w:cs="Consolas" w:eastAsia="Consolas" w:hAnsi="Consolas"/>
                        <w:color w:val="aa9bf5"/>
                        <w:sz w:val="21"/>
                        <w:szCs w:val="21"/>
                        <w:rtl w:val="0"/>
                        <w:rPrChange w:author="DANLUIS ENRIQUE ROMANI MORA" w:id="7" w:date="2025-11-10T18:51:33Z">
                          <w:rPr>
                            <w:rFonts w:ascii="Consolas" w:cs="Consolas" w:eastAsia="Consolas" w:hAnsi="Consolas"/>
                            <w:sz w:val="21"/>
                            <w:szCs w:val="21"/>
                          </w:rPr>
                        </w:rPrChange>
                      </w:rPr>
                      <w:t xml:space="preserve">nombre</w:t>
                    </w:r>
                  </w:sdtContent>
                </w:sdt>
                <w:sdt>
                  <w:sdtPr>
                    <w:id w:val="-1180295827"/>
                    <w:tag w:val="goog_rdk_1103"/>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442515678"/>
                    <w:tag w:val="goog_rdk_1104"/>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27523861"/>
                    <w:tag w:val="goog_rdk_1105"/>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87310299"/>
                    <w:tag w:val="goog_rdk_1106"/>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34987920"/>
                    <w:tag w:val="goog_rdk_1107"/>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060639282"/>
                    <w:tag w:val="goog_rdk_1108"/>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625929481"/>
                    <w:tag w:val="goog_rdk_1109"/>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694297991"/>
                    <w:tag w:val="goog_rdk_1110"/>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datosAlumno</w:t>
                    </w:r>
                  </w:sdtContent>
                </w:sdt>
                <w:sdt>
                  <w:sdtPr>
                    <w:id w:val="-2093182544"/>
                    <w:tag w:val="goog_rdk_1111"/>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796817242"/>
                    <w:tag w:val="goog_rdk_1112"/>
                  </w:sdtPr>
                  <w:sdtContent>
                    <w:r w:rsidDel="00000000" w:rsidR="00000000" w:rsidRPr="00000000">
                      <w:rPr>
                        <w:rFonts w:ascii="Consolas" w:cs="Consolas" w:eastAsia="Consolas" w:hAnsi="Consolas"/>
                        <w:color w:val="aa9bf5"/>
                        <w:sz w:val="21"/>
                        <w:szCs w:val="21"/>
                        <w:rtl w:val="0"/>
                        <w:rPrChange w:author="DANLUIS ENRIQUE ROMANI MORA" w:id="7" w:date="2025-11-10T18:51:33Z">
                          <w:rPr>
                            <w:rFonts w:ascii="Consolas" w:cs="Consolas" w:eastAsia="Consolas" w:hAnsi="Consolas"/>
                            <w:sz w:val="21"/>
                            <w:szCs w:val="21"/>
                          </w:rPr>
                        </w:rPrChange>
                      </w:rPr>
                      <w:t xml:space="preserve">apellido</w:t>
                    </w:r>
                  </w:sdtContent>
                </w:sdt>
                <w:sdt>
                  <w:sdtPr>
                    <w:id w:val="-1193746221"/>
                    <w:tag w:val="goog_rdk_1113"/>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58787874"/>
                    <w:tag w:val="goog_rdk_111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713973280"/>
                    <w:tag w:val="goog_rdk_1115"/>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h2</w:t>
                    </w:r>
                  </w:sdtContent>
                </w:sdt>
                <w:sdt>
                  <w:sdtPr>
                    <w:id w:val="-441955580"/>
                    <w:tag w:val="goog_rdk_111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462730281"/>
        <w:tag w:val="goog_rdk_1138"/>
      </w:sdtPr>
      <w:sdtContent>
        <w:p w:rsidR="00000000" w:rsidDel="00000000" w:rsidP="00000000" w:rsidRDefault="00000000" w:rsidRPr="00000000" w14:paraId="0000043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272652858"/>
              <w:tag w:val="goog_rdk_1118"/>
            </w:sdtPr>
            <w:sdtContent>
              <w:ins w:author="DANLUIS ENRIQUE ROMANI MORA" w:id="6" w:date="2025-11-10T18:51:33Z"/>
              <w:sdt>
                <w:sdtPr>
                  <w:id w:val="1602939716"/>
                  <w:tag w:val="goog_rdk_1119"/>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298150675"/>
                    <w:tag w:val="goog_rdk_112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2058949064"/>
                    <w:tag w:val="goog_rdk_1121"/>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span</w:t>
                    </w:r>
                  </w:sdtContent>
                </w:sdt>
                <w:sdt>
                  <w:sdtPr>
                    <w:id w:val="-1901081217"/>
                    <w:tag w:val="goog_rdk_1122"/>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408307265"/>
                    <w:tag w:val="goog_rdk_1123"/>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245296383"/>
                    <w:tag w:val="goog_rdk_1124"/>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320699452"/>
                    <w:tag w:val="goog_rdk_1125"/>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"user-emoji"</w:t>
                    </w:r>
                  </w:sdtContent>
                </w:sdt>
                <w:sdt>
                  <w:sdtPr>
                    <w:id w:val="151218994"/>
                    <w:tag w:val="goog_rdk_1126"/>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98309123"/>
                    <w:tag w:val="goog_rdk_1127"/>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(click)</w:t>
                    </w:r>
                  </w:sdtContent>
                </w:sdt>
                <w:sdt>
                  <w:sdtPr>
                    <w:id w:val="-47358505"/>
                    <w:tag w:val="goog_rdk_1128"/>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369046565"/>
                    <w:tag w:val="goog_rdk_1129"/>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72327334"/>
                    <w:tag w:val="goog_rdk_1130"/>
                  </w:sdtPr>
                  <w:sdtContent>
                    <w:r w:rsidDel="00000000" w:rsidR="00000000" w:rsidRPr="00000000">
                      <w:rPr>
                        <w:rFonts w:ascii="Consolas" w:cs="Consolas" w:eastAsia="Consolas" w:hAnsi="Consolas"/>
                        <w:color w:val="efb080"/>
                        <w:sz w:val="21"/>
                        <w:szCs w:val="21"/>
                        <w:rtl w:val="0"/>
                        <w:rPrChange w:author="DANLUIS ENRIQUE ROMANI MORA" w:id="7" w:date="2025-11-10T18:51:33Z">
                          <w:rPr>
                            <w:rFonts w:ascii="Consolas" w:cs="Consolas" w:eastAsia="Consolas" w:hAnsi="Consolas"/>
                            <w:sz w:val="21"/>
                            <w:szCs w:val="21"/>
                          </w:rPr>
                        </w:rPrChange>
                      </w:rPr>
                      <w:t xml:space="preserve">irAPerfil</w:t>
                    </w:r>
                  </w:sdtContent>
                </w:sdt>
                <w:sdt>
                  <w:sdtPr>
                    <w:id w:val="2058053796"/>
                    <w:tag w:val="goog_rdk_1131"/>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2060129239"/>
                    <w:tag w:val="goog_rdk_113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372591608"/>
                    <w:tag w:val="goog_rdk_113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1745193291"/>
                    <w:tag w:val="goog_rdk_1134"/>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483199498"/>
                    <w:tag w:val="goog_rdk_1135"/>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252096992"/>
                    <w:tag w:val="goog_rdk_1136"/>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span</w:t>
                    </w:r>
                  </w:sdtContent>
                </w:sdt>
                <w:sdt>
                  <w:sdtPr>
                    <w:id w:val="2110650910"/>
                    <w:tag w:val="goog_rdk_113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702320207"/>
        <w:tag w:val="goog_rdk_1144"/>
      </w:sdtPr>
      <w:sdtContent>
        <w:p w:rsidR="00000000" w:rsidDel="00000000" w:rsidP="00000000" w:rsidRDefault="00000000" w:rsidRPr="00000000" w14:paraId="0000043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2112393682"/>
              <w:tag w:val="goog_rdk_1139"/>
            </w:sdtPr>
            <w:sdtContent>
              <w:ins w:author="DANLUIS ENRIQUE ROMANI MORA" w:id="6" w:date="2025-11-10T18:51:33Z"/>
              <w:sdt>
                <w:sdtPr>
                  <w:id w:val="-715168256"/>
                  <w:tag w:val="goog_rdk_1140"/>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612266060"/>
                    <w:tag w:val="goog_rdk_1141"/>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538414392"/>
                    <w:tag w:val="goog_rdk_1142"/>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582535520"/>
                    <w:tag w:val="goog_rdk_114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473515123"/>
        <w:tag w:val="goog_rdk_1147"/>
      </w:sdtPr>
      <w:sdtContent>
        <w:p w:rsidR="00000000" w:rsidDel="00000000" w:rsidP="00000000" w:rsidRDefault="00000000" w:rsidRPr="00000000" w14:paraId="0000043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1535952596"/>
              <w:tag w:val="goog_rdk_1145"/>
            </w:sdtPr>
            <w:sdtContent>
              <w:ins w:author="DANLUIS ENRIQUE ROMANI MORA" w:id="6" w:date="2025-11-10T18:51:33Z"/>
              <w:sdt>
                <w:sdtPr>
                  <w:id w:val="1106788179"/>
                  <w:tag w:val="goog_rdk_1146"/>
                </w:sdtPr>
                <w:sdtContent>
                  <w:ins w:author="DANLUIS ENRIQUE ROMANI MORA" w:id="6" w:date="2025-11-10T18:51:33Z">
                    <w:r w:rsidDel="00000000" w:rsidR="00000000" w:rsidRPr="00000000">
                      <w:rPr>
                        <w:rtl w:val="0"/>
                      </w:rPr>
                    </w:r>
                  </w:ins>
                </w:sdtContent>
              </w:sdt>
              <w:ins w:author="DANLUIS ENRIQUE ROMANI MORA" w:id="6" w:date="2025-11-10T18:51:33Z"/>
            </w:sdtContent>
          </w:sdt>
        </w:p>
      </w:sdtContent>
    </w:sdt>
    <w:sdt>
      <w:sdtPr>
        <w:id w:val="2142254350"/>
        <w:tag w:val="goog_rdk_1157"/>
      </w:sdtPr>
      <w:sdtContent>
        <w:p w:rsidR="00000000" w:rsidDel="00000000" w:rsidP="00000000" w:rsidRDefault="00000000" w:rsidRPr="00000000" w14:paraId="0000043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516715991"/>
              <w:tag w:val="goog_rdk_1148"/>
            </w:sdtPr>
            <w:sdtContent>
              <w:ins w:author="DANLUIS ENRIQUE ROMANI MORA" w:id="6" w:date="2025-11-10T18:51:33Z"/>
              <w:sdt>
                <w:sdtPr>
                  <w:id w:val="-237255040"/>
                  <w:tag w:val="goog_rdk_1149"/>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579091655"/>
                    <w:tag w:val="goog_rdk_115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348948486"/>
                    <w:tag w:val="goog_rdk_1151"/>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233630402"/>
                    <w:tag w:val="goog_rdk_1152"/>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973709847"/>
                    <w:tag w:val="goog_rdk_1153"/>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2096910273"/>
                    <w:tag w:val="goog_rdk_1154"/>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676735919"/>
                    <w:tag w:val="goog_rdk_1155"/>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"panel-header"</w:t>
                    </w:r>
                  </w:sdtContent>
                </w:sdt>
                <w:sdt>
                  <w:sdtPr>
                    <w:id w:val="1713578520"/>
                    <w:tag w:val="goog_rdk_115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929686570"/>
        <w:tag w:val="goog_rdk_1180"/>
      </w:sdtPr>
      <w:sdtContent>
        <w:p w:rsidR="00000000" w:rsidDel="00000000" w:rsidP="00000000" w:rsidRDefault="00000000" w:rsidRPr="00000000" w14:paraId="0000043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407283859"/>
              <w:tag w:val="goog_rdk_1158"/>
            </w:sdtPr>
            <w:sdtContent>
              <w:ins w:author="DANLUIS ENRIQUE ROMANI MORA" w:id="6" w:date="2025-11-10T18:51:33Z"/>
              <w:sdt>
                <w:sdtPr>
                  <w:id w:val="52292797"/>
                  <w:tag w:val="goog_rdk_1159"/>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2138088668"/>
                    <w:tag w:val="goog_rdk_116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440184288"/>
                    <w:tag w:val="goog_rdk_1161"/>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65026080"/>
                    <w:tag w:val="goog_rdk_1162"/>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451286491"/>
                    <w:tag w:val="goog_rdk_1163"/>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730433181"/>
                    <w:tag w:val="goog_rdk_1164"/>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492358797"/>
                    <w:tag w:val="goog_rdk_1165"/>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"cursos-button"</w:t>
                    </w:r>
                  </w:sdtContent>
                </w:sdt>
                <w:sdt>
                  <w:sdtPr>
                    <w:id w:val="788782777"/>
                    <w:tag w:val="goog_rdk_1166"/>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474058279"/>
                    <w:tag w:val="goog_rdk_1167"/>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(click)</w:t>
                    </w:r>
                  </w:sdtContent>
                </w:sdt>
                <w:sdt>
                  <w:sdtPr>
                    <w:id w:val="-1342130095"/>
                    <w:tag w:val="goog_rdk_1168"/>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864364647"/>
                    <w:tag w:val="goog_rdk_1169"/>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424937373"/>
                    <w:tag w:val="goog_rdk_1170"/>
                  </w:sdtPr>
                  <w:sdtContent>
                    <w:r w:rsidDel="00000000" w:rsidR="00000000" w:rsidRPr="00000000">
                      <w:rPr>
                        <w:rFonts w:ascii="Consolas" w:cs="Consolas" w:eastAsia="Consolas" w:hAnsi="Consolas"/>
                        <w:color w:val="efb080"/>
                        <w:sz w:val="21"/>
                        <w:szCs w:val="21"/>
                        <w:rtl w:val="0"/>
                        <w:rPrChange w:author="DANLUIS ENRIQUE ROMANI MORA" w:id="7" w:date="2025-11-10T18:51:33Z">
                          <w:rPr>
                            <w:rFonts w:ascii="Consolas" w:cs="Consolas" w:eastAsia="Consolas" w:hAnsi="Consolas"/>
                            <w:sz w:val="21"/>
                            <w:szCs w:val="21"/>
                          </w:rPr>
                        </w:rPrChange>
                      </w:rPr>
                      <w:t xml:space="preserve">mostrarSeccion</w:t>
                    </w:r>
                  </w:sdtContent>
                </w:sdt>
                <w:sdt>
                  <w:sdtPr>
                    <w:id w:val="843883757"/>
                    <w:tag w:val="goog_rdk_1171"/>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518878335"/>
                    <w:tag w:val="goog_rdk_117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w:t>
                    </w:r>
                  </w:sdtContent>
                </w:sdt>
                <w:sdt>
                  <w:sdtPr>
                    <w:id w:val="1038536784"/>
                    <w:tag w:val="goog_rdk_1173"/>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868162952"/>
                    <w:tag w:val="goog_rdk_1174"/>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91350534"/>
                    <w:tag w:val="goog_rdk_1175"/>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158290347"/>
                    <w:tag w:val="goog_rdk_1176"/>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Cursos</w:t>
                    </w:r>
                  </w:sdtContent>
                </w:sdt>
                <w:sdt>
                  <w:sdtPr>
                    <w:id w:val="1439585797"/>
                    <w:tag w:val="goog_rdk_117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739884491"/>
                    <w:tag w:val="goog_rdk_1178"/>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799968358"/>
                    <w:tag w:val="goog_rdk_1179"/>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206506935"/>
        <w:tag w:val="goog_rdk_1203"/>
      </w:sdtPr>
      <w:sdtContent>
        <w:p w:rsidR="00000000" w:rsidDel="00000000" w:rsidP="00000000" w:rsidRDefault="00000000" w:rsidRPr="00000000" w14:paraId="0000043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353214743"/>
              <w:tag w:val="goog_rdk_1181"/>
            </w:sdtPr>
            <w:sdtContent>
              <w:ins w:author="DANLUIS ENRIQUE ROMANI MORA" w:id="6" w:date="2025-11-10T18:51:33Z"/>
              <w:sdt>
                <w:sdtPr>
                  <w:id w:val="-1328408732"/>
                  <w:tag w:val="goog_rdk_1182"/>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435803674"/>
                    <w:tag w:val="goog_rdk_118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647774837"/>
                    <w:tag w:val="goog_rdk_1184"/>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1908384891"/>
                    <w:tag w:val="goog_rdk_1185"/>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636777339"/>
                    <w:tag w:val="goog_rdk_1186"/>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208596331"/>
                    <w:tag w:val="goog_rdk_1187"/>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396565830"/>
                    <w:tag w:val="goog_rdk_1188"/>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"test-button"</w:t>
                    </w:r>
                  </w:sdtContent>
                </w:sdt>
                <w:sdt>
                  <w:sdtPr>
                    <w:id w:val="-463906970"/>
                    <w:tag w:val="goog_rdk_1189"/>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860168132"/>
                    <w:tag w:val="goog_rdk_1190"/>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(click)</w:t>
                    </w:r>
                  </w:sdtContent>
                </w:sdt>
                <w:sdt>
                  <w:sdtPr>
                    <w:id w:val="-532725575"/>
                    <w:tag w:val="goog_rdk_1191"/>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47737884"/>
                    <w:tag w:val="goog_rdk_119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02355412"/>
                    <w:tag w:val="goog_rdk_1193"/>
                  </w:sdtPr>
                  <w:sdtContent>
                    <w:r w:rsidDel="00000000" w:rsidR="00000000" w:rsidRPr="00000000">
                      <w:rPr>
                        <w:rFonts w:ascii="Consolas" w:cs="Consolas" w:eastAsia="Consolas" w:hAnsi="Consolas"/>
                        <w:color w:val="efb080"/>
                        <w:sz w:val="21"/>
                        <w:szCs w:val="21"/>
                        <w:rtl w:val="0"/>
                        <w:rPrChange w:author="DANLUIS ENRIQUE ROMANI MORA" w:id="7" w:date="2025-11-10T18:51:33Z">
                          <w:rPr>
                            <w:rFonts w:ascii="Consolas" w:cs="Consolas" w:eastAsia="Consolas" w:hAnsi="Consolas"/>
                            <w:sz w:val="21"/>
                            <w:szCs w:val="21"/>
                          </w:rPr>
                        </w:rPrChange>
                      </w:rPr>
                      <w:t xml:space="preserve">mostrarSeccion</w:t>
                    </w:r>
                  </w:sdtContent>
                </w:sdt>
                <w:sdt>
                  <w:sdtPr>
                    <w:id w:val="549865210"/>
                    <w:tag w:val="goog_rdk_1194"/>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483290086"/>
                    <w:tag w:val="goog_rdk_1195"/>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'test'</w:t>
                    </w:r>
                  </w:sdtContent>
                </w:sdt>
                <w:sdt>
                  <w:sdtPr>
                    <w:id w:val="1407811226"/>
                    <w:tag w:val="goog_rdk_1196"/>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691937291"/>
                    <w:tag w:val="goog_rdk_1197"/>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206684954"/>
                    <w:tag w:val="goog_rdk_119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1625441010"/>
                    <w:tag w:val="goog_rdk_1199"/>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Test</w:t>
                    </w:r>
                  </w:sdtContent>
                </w:sdt>
                <w:sdt>
                  <w:sdtPr>
                    <w:id w:val="414780015"/>
                    <w:tag w:val="goog_rdk_120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084563129"/>
                    <w:tag w:val="goog_rdk_1201"/>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263916993"/>
                    <w:tag w:val="goog_rdk_1202"/>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986720058"/>
        <w:tag w:val="goog_rdk_1209"/>
      </w:sdtPr>
      <w:sdtContent>
        <w:p w:rsidR="00000000" w:rsidDel="00000000" w:rsidP="00000000" w:rsidRDefault="00000000" w:rsidRPr="00000000" w14:paraId="0000043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702819618"/>
              <w:tag w:val="goog_rdk_1204"/>
            </w:sdtPr>
            <w:sdtContent>
              <w:ins w:author="DANLUIS ENRIQUE ROMANI MORA" w:id="6" w:date="2025-11-10T18:51:33Z"/>
              <w:sdt>
                <w:sdtPr>
                  <w:id w:val="1937531821"/>
                  <w:tag w:val="goog_rdk_1205"/>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704491614"/>
                    <w:tag w:val="goog_rdk_120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988163946"/>
                    <w:tag w:val="goog_rdk_1207"/>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662386264"/>
                    <w:tag w:val="goog_rdk_120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979645081"/>
        <w:tag w:val="goog_rdk_1212"/>
      </w:sdtPr>
      <w:sdtContent>
        <w:p w:rsidR="00000000" w:rsidDel="00000000" w:rsidP="00000000" w:rsidRDefault="00000000" w:rsidRPr="00000000" w14:paraId="0000043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567983083"/>
              <w:tag w:val="goog_rdk_1210"/>
            </w:sdtPr>
            <w:sdtContent>
              <w:ins w:author="DANLUIS ENRIQUE ROMANI MORA" w:id="6" w:date="2025-11-10T18:51:33Z"/>
              <w:sdt>
                <w:sdtPr>
                  <w:id w:val="-1976994317"/>
                  <w:tag w:val="goog_rdk_1211"/>
                </w:sdtPr>
                <w:sdtContent>
                  <w:ins w:author="DANLUIS ENRIQUE ROMANI MORA" w:id="6" w:date="2025-11-10T18:51:33Z">
                    <w:r w:rsidDel="00000000" w:rsidR="00000000" w:rsidRPr="00000000">
                      <w:rPr>
                        <w:rtl w:val="0"/>
                      </w:rPr>
                    </w:r>
                  </w:ins>
                </w:sdtContent>
              </w:sdt>
              <w:ins w:author="DANLUIS ENRIQUE ROMANI MORA" w:id="6" w:date="2025-11-10T18:51:33Z"/>
            </w:sdtContent>
          </w:sdt>
        </w:p>
      </w:sdtContent>
    </w:sdt>
    <w:sdt>
      <w:sdtPr>
        <w:id w:val="1345157742"/>
        <w:tag w:val="goog_rdk_1216"/>
      </w:sdtPr>
      <w:sdtContent>
        <w:p w:rsidR="00000000" w:rsidDel="00000000" w:rsidP="00000000" w:rsidRDefault="00000000" w:rsidRPr="00000000" w14:paraId="0000043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i w:val="1"/>
              <w:iCs w:val="1"/>
              <w:color w:val="ffffff"/>
              <w:sz w:val="21"/>
              <w:szCs w:val="21"/>
              <w:rPrChange w:author="DANLUIS ENRIQUE ROMANI MORA" w:id="7" w:date="2025-11-10T18:51:33Z">
                <w:rPr>
                  <w:rFonts w:ascii="Consolas" w:cs="Consolas" w:eastAsia="Consolas" w:hAnsi="Consolas"/>
                  <w:sz w:val="21"/>
                  <w:szCs w:val="21"/>
                </w:rPr>
              </w:rPrChange>
            </w:rPr>
          </w:pPr>
          <w:sdt>
            <w:sdtPr>
              <w:id w:val="1025710230"/>
              <w:tag w:val="goog_rdk_1213"/>
            </w:sdtPr>
            <w:sdtContent>
              <w:ins w:author="DANLUIS ENRIQUE ROMANI MORA" w:id="6" w:date="2025-11-10T18:51:33Z"/>
              <w:sdt>
                <w:sdtPr>
                  <w:id w:val="35405015"/>
                  <w:tag w:val="goog_rdk_1214"/>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706279412"/>
                    <w:tag w:val="goog_rdk_1215"/>
                  </w:sdtPr>
                  <w:sdtContent>
                    <w:r w:rsidDel="00000000" w:rsidR="00000000" w:rsidRPr="00000000">
                      <w:rPr>
                        <w:rFonts w:ascii="Consolas" w:cs="Consolas" w:eastAsia="Consolas" w:hAnsi="Consolas"/>
                        <w:i w:val="1"/>
                        <w:iCs w:val="1"/>
                        <w:color w:val="ffffff"/>
                        <w:sz w:val="21"/>
                        <w:szCs w:val="21"/>
                        <w:rtl w:val="0"/>
                        <w:rPrChange w:author="DANLUIS ENRIQUE ROMANI MORA" w:id="7" w:date="2025-11-10T18:51:33Z">
                          <w:rPr>
                            <w:rFonts w:ascii="Consolas" w:cs="Consolas" w:eastAsia="Consolas" w:hAnsi="Consolas"/>
                            <w:sz w:val="21"/>
                            <w:szCs w:val="21"/>
                          </w:rPr>
                        </w:rPrChange>
                      </w:rPr>
                      <w:t xml:space="preserve">&lt;!-- Sección de cursos --&gt;</w:t>
                    </w:r>
                  </w:sdtContent>
                </w:sdt>
              </w:ins>
            </w:sdtContent>
          </w:sdt>
        </w:p>
      </w:sdtContent>
    </w:sdt>
    <w:sdt>
      <w:sdtPr>
        <w:id w:val="577847457"/>
        <w:tag w:val="goog_rdk_1235"/>
      </w:sdtPr>
      <w:sdtContent>
        <w:p w:rsidR="00000000" w:rsidDel="00000000" w:rsidP="00000000" w:rsidRDefault="00000000" w:rsidRPr="00000000" w14:paraId="0000043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997868824"/>
              <w:tag w:val="goog_rdk_1217"/>
            </w:sdtPr>
            <w:sdtContent>
              <w:ins w:author="DANLUIS ENRIQUE ROMANI MORA" w:id="6" w:date="2025-11-10T18:51:33Z"/>
              <w:sdt>
                <w:sdtPr>
                  <w:id w:val="-1639968383"/>
                  <w:tag w:val="goog_rdk_1218"/>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533691134"/>
                    <w:tag w:val="goog_rdk_1219"/>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821907060"/>
                    <w:tag w:val="goog_rdk_1220"/>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691973772"/>
                    <w:tag w:val="goog_rdk_1221"/>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614668045"/>
                    <w:tag w:val="goog_rdk_1222"/>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*ngIf</w:t>
                    </w:r>
                  </w:sdtContent>
                </w:sdt>
                <w:sdt>
                  <w:sdtPr>
                    <w:id w:val="340543712"/>
                    <w:tag w:val="goog_rdk_1223"/>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705011097"/>
                    <w:tag w:val="goog_rdk_1224"/>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694994"/>
                    <w:tag w:val="goog_rdk_1225"/>
                  </w:sdtPr>
                  <w:sdtContent>
                    <w:r w:rsidDel="00000000" w:rsidR="00000000" w:rsidRPr="00000000">
                      <w:rPr>
                        <w:rFonts w:ascii="Consolas" w:cs="Consolas" w:eastAsia="Consolas" w:hAnsi="Consolas"/>
                        <w:color w:val="94c1fa"/>
                        <w:sz w:val="21"/>
                        <w:szCs w:val="21"/>
                        <w:rtl w:val="0"/>
                        <w:rPrChange w:author="DANLUIS ENRIQUE ROMANI MORA" w:id="7" w:date="2025-11-10T18:51:33Z">
                          <w:rPr>
                            <w:rFonts w:ascii="Consolas" w:cs="Consolas" w:eastAsia="Consolas" w:hAnsi="Consolas"/>
                            <w:sz w:val="21"/>
                            <w:szCs w:val="21"/>
                          </w:rPr>
                        </w:rPrChange>
                      </w:rPr>
                      <w:t xml:space="preserve">seccionActual</w:t>
                    </w:r>
                  </w:sdtContent>
                </w:sdt>
                <w:sdt>
                  <w:sdtPr>
                    <w:id w:val="-1398371299"/>
                    <w:tag w:val="goog_rdk_1226"/>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392206062"/>
                    <w:tag w:val="goog_rdk_1227"/>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32503805"/>
                    <w:tag w:val="goog_rdk_1228"/>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825752537"/>
                    <w:tag w:val="goog_rdk_1229"/>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w:t>
                    </w:r>
                  </w:sdtContent>
                </w:sdt>
                <w:sdt>
                  <w:sdtPr>
                    <w:id w:val="-1238284827"/>
                    <w:tag w:val="goog_rdk_1230"/>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089423728"/>
                    <w:tag w:val="goog_rdk_1231"/>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517679966"/>
                    <w:tag w:val="goog_rdk_1232"/>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848871432"/>
                    <w:tag w:val="goog_rdk_1233"/>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"cursos-container"</w:t>
                    </w:r>
                  </w:sdtContent>
                </w:sdt>
                <w:sdt>
                  <w:sdtPr>
                    <w:id w:val="180928028"/>
                    <w:tag w:val="goog_rdk_123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657365565"/>
        <w:tag w:val="goog_rdk_1245"/>
      </w:sdtPr>
      <w:sdtContent>
        <w:p w:rsidR="00000000" w:rsidDel="00000000" w:rsidP="00000000" w:rsidRDefault="00000000" w:rsidRPr="00000000" w14:paraId="0000043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882592757"/>
              <w:tag w:val="goog_rdk_1236"/>
            </w:sdtPr>
            <w:sdtContent>
              <w:ins w:author="DANLUIS ENRIQUE ROMANI MORA" w:id="6" w:date="2025-11-10T18:51:33Z"/>
              <w:sdt>
                <w:sdtPr>
                  <w:id w:val="315751013"/>
                  <w:tag w:val="goog_rdk_1237"/>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273190224"/>
                    <w:tag w:val="goog_rdk_123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62170427"/>
                    <w:tag w:val="goog_rdk_1239"/>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546677564"/>
                    <w:tag w:val="goog_rdk_1240"/>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92556376"/>
                    <w:tag w:val="goog_rdk_1241"/>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164227365"/>
                    <w:tag w:val="goog_rdk_1242"/>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782936166"/>
                    <w:tag w:val="goog_rdk_1243"/>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"cursos-lista"</w:t>
                    </w:r>
                  </w:sdtContent>
                </w:sdt>
                <w:sdt>
                  <w:sdtPr>
                    <w:id w:val="-686111617"/>
                    <w:tag w:val="goog_rdk_124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11755276"/>
        <w:tag w:val="goog_rdk_1267"/>
      </w:sdtPr>
      <w:sdtContent>
        <w:p w:rsidR="00000000" w:rsidDel="00000000" w:rsidP="00000000" w:rsidRDefault="00000000" w:rsidRPr="00000000" w14:paraId="0000043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2115515838"/>
              <w:tag w:val="goog_rdk_1246"/>
            </w:sdtPr>
            <w:sdtContent>
              <w:ins w:author="DANLUIS ENRIQUE ROMANI MORA" w:id="6" w:date="2025-11-10T18:51:33Z"/>
              <w:sdt>
                <w:sdtPr>
                  <w:id w:val="-1360838498"/>
                  <w:tag w:val="goog_rdk_1247"/>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367989005"/>
                    <w:tag w:val="goog_rdk_124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276572828"/>
                    <w:tag w:val="goog_rdk_1249"/>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2066567148"/>
                    <w:tag w:val="goog_rdk_1250"/>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657865929"/>
                    <w:tag w:val="goog_rdk_1251"/>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*ngFor</w:t>
                    </w:r>
                  </w:sdtContent>
                </w:sdt>
                <w:sdt>
                  <w:sdtPr>
                    <w:id w:val="725390600"/>
                    <w:tag w:val="goog_rdk_1252"/>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457377602"/>
                    <w:tag w:val="goog_rdk_1253"/>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650778431"/>
                    <w:tag w:val="goog_rdk_1254"/>
                  </w:sdtPr>
                  <w:sdtContent>
                    <w:r w:rsidDel="00000000" w:rsidR="00000000" w:rsidRPr="00000000">
                      <w:rPr>
                        <w:rFonts w:ascii="Consolas" w:cs="Consolas" w:eastAsia="Consolas" w:hAnsi="Consolas"/>
                        <w:color w:val="82d2ce"/>
                        <w:sz w:val="21"/>
                        <w:szCs w:val="21"/>
                        <w:rtl w:val="0"/>
                        <w:rPrChange w:author="DANLUIS ENRIQUE ROMANI MORA" w:id="7" w:date="2025-11-10T18:51:33Z">
                          <w:rPr>
                            <w:rFonts w:ascii="Consolas" w:cs="Consolas" w:eastAsia="Consolas" w:hAnsi="Consolas"/>
                            <w:sz w:val="21"/>
                            <w:szCs w:val="21"/>
                          </w:rPr>
                        </w:rPrChange>
                      </w:rPr>
                      <w:t xml:space="preserve">let</w:t>
                    </w:r>
                  </w:sdtContent>
                </w:sdt>
                <w:sdt>
                  <w:sdtPr>
                    <w:id w:val="-1961383978"/>
                    <w:tag w:val="goog_rdk_1255"/>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309495556"/>
                    <w:tag w:val="goog_rdk_1256"/>
                  </w:sdtPr>
                  <w:sdtContent>
                    <w:r w:rsidDel="00000000" w:rsidR="00000000" w:rsidRPr="00000000">
                      <w:rPr>
                        <w:rFonts w:ascii="Consolas" w:cs="Consolas" w:eastAsia="Consolas" w:hAnsi="Consolas"/>
                        <w:color w:val="94c1fa"/>
                        <w:sz w:val="21"/>
                        <w:szCs w:val="21"/>
                        <w:rtl w:val="0"/>
                        <w:rPrChange w:author="DANLUIS ENRIQUE ROMANI MORA" w:id="7" w:date="2025-11-10T18:51:33Z">
                          <w:rPr>
                            <w:rFonts w:ascii="Consolas" w:cs="Consolas" w:eastAsia="Consolas" w:hAnsi="Consolas"/>
                            <w:sz w:val="21"/>
                            <w:szCs w:val="21"/>
                          </w:rPr>
                        </w:rPrChange>
                      </w:rPr>
                      <w:t xml:space="preserve">curso</w:t>
                    </w:r>
                  </w:sdtContent>
                </w:sdt>
                <w:sdt>
                  <w:sdtPr>
                    <w:id w:val="-305947032"/>
                    <w:tag w:val="goog_rdk_1257"/>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43607271"/>
                    <w:tag w:val="goog_rdk_1258"/>
                  </w:sdtPr>
                  <w:sdtContent>
                    <w:r w:rsidDel="00000000" w:rsidR="00000000" w:rsidRPr="00000000">
                      <w:rPr>
                        <w:rFonts w:ascii="Consolas" w:cs="Consolas" w:eastAsia="Consolas" w:hAnsi="Consolas"/>
                        <w:color w:val="83d6c5"/>
                        <w:sz w:val="21"/>
                        <w:szCs w:val="21"/>
                        <w:rtl w:val="0"/>
                        <w:rPrChange w:author="DANLUIS ENRIQUE ROMANI MORA" w:id="7" w:date="2025-11-10T18:51:33Z">
                          <w:rPr>
                            <w:rFonts w:ascii="Consolas" w:cs="Consolas" w:eastAsia="Consolas" w:hAnsi="Consolas"/>
                            <w:sz w:val="21"/>
                            <w:szCs w:val="21"/>
                          </w:rPr>
                        </w:rPrChange>
                      </w:rPr>
                      <w:t xml:space="preserve">of</w:t>
                    </w:r>
                  </w:sdtContent>
                </w:sdt>
                <w:sdt>
                  <w:sdtPr>
                    <w:id w:val="-911474992"/>
                    <w:tag w:val="goog_rdk_1259"/>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088362591"/>
                    <w:tag w:val="goog_rdk_1260"/>
                  </w:sdtPr>
                  <w:sdtContent>
                    <w:r w:rsidDel="00000000" w:rsidR="00000000" w:rsidRPr="00000000">
                      <w:rPr>
                        <w:rFonts w:ascii="Consolas" w:cs="Consolas" w:eastAsia="Consolas" w:hAnsi="Consolas"/>
                        <w:color w:val="94c1fa"/>
                        <w:sz w:val="21"/>
                        <w:szCs w:val="21"/>
                        <w:rtl w:val="0"/>
                        <w:rPrChange w:author="DANLUIS ENRIQUE ROMANI MORA" w:id="7" w:date="2025-11-10T18:51:33Z">
                          <w:rPr>
                            <w:rFonts w:ascii="Consolas" w:cs="Consolas" w:eastAsia="Consolas" w:hAnsi="Consolas"/>
                            <w:sz w:val="21"/>
                            <w:szCs w:val="21"/>
                          </w:rPr>
                        </w:rPrChange>
                      </w:rPr>
                      <w:t xml:space="preserve">cursos</w:t>
                    </w:r>
                  </w:sdtContent>
                </w:sdt>
                <w:sdt>
                  <w:sdtPr>
                    <w:id w:val="224636858"/>
                    <w:tag w:val="goog_rdk_1261"/>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609807740"/>
                    <w:tag w:val="goog_rdk_1262"/>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68070882"/>
                    <w:tag w:val="goog_rdk_1263"/>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38033637"/>
                    <w:tag w:val="goog_rdk_1264"/>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163799276"/>
                    <w:tag w:val="goog_rdk_1265"/>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"curso-button"</w:t>
                    </w:r>
                  </w:sdtContent>
                </w:sdt>
                <w:sdt>
                  <w:sdtPr>
                    <w:id w:val="1853204367"/>
                    <w:tag w:val="goog_rdk_126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450222477"/>
        <w:tag w:val="goog_rdk_1274"/>
      </w:sdtPr>
      <w:sdtContent>
        <w:p w:rsidR="00000000" w:rsidDel="00000000" w:rsidP="00000000" w:rsidRDefault="00000000" w:rsidRPr="00000000" w14:paraId="0000043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643367483"/>
              <w:tag w:val="goog_rdk_1268"/>
            </w:sdtPr>
            <w:sdtContent>
              <w:ins w:author="DANLUIS ENRIQUE ROMANI MORA" w:id="6" w:date="2025-11-10T18:51:33Z"/>
              <w:sdt>
                <w:sdtPr>
                  <w:id w:val="-587767435"/>
                  <w:tag w:val="goog_rdk_1269"/>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 </w:t>
                    </w:r>
                  </w:ins>
                </w:sdtContent>
              </w:sdt>
              <w:ins w:author="DANLUIS ENRIQUE ROMANI MORA" w:id="6" w:date="2025-11-10T18:51:33Z">
                <w:sdt>
                  <w:sdtPr>
                    <w:id w:val="667354760"/>
                    <w:tag w:val="goog_rdk_1270"/>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curso</w:t>
                    </w:r>
                  </w:sdtContent>
                </w:sdt>
                <w:sdt>
                  <w:sdtPr>
                    <w:id w:val="821602181"/>
                    <w:tag w:val="goog_rdk_1271"/>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603235862"/>
                    <w:tag w:val="goog_rdk_1272"/>
                  </w:sdtPr>
                  <w:sdtContent>
                    <w:r w:rsidDel="00000000" w:rsidR="00000000" w:rsidRPr="00000000">
                      <w:rPr>
                        <w:rFonts w:ascii="Consolas" w:cs="Consolas" w:eastAsia="Consolas" w:hAnsi="Consolas"/>
                        <w:color w:val="aa9bf5"/>
                        <w:sz w:val="21"/>
                        <w:szCs w:val="21"/>
                        <w:rtl w:val="0"/>
                        <w:rPrChange w:author="DANLUIS ENRIQUE ROMANI MORA" w:id="7" w:date="2025-11-10T18:51:33Z">
                          <w:rPr>
                            <w:rFonts w:ascii="Consolas" w:cs="Consolas" w:eastAsia="Consolas" w:hAnsi="Consolas"/>
                            <w:sz w:val="21"/>
                            <w:szCs w:val="21"/>
                          </w:rPr>
                        </w:rPrChange>
                      </w:rPr>
                      <w:t xml:space="preserve">nombreCurso</w:t>
                    </w:r>
                  </w:sdtContent>
                </w:sdt>
                <w:sdt>
                  <w:sdtPr>
                    <w:id w:val="-2123369639"/>
                    <w:tag w:val="goog_rdk_1273"/>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sdtContent>
                </w:sdt>
              </w:ins>
            </w:sdtContent>
          </w:sdt>
        </w:p>
      </w:sdtContent>
    </w:sdt>
    <w:sdt>
      <w:sdtPr>
        <w:id w:val="1915511863"/>
        <w:tag w:val="goog_rdk_1280"/>
      </w:sdtPr>
      <w:sdtContent>
        <w:p w:rsidR="00000000" w:rsidDel="00000000" w:rsidP="00000000" w:rsidRDefault="00000000" w:rsidRPr="00000000" w14:paraId="0000043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046958198"/>
              <w:tag w:val="goog_rdk_1275"/>
            </w:sdtPr>
            <w:sdtContent>
              <w:ins w:author="DANLUIS ENRIQUE ROMANI MORA" w:id="6" w:date="2025-11-10T18:51:33Z"/>
              <w:sdt>
                <w:sdtPr>
                  <w:id w:val="-1156225736"/>
                  <w:tag w:val="goog_rdk_1276"/>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86469197"/>
                    <w:tag w:val="goog_rdk_127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848880455"/>
                    <w:tag w:val="goog_rdk_1278"/>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532778592"/>
                    <w:tag w:val="goog_rdk_1279"/>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750490014"/>
        <w:tag w:val="goog_rdk_1286"/>
      </w:sdtPr>
      <w:sdtContent>
        <w:p w:rsidR="00000000" w:rsidDel="00000000" w:rsidP="00000000" w:rsidRDefault="00000000" w:rsidRPr="00000000" w14:paraId="0000044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618878354"/>
              <w:tag w:val="goog_rdk_1281"/>
            </w:sdtPr>
            <w:sdtContent>
              <w:ins w:author="DANLUIS ENRIQUE ROMANI MORA" w:id="6" w:date="2025-11-10T18:51:33Z"/>
              <w:sdt>
                <w:sdtPr>
                  <w:id w:val="-236048848"/>
                  <w:tag w:val="goog_rdk_1282"/>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684036696"/>
                    <w:tag w:val="goog_rdk_1283"/>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172390552"/>
                    <w:tag w:val="goog_rdk_1284"/>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215214055"/>
                    <w:tag w:val="goog_rdk_1285"/>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18131123"/>
        <w:tag w:val="goog_rdk_1292"/>
      </w:sdtPr>
      <w:sdtContent>
        <w:p w:rsidR="00000000" w:rsidDel="00000000" w:rsidP="00000000" w:rsidRDefault="00000000" w:rsidRPr="00000000" w14:paraId="0000044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926737227"/>
              <w:tag w:val="goog_rdk_1287"/>
            </w:sdtPr>
            <w:sdtContent>
              <w:ins w:author="DANLUIS ENRIQUE ROMANI MORA" w:id="6" w:date="2025-11-10T18:51:33Z"/>
              <w:sdt>
                <w:sdtPr>
                  <w:id w:val="-1680056651"/>
                  <w:tag w:val="goog_rdk_1288"/>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335658893"/>
                    <w:tag w:val="goog_rdk_1289"/>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39289082"/>
                    <w:tag w:val="goog_rdk_1290"/>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462860174"/>
                    <w:tag w:val="goog_rdk_1291"/>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677589673"/>
        <w:tag w:val="goog_rdk_1295"/>
      </w:sdtPr>
      <w:sdtContent>
        <w:p w:rsidR="00000000" w:rsidDel="00000000" w:rsidP="00000000" w:rsidRDefault="00000000" w:rsidRPr="00000000" w14:paraId="0000044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1479401848"/>
              <w:tag w:val="goog_rdk_1293"/>
            </w:sdtPr>
            <w:sdtContent>
              <w:ins w:author="DANLUIS ENRIQUE ROMANI MORA" w:id="6" w:date="2025-11-10T18:51:33Z"/>
              <w:sdt>
                <w:sdtPr>
                  <w:id w:val="97125264"/>
                  <w:tag w:val="goog_rdk_1294"/>
                </w:sdtPr>
                <w:sdtContent>
                  <w:ins w:author="DANLUIS ENRIQUE ROMANI MORA" w:id="6" w:date="2025-11-10T18:51:33Z">
                    <w:r w:rsidDel="00000000" w:rsidR="00000000" w:rsidRPr="00000000">
                      <w:rPr>
                        <w:rtl w:val="0"/>
                      </w:rPr>
                    </w:r>
                  </w:ins>
                </w:sdtContent>
              </w:sdt>
              <w:ins w:author="DANLUIS ENRIQUE ROMANI MORA" w:id="6" w:date="2025-11-10T18:51:33Z"/>
            </w:sdtContent>
          </w:sdt>
        </w:p>
      </w:sdtContent>
    </w:sdt>
    <w:sdt>
      <w:sdtPr>
        <w:id w:val="-752365672"/>
        <w:tag w:val="goog_rdk_1299"/>
      </w:sdtPr>
      <w:sdtContent>
        <w:p w:rsidR="00000000" w:rsidDel="00000000" w:rsidP="00000000" w:rsidRDefault="00000000" w:rsidRPr="00000000" w14:paraId="0000044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i w:val="1"/>
              <w:iCs w:val="1"/>
              <w:color w:val="ffffff"/>
              <w:sz w:val="21"/>
              <w:szCs w:val="21"/>
              <w:rPrChange w:author="DANLUIS ENRIQUE ROMANI MORA" w:id="7" w:date="2025-11-10T18:51:33Z">
                <w:rPr>
                  <w:rFonts w:ascii="Consolas" w:cs="Consolas" w:eastAsia="Consolas" w:hAnsi="Consolas"/>
                  <w:sz w:val="21"/>
                  <w:szCs w:val="21"/>
                </w:rPr>
              </w:rPrChange>
            </w:rPr>
          </w:pPr>
          <w:sdt>
            <w:sdtPr>
              <w:id w:val="59794171"/>
              <w:tag w:val="goog_rdk_1296"/>
            </w:sdtPr>
            <w:sdtContent>
              <w:ins w:author="DANLUIS ENRIQUE ROMANI MORA" w:id="6" w:date="2025-11-10T18:51:33Z"/>
              <w:sdt>
                <w:sdtPr>
                  <w:id w:val="-1015956107"/>
                  <w:tag w:val="goog_rdk_1297"/>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000175630"/>
                    <w:tag w:val="goog_rdk_1298"/>
                  </w:sdtPr>
                  <w:sdtContent>
                    <w:r w:rsidDel="00000000" w:rsidR="00000000" w:rsidRPr="00000000">
                      <w:rPr>
                        <w:rFonts w:ascii="Consolas" w:cs="Consolas" w:eastAsia="Consolas" w:hAnsi="Consolas"/>
                        <w:i w:val="1"/>
                        <w:iCs w:val="1"/>
                        <w:color w:val="ffffff"/>
                        <w:sz w:val="21"/>
                        <w:szCs w:val="21"/>
                        <w:rtl w:val="0"/>
                        <w:rPrChange w:author="DANLUIS ENRIQUE ROMANI MORA" w:id="7" w:date="2025-11-10T18:51:33Z">
                          <w:rPr>
                            <w:rFonts w:ascii="Consolas" w:cs="Consolas" w:eastAsia="Consolas" w:hAnsi="Consolas"/>
                            <w:sz w:val="21"/>
                            <w:szCs w:val="21"/>
                          </w:rPr>
                        </w:rPrChange>
                      </w:rPr>
                      <w:t xml:space="preserve">&lt;!-- Sección de test --&gt;</w:t>
                    </w:r>
                  </w:sdtContent>
                </w:sdt>
              </w:ins>
            </w:sdtContent>
          </w:sdt>
        </w:p>
      </w:sdtContent>
    </w:sdt>
    <w:sdt>
      <w:sdtPr>
        <w:id w:val="842706593"/>
        <w:tag w:val="goog_rdk_1318"/>
      </w:sdtPr>
      <w:sdtContent>
        <w:p w:rsidR="00000000" w:rsidDel="00000000" w:rsidP="00000000" w:rsidRDefault="00000000" w:rsidRPr="00000000" w14:paraId="0000044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792144749"/>
              <w:tag w:val="goog_rdk_1300"/>
            </w:sdtPr>
            <w:sdtContent>
              <w:ins w:author="DANLUIS ENRIQUE ROMANI MORA" w:id="6" w:date="2025-11-10T18:51:33Z"/>
              <w:sdt>
                <w:sdtPr>
                  <w:id w:val="-686122071"/>
                  <w:tag w:val="goog_rdk_1301"/>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50076724"/>
                    <w:tag w:val="goog_rdk_1302"/>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264936183"/>
                    <w:tag w:val="goog_rdk_1303"/>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650173819"/>
                    <w:tag w:val="goog_rdk_1304"/>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2144291390"/>
                    <w:tag w:val="goog_rdk_1305"/>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*ngIf</w:t>
                    </w:r>
                  </w:sdtContent>
                </w:sdt>
                <w:sdt>
                  <w:sdtPr>
                    <w:id w:val="1926683562"/>
                    <w:tag w:val="goog_rdk_1306"/>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376257785"/>
                    <w:tag w:val="goog_rdk_1307"/>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70867216"/>
                    <w:tag w:val="goog_rdk_1308"/>
                  </w:sdtPr>
                  <w:sdtContent>
                    <w:r w:rsidDel="00000000" w:rsidR="00000000" w:rsidRPr="00000000">
                      <w:rPr>
                        <w:rFonts w:ascii="Consolas" w:cs="Consolas" w:eastAsia="Consolas" w:hAnsi="Consolas"/>
                        <w:color w:val="94c1fa"/>
                        <w:sz w:val="21"/>
                        <w:szCs w:val="21"/>
                        <w:rtl w:val="0"/>
                        <w:rPrChange w:author="DANLUIS ENRIQUE ROMANI MORA" w:id="7" w:date="2025-11-10T18:51:33Z">
                          <w:rPr>
                            <w:rFonts w:ascii="Consolas" w:cs="Consolas" w:eastAsia="Consolas" w:hAnsi="Consolas"/>
                            <w:sz w:val="21"/>
                            <w:szCs w:val="21"/>
                          </w:rPr>
                        </w:rPrChange>
                      </w:rPr>
                      <w:t xml:space="preserve">seccionActual</w:t>
                    </w:r>
                  </w:sdtContent>
                </w:sdt>
                <w:sdt>
                  <w:sdtPr>
                    <w:id w:val="1292335210"/>
                    <w:tag w:val="goog_rdk_1309"/>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877906068"/>
                    <w:tag w:val="goog_rdk_1310"/>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82916576"/>
                    <w:tag w:val="goog_rdk_1311"/>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838134919"/>
                    <w:tag w:val="goog_rdk_131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'test'"</w:t>
                    </w:r>
                  </w:sdtContent>
                </w:sdt>
                <w:sdt>
                  <w:sdtPr>
                    <w:id w:val="234326435"/>
                    <w:tag w:val="goog_rdk_1313"/>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754854869"/>
                    <w:tag w:val="goog_rdk_1314"/>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229328246"/>
                    <w:tag w:val="goog_rdk_1315"/>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808475266"/>
                    <w:tag w:val="goog_rdk_1316"/>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"cursos-container"</w:t>
                    </w:r>
                  </w:sdtContent>
                </w:sdt>
                <w:sdt>
                  <w:sdtPr>
                    <w:id w:val="-1373277736"/>
                    <w:tag w:val="goog_rdk_131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35423347"/>
        <w:tag w:val="goog_rdk_1328"/>
      </w:sdtPr>
      <w:sdtContent>
        <w:p w:rsidR="00000000" w:rsidDel="00000000" w:rsidP="00000000" w:rsidRDefault="00000000" w:rsidRPr="00000000" w14:paraId="0000044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998171536"/>
              <w:tag w:val="goog_rdk_1319"/>
            </w:sdtPr>
            <w:sdtContent>
              <w:ins w:author="DANLUIS ENRIQUE ROMANI MORA" w:id="6" w:date="2025-11-10T18:51:33Z"/>
              <w:sdt>
                <w:sdtPr>
                  <w:id w:val="-635708684"/>
                  <w:tag w:val="goog_rdk_1320"/>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968251866"/>
                    <w:tag w:val="goog_rdk_1321"/>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937651415"/>
                    <w:tag w:val="goog_rdk_1322"/>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764917161"/>
                    <w:tag w:val="goog_rdk_1323"/>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822141479"/>
                    <w:tag w:val="goog_rdk_1324"/>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678452806"/>
                    <w:tag w:val="goog_rdk_1325"/>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063605603"/>
                    <w:tag w:val="goog_rdk_1326"/>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"cursos-lista"</w:t>
                    </w:r>
                  </w:sdtContent>
                </w:sdt>
                <w:sdt>
                  <w:sdtPr>
                    <w:id w:val="1556685979"/>
                    <w:tag w:val="goog_rdk_132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83681471"/>
        <w:tag w:val="goog_rdk_1349"/>
      </w:sdtPr>
      <w:sdtContent>
        <w:p w:rsidR="00000000" w:rsidDel="00000000" w:rsidP="00000000" w:rsidRDefault="00000000" w:rsidRPr="00000000" w14:paraId="0000044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955104289"/>
              <w:tag w:val="goog_rdk_1329"/>
            </w:sdtPr>
            <w:sdtContent>
              <w:ins w:author="DANLUIS ENRIQUE ROMANI MORA" w:id="6" w:date="2025-11-10T18:51:33Z"/>
              <w:sdt>
                <w:sdtPr>
                  <w:id w:val="1291249977"/>
                  <w:tag w:val="goog_rdk_1330"/>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835758631"/>
                    <w:tag w:val="goog_rdk_1331"/>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182411125"/>
                    <w:tag w:val="goog_rdk_1332"/>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1036660909"/>
                    <w:tag w:val="goog_rdk_1333"/>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1127326412"/>
                    <w:tag w:val="goog_rdk_1334"/>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837775242"/>
                    <w:tag w:val="goog_rdk_1335"/>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255658992"/>
                    <w:tag w:val="goog_rdk_1336"/>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"curso-button"</w:t>
                    </w:r>
                  </w:sdtContent>
                </w:sdt>
                <w:sdt>
                  <w:sdtPr>
                    <w:id w:val="1927519289"/>
                    <w:tag w:val="goog_rdk_1337"/>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913746317"/>
                    <w:tag w:val="goog_rdk_1338"/>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(click)</w:t>
                    </w:r>
                  </w:sdtContent>
                </w:sdt>
                <w:sdt>
                  <w:sdtPr>
                    <w:id w:val="1672221822"/>
                    <w:tag w:val="goog_rdk_1339"/>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730876452"/>
                    <w:tag w:val="goog_rdk_1340"/>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65369877"/>
                    <w:tag w:val="goog_rdk_1341"/>
                  </w:sdtPr>
                  <w:sdtContent>
                    <w:r w:rsidDel="00000000" w:rsidR="00000000" w:rsidRPr="00000000">
                      <w:rPr>
                        <w:rFonts w:ascii="Consolas" w:cs="Consolas" w:eastAsia="Consolas" w:hAnsi="Consolas"/>
                        <w:color w:val="efb080"/>
                        <w:sz w:val="21"/>
                        <w:szCs w:val="21"/>
                        <w:rtl w:val="0"/>
                        <w:rPrChange w:author="DANLUIS ENRIQUE ROMANI MORA" w:id="7" w:date="2025-11-10T18:51:33Z">
                          <w:rPr>
                            <w:rFonts w:ascii="Consolas" w:cs="Consolas" w:eastAsia="Consolas" w:hAnsi="Consolas"/>
                            <w:sz w:val="21"/>
                            <w:szCs w:val="21"/>
                          </w:rPr>
                        </w:rPrChange>
                      </w:rPr>
                      <w:t xml:space="preserve">irATestGardner</w:t>
                    </w:r>
                  </w:sdtContent>
                </w:sdt>
                <w:sdt>
                  <w:sdtPr>
                    <w:id w:val="-855297220"/>
                    <w:tag w:val="goog_rdk_1342"/>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05501635"/>
                    <w:tag w:val="goog_rdk_1343"/>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45596033"/>
                    <w:tag w:val="goog_rdk_134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1912950811"/>
                    <w:tag w:val="goog_rdk_1345"/>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Test de Gardner</w:t>
                    </w:r>
                  </w:sdtContent>
                </w:sdt>
                <w:sdt>
                  <w:sdtPr>
                    <w:id w:val="-1474724931"/>
                    <w:tag w:val="goog_rdk_1346"/>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470341424"/>
                    <w:tag w:val="goog_rdk_1347"/>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121109359"/>
                    <w:tag w:val="goog_rdk_134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325939669"/>
        <w:tag w:val="goog_rdk_1355"/>
      </w:sdtPr>
      <w:sdtContent>
        <w:p w:rsidR="00000000" w:rsidDel="00000000" w:rsidP="00000000" w:rsidRDefault="00000000" w:rsidRPr="00000000" w14:paraId="0000044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282603510"/>
              <w:tag w:val="goog_rdk_1350"/>
            </w:sdtPr>
            <w:sdtContent>
              <w:ins w:author="DANLUIS ENRIQUE ROMANI MORA" w:id="6" w:date="2025-11-10T18:51:33Z"/>
              <w:sdt>
                <w:sdtPr>
                  <w:id w:val="-801003825"/>
                  <w:tag w:val="goog_rdk_1351"/>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896862807"/>
                    <w:tag w:val="goog_rdk_1352"/>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844230495"/>
                    <w:tag w:val="goog_rdk_1353"/>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301259670"/>
                    <w:tag w:val="goog_rdk_135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161337036"/>
        <w:tag w:val="goog_rdk_1361"/>
      </w:sdtPr>
      <w:sdtContent>
        <w:p w:rsidR="00000000" w:rsidDel="00000000" w:rsidP="00000000" w:rsidRDefault="00000000" w:rsidRPr="00000000" w14:paraId="0000044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1405082064"/>
              <w:tag w:val="goog_rdk_1356"/>
            </w:sdtPr>
            <w:sdtContent>
              <w:ins w:author="DANLUIS ENRIQUE ROMANI MORA" w:id="6" w:date="2025-11-10T18:51:33Z"/>
              <w:sdt>
                <w:sdtPr>
                  <w:id w:val="-714889900"/>
                  <w:tag w:val="goog_rdk_1357"/>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957029261"/>
                    <w:tag w:val="goog_rdk_135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651254337"/>
                    <w:tag w:val="goog_rdk_1359"/>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391042326"/>
                    <w:tag w:val="goog_rdk_136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294442947"/>
        <w:tag w:val="goog_rdk_1364"/>
      </w:sdtPr>
      <w:sdtContent>
        <w:p w:rsidR="00000000" w:rsidDel="00000000" w:rsidP="00000000" w:rsidRDefault="00000000" w:rsidRPr="00000000" w14:paraId="0000044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d8dee9"/>
              <w:sz w:val="21"/>
              <w:szCs w:val="21"/>
              <w:rPrChange w:author="DANLUIS ENRIQUE ROMANI MORA" w:id="7" w:date="2025-11-10T18:51:33Z">
                <w:rPr>
                  <w:rFonts w:ascii="Consolas" w:cs="Consolas" w:eastAsia="Consolas" w:hAnsi="Consolas"/>
                  <w:sz w:val="21"/>
                  <w:szCs w:val="21"/>
                </w:rPr>
              </w:rPrChange>
            </w:rPr>
          </w:pPr>
          <w:sdt>
            <w:sdtPr>
              <w:id w:val="-790527880"/>
              <w:tag w:val="goog_rdk_1362"/>
            </w:sdtPr>
            <w:sdtContent>
              <w:ins w:author="DANLUIS ENRIQUE ROMANI MORA" w:id="6" w:date="2025-11-10T18:51:33Z"/>
              <w:sdt>
                <w:sdtPr>
                  <w:id w:val="539948374"/>
                  <w:tag w:val="goog_rdk_1363"/>
                </w:sdtPr>
                <w:sdtContent>
                  <w:ins w:author="DANLUIS ENRIQUE ROMANI MORA" w:id="6" w:date="2025-11-10T18:51:33Z">
                    <w:r w:rsidDel="00000000" w:rsidR="00000000" w:rsidRPr="00000000">
                      <w:rPr>
                        <w:rtl w:val="0"/>
                      </w:rPr>
                    </w:r>
                  </w:ins>
                </w:sdtContent>
              </w:sdt>
              <w:ins w:author="DANLUIS ENRIQUE ROMANI MORA" w:id="6" w:date="2025-11-10T18:51:33Z"/>
            </w:sdtContent>
          </w:sdt>
        </w:p>
      </w:sdtContent>
    </w:sdt>
    <w:sdt>
      <w:sdtPr>
        <w:id w:val="-263734803"/>
        <w:tag w:val="goog_rdk_1385"/>
      </w:sdtPr>
      <w:sdtContent>
        <w:p w:rsidR="00000000" w:rsidDel="00000000" w:rsidP="00000000" w:rsidRDefault="00000000" w:rsidRPr="00000000" w14:paraId="0000044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245698063"/>
              <w:tag w:val="goog_rdk_1365"/>
            </w:sdtPr>
            <w:sdtContent>
              <w:ins w:author="DANLUIS ENRIQUE ROMANI MORA" w:id="6" w:date="2025-11-10T18:51:33Z"/>
              <w:sdt>
                <w:sdtPr>
                  <w:id w:val="447216883"/>
                  <w:tag w:val="goog_rdk_1366"/>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644713174"/>
                    <w:tag w:val="goog_rdk_1367"/>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628478422"/>
                    <w:tag w:val="goog_rdk_1368"/>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1949427132"/>
                    <w:tag w:val="goog_rdk_1369"/>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317075946"/>
                    <w:tag w:val="goog_rdk_1370"/>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class</w:t>
                    </w:r>
                  </w:sdtContent>
                </w:sdt>
                <w:sdt>
                  <w:sdtPr>
                    <w:id w:val="-1329619124"/>
                    <w:tag w:val="goog_rdk_1371"/>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2052321157"/>
                    <w:tag w:val="goog_rdk_1372"/>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"logout-button"</w:t>
                    </w:r>
                  </w:sdtContent>
                </w:sdt>
                <w:sdt>
                  <w:sdtPr>
                    <w:id w:val="-464739398"/>
                    <w:tag w:val="goog_rdk_1373"/>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 </w:t>
                    </w:r>
                  </w:sdtContent>
                </w:sdt>
                <w:sdt>
                  <w:sdtPr>
                    <w:id w:val="-968860816"/>
                    <w:tag w:val="goog_rdk_1374"/>
                  </w:sdtPr>
                  <w:sdtContent>
                    <w:r w:rsidDel="00000000" w:rsidR="00000000" w:rsidRPr="00000000">
                      <w:rPr>
                        <w:rFonts w:ascii="Consolas" w:cs="Consolas" w:eastAsia="Consolas" w:hAnsi="Consolas"/>
                        <w:color w:val="aaa0fa"/>
                        <w:sz w:val="21"/>
                        <w:szCs w:val="21"/>
                        <w:rtl w:val="0"/>
                        <w:rPrChange w:author="DANLUIS ENRIQUE ROMANI MORA" w:id="7" w:date="2025-11-10T18:51:33Z">
                          <w:rPr>
                            <w:rFonts w:ascii="Consolas" w:cs="Consolas" w:eastAsia="Consolas" w:hAnsi="Consolas"/>
                            <w:sz w:val="21"/>
                            <w:szCs w:val="21"/>
                          </w:rPr>
                        </w:rPrChange>
                      </w:rPr>
                      <w:t xml:space="preserve">(click)</w:t>
                    </w:r>
                  </w:sdtContent>
                </w:sdt>
                <w:sdt>
                  <w:sdtPr>
                    <w:id w:val="-1295660411"/>
                    <w:tag w:val="goog_rdk_1375"/>
                  </w:sdtPr>
                  <w:sdtContent>
                    <w:r w:rsidDel="00000000" w:rsidR="00000000" w:rsidRPr="00000000">
                      <w:rPr>
                        <w:rFonts w:ascii="Consolas" w:cs="Consolas" w:eastAsia="Consolas" w:hAnsi="Consolas"/>
                        <w:color w:val="d6d6dd"/>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244131770"/>
                    <w:tag w:val="goog_rdk_1376"/>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905504921"/>
                    <w:tag w:val="goog_rdk_1377"/>
                  </w:sdtPr>
                  <w:sdtContent>
                    <w:r w:rsidDel="00000000" w:rsidR="00000000" w:rsidRPr="00000000">
                      <w:rPr>
                        <w:rFonts w:ascii="Consolas" w:cs="Consolas" w:eastAsia="Consolas" w:hAnsi="Consolas"/>
                        <w:color w:val="efb080"/>
                        <w:sz w:val="21"/>
                        <w:szCs w:val="21"/>
                        <w:rtl w:val="0"/>
                        <w:rPrChange w:author="DANLUIS ENRIQUE ROMANI MORA" w:id="7" w:date="2025-11-10T18:51:33Z">
                          <w:rPr>
                            <w:rFonts w:ascii="Consolas" w:cs="Consolas" w:eastAsia="Consolas" w:hAnsi="Consolas"/>
                            <w:sz w:val="21"/>
                            <w:szCs w:val="21"/>
                          </w:rPr>
                        </w:rPrChange>
                      </w:rPr>
                      <w:t xml:space="preserve">logout</w:t>
                    </w:r>
                  </w:sdtContent>
                </w:sdt>
                <w:sdt>
                  <w:sdtPr>
                    <w:id w:val="415214787"/>
                    <w:tag w:val="goog_rdk_1378"/>
                  </w:sdtPr>
                  <w:sdtContent>
                    <w:r w:rsidDel="00000000" w:rsidR="00000000" w:rsidRPr="00000000">
                      <w:rPr>
                        <w:rFonts w:ascii="Consolas" w:cs="Consolas" w:eastAsia="Consolas" w:hAnsi="Consolas"/>
                        <w:color w:val="fad075"/>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319167021"/>
                    <w:tag w:val="goog_rdk_1379"/>
                  </w:sdtPr>
                  <w:sdtContent>
                    <w:r w:rsidDel="00000000" w:rsidR="00000000" w:rsidRPr="00000000">
                      <w:rPr>
                        <w:rFonts w:ascii="Consolas" w:cs="Consolas" w:eastAsia="Consolas" w:hAnsi="Consolas"/>
                        <w:color w:val="e394dc"/>
                        <w:sz w:val="21"/>
                        <w:szCs w:val="21"/>
                        <w:rtl w:val="0"/>
                        <w:rPrChange w:author="DANLUIS ENRIQUE ROMANI MORA" w:id="7" w:date="2025-11-10T18:51:33Z">
                          <w:rPr>
                            <w:rFonts w:ascii="Consolas" w:cs="Consolas" w:eastAsia="Consolas" w:hAnsi="Consolas"/>
                            <w:sz w:val="21"/>
                            <w:szCs w:val="21"/>
                          </w:rPr>
                        </w:rPrChange>
                      </w:rPr>
                      <w:t xml:space="preserve">"</w:t>
                    </w:r>
                  </w:sdtContent>
                </w:sdt>
                <w:sdt>
                  <w:sdtPr>
                    <w:id w:val="1236013576"/>
                    <w:tag w:val="goog_rdk_138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sdt>
                  <w:sdtPr>
                    <w:id w:val="768705881"/>
                    <w:tag w:val="goog_rdk_1381"/>
                  </w:sdtPr>
                  <w:sdtContent>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Cerrar Sesión</w:t>
                    </w:r>
                  </w:sdtContent>
                </w:sdt>
                <w:sdt>
                  <w:sdtPr>
                    <w:id w:val="-166909081"/>
                    <w:tag w:val="goog_rdk_1382"/>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955934286"/>
                    <w:tag w:val="goog_rdk_1383"/>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button</w:t>
                    </w:r>
                  </w:sdtContent>
                </w:sdt>
                <w:sdt>
                  <w:sdtPr>
                    <w:id w:val="-230600881"/>
                    <w:tag w:val="goog_rdk_1384"/>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sdt>
      <w:sdtPr>
        <w:id w:val="1446023990"/>
        <w:tag w:val="goog_rdk_1391"/>
      </w:sdtPr>
      <w:sdtContent>
        <w:p w:rsidR="00000000" w:rsidDel="00000000" w:rsidP="00000000" w:rsidRDefault="00000000" w:rsidRPr="00000000" w14:paraId="0000044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6" w:date="2025-11-10T18:51:33Z"/>
              <w:rFonts w:ascii="Consolas" w:cs="Consolas" w:eastAsia="Consolas" w:hAnsi="Consolas"/>
              <w:color w:val="898989"/>
              <w:sz w:val="21"/>
              <w:szCs w:val="21"/>
              <w:rPrChange w:author="DANLUIS ENRIQUE ROMANI MORA" w:id="7" w:date="2025-11-10T18:51:33Z">
                <w:rPr>
                  <w:rFonts w:ascii="Consolas" w:cs="Consolas" w:eastAsia="Consolas" w:hAnsi="Consolas"/>
                  <w:sz w:val="21"/>
                  <w:szCs w:val="21"/>
                </w:rPr>
              </w:rPrChange>
            </w:rPr>
          </w:pPr>
          <w:sdt>
            <w:sdtPr>
              <w:id w:val="503595082"/>
              <w:tag w:val="goog_rdk_1386"/>
            </w:sdtPr>
            <w:sdtContent>
              <w:ins w:author="DANLUIS ENRIQUE ROMANI MORA" w:id="6" w:date="2025-11-10T18:51:33Z"/>
              <w:sdt>
                <w:sdtPr>
                  <w:id w:val="1290655681"/>
                  <w:tag w:val="goog_rdk_1387"/>
                </w:sdtPr>
                <w:sdtContent>
                  <w:ins w:author="DANLUIS ENRIQUE ROMANI MORA" w:id="6" w:date="2025-11-10T18:51:33Z">
                    <w:r w:rsidDel="00000000" w:rsidR="00000000" w:rsidRPr="00000000">
                      <w:rPr>
                        <w:rFonts w:ascii="Consolas" w:cs="Consolas" w:eastAsia="Consolas" w:hAnsi="Consolas"/>
                        <w:color w:val="d8dee9"/>
                        <w:sz w:val="21"/>
                        <w:szCs w:val="21"/>
                        <w:rtl w:val="0"/>
                        <w:rPrChange w:author="DANLUIS ENRIQUE ROMANI MORA" w:id="7" w:date="2025-11-10T18:51:33Z">
                          <w:rPr>
                            <w:rFonts w:ascii="Consolas" w:cs="Consolas" w:eastAsia="Consolas" w:hAnsi="Consolas"/>
                            <w:sz w:val="21"/>
                            <w:szCs w:val="21"/>
                          </w:rPr>
                        </w:rPrChange>
                      </w:rPr>
                      <w:t xml:space="preserve">  </w:t>
                    </w:r>
                  </w:ins>
                </w:sdtContent>
              </w:sdt>
              <w:ins w:author="DANLUIS ENRIQUE ROMANI MORA" w:id="6" w:date="2025-11-10T18:51:33Z">
                <w:sdt>
                  <w:sdtPr>
                    <w:id w:val="1428309504"/>
                    <w:tag w:val="goog_rdk_1388"/>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&lt;/</w:t>
                    </w:r>
                  </w:sdtContent>
                </w:sdt>
                <w:sdt>
                  <w:sdtPr>
                    <w:id w:val="-1006067214"/>
                    <w:tag w:val="goog_rdk_1389"/>
                  </w:sdtPr>
                  <w:sdtContent>
                    <w:r w:rsidDel="00000000" w:rsidR="00000000" w:rsidRPr="00000000">
                      <w:rPr>
                        <w:rFonts w:ascii="Consolas" w:cs="Consolas" w:eastAsia="Consolas" w:hAnsi="Consolas"/>
                        <w:color w:val="87c3ff"/>
                        <w:sz w:val="21"/>
                        <w:szCs w:val="21"/>
                        <w:rtl w:val="0"/>
                        <w:rPrChange w:author="DANLUIS ENRIQUE ROMANI MORA" w:id="7" w:date="2025-11-10T18:51:33Z">
                          <w:rPr>
                            <w:rFonts w:ascii="Consolas" w:cs="Consolas" w:eastAsia="Consolas" w:hAnsi="Consolas"/>
                            <w:sz w:val="21"/>
                            <w:szCs w:val="21"/>
                          </w:rPr>
                        </w:rPrChange>
                      </w:rPr>
                      <w:t xml:space="preserve">div</w:t>
                    </w:r>
                  </w:sdtContent>
                </w:sdt>
                <w:sdt>
                  <w:sdtPr>
                    <w:id w:val="-1336921763"/>
                    <w:tag w:val="goog_rdk_1390"/>
                  </w:sdtPr>
                  <w:sdtContent>
                    <w:r w:rsidDel="00000000" w:rsidR="00000000" w:rsidRPr="00000000">
                      <w:rPr>
                        <w:rFonts w:ascii="Consolas" w:cs="Consolas" w:eastAsia="Consolas" w:hAnsi="Consolas"/>
                        <w:color w:val="898989"/>
                        <w:sz w:val="21"/>
                        <w:szCs w:val="21"/>
                        <w:rtl w:val="0"/>
                        <w:rPrChange w:author="DANLUIS ENRIQUE ROMANI MORA" w:id="7" w:date="2025-11-10T18:51:33Z">
                          <w:rPr>
                            <w:rFonts w:ascii="Consolas" w:cs="Consolas" w:eastAsia="Consolas" w:hAnsi="Consolas"/>
                            <w:sz w:val="21"/>
                            <w:szCs w:val="21"/>
                          </w:rPr>
                        </w:rPrChange>
                      </w:rPr>
                      <w:t xml:space="preserve">&gt;</w:t>
                    </w:r>
                  </w:sdtContent>
                </w:sdt>
              </w:ins>
            </w:sdtContent>
          </w:sdt>
        </w:p>
      </w:sdtContent>
    </w:sdt>
    <w:p w:rsidR="00000000" w:rsidDel="00000000" w:rsidP="00000000" w:rsidRDefault="00000000" w:rsidRPr="00000000" w14:paraId="0000044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4D">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4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4.1.2: </w:t>
      </w:r>
      <w:r w:rsidDel="00000000" w:rsidR="00000000" w:rsidRPr="00000000">
        <w:rPr>
          <w:rFonts w:ascii="Times New Roman" w:cs="Times New Roman" w:eastAsia="Times New Roman" w:hAnsi="Times New Roman"/>
          <w:b w:val="1"/>
          <w:bCs w:val="1"/>
          <w:sz w:val="30"/>
          <w:szCs w:val="30"/>
          <w:rtl w:val="0"/>
        </w:rPr>
        <w:t xml:space="preserve">Crear API que devuelva resultados de todas las inteligencias múltiples.</w:t>
      </w:r>
    </w:p>
    <w:sdt>
      <w:sdtPr>
        <w:id w:val="1975635764"/>
        <w:tag w:val="goog_rdk_1398"/>
      </w:sdtPr>
      <w:sdtContent>
        <w:p w:rsidR="00000000" w:rsidDel="00000000" w:rsidP="00000000" w:rsidRDefault="00000000" w:rsidRPr="00000000" w14:paraId="0000044F">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651985499"/>
              <w:tag w:val="goog_rdk_1392"/>
            </w:sdtPr>
            <w:sdtContent>
              <w:ins w:author="DANLUIS ENRIQUE ROMANI MORA" w:id="8" w:date="2025-11-10T18:51:50Z"/>
              <w:sdt>
                <w:sdtPr>
                  <w:id w:val="518598906"/>
                  <w:tag w:val="goog_rdk_1393"/>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730904774"/>
                    <w:tag w:val="goog_rdk_139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GetMapping</w:t>
                    </w:r>
                  </w:sdtContent>
                </w:sdt>
                <w:sdt>
                  <w:sdtPr>
                    <w:id w:val="2120633110"/>
                    <w:tag w:val="goog_rdk_139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215364505"/>
                    <w:tag w:val="goog_rdk_1396"/>
                  </w:sdtPr>
                  <w:sdtContent>
                    <w:r w:rsidDel="00000000" w:rsidR="00000000" w:rsidRPr="00000000">
                      <w:rPr>
                        <w:rFonts w:ascii="Consolas" w:cs="Consolas" w:eastAsia="Consolas" w:hAnsi="Consolas"/>
                        <w:color w:val="e394dc"/>
                        <w:sz w:val="21"/>
                        <w:szCs w:val="21"/>
                        <w:rtl w:val="0"/>
                        <w:rPrChange w:author="DANLUIS ENRIQUE ROMANI MORA" w:id="9" w:date="2025-11-10T18:51:50Z">
                          <w:rPr>
                            <w:rFonts w:ascii="Consolas" w:cs="Consolas" w:eastAsia="Consolas" w:hAnsi="Consolas"/>
                            <w:sz w:val="21"/>
                            <w:szCs w:val="21"/>
                          </w:rPr>
                        </w:rPrChange>
                      </w:rPr>
                      <w:t xml:space="preserve">"/{idAlumno}/resultados/ultimo"</w:t>
                    </w:r>
                  </w:sdtContent>
                </w:sdt>
                <w:sdt>
                  <w:sdtPr>
                    <w:id w:val="744191067"/>
                    <w:tag w:val="goog_rdk_139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781067675"/>
        <w:tag w:val="goog_rdk_1420"/>
      </w:sdtPr>
      <w:sdtContent>
        <w:p w:rsidR="00000000" w:rsidDel="00000000" w:rsidP="00000000" w:rsidRDefault="00000000" w:rsidRPr="00000000" w14:paraId="0000045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211565197"/>
              <w:tag w:val="goog_rdk_1399"/>
            </w:sdtPr>
            <w:sdtContent>
              <w:ins w:author="DANLUIS ENRIQUE ROMANI MORA" w:id="8" w:date="2025-11-10T18:51:50Z"/>
              <w:sdt>
                <w:sdtPr>
                  <w:id w:val="2134688300"/>
                  <w:tag w:val="goog_rdk_140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593655461"/>
                    <w:tag w:val="goog_rdk_1401"/>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public</w:t>
                    </w:r>
                  </w:sdtContent>
                </w:sdt>
                <w:sdt>
                  <w:sdtPr>
                    <w:id w:val="-1530167883"/>
                    <w:tag w:val="goog_rdk_1402"/>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320624323"/>
                    <w:tag w:val="goog_rdk_140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ResponseEntity</w:t>
                    </w:r>
                  </w:sdtContent>
                </w:sdt>
                <w:sdt>
                  <w:sdtPr>
                    <w:id w:val="1388240567"/>
                    <w:tag w:val="goog_rdk_140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542713807"/>
                    <w:tag w:val="goog_rdk_140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1018132245"/>
                    <w:tag w:val="goog_rdk_140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767167170"/>
                    <w:tag w:val="goog_rdk_140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1531884778"/>
                    <w:tag w:val="goog_rdk_140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&gt;&gt;</w:t>
                    </w:r>
                  </w:sdtContent>
                </w:sdt>
                <w:sdt>
                  <w:sdtPr>
                    <w:id w:val="1536720127"/>
                    <w:tag w:val="goog_rdk_1409"/>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902685317"/>
                    <w:tag w:val="goog_rdk_1410"/>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obtenerUltimoResultado</w:t>
                    </w:r>
                  </w:sdtContent>
                </w:sdt>
                <w:sdt>
                  <w:sdtPr>
                    <w:id w:val="-625507038"/>
                    <w:tag w:val="goog_rdk_141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099715720"/>
                    <w:tag w:val="goog_rdk_1412"/>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PathVariable</w:t>
                    </w:r>
                  </w:sdtContent>
                </w:sdt>
                <w:sdt>
                  <w:sdtPr>
                    <w:id w:val="-1377719655"/>
                    <w:tag w:val="goog_rdk_141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662513555"/>
                    <w:tag w:val="goog_rdk_141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Integer</w:t>
                    </w:r>
                  </w:sdtContent>
                </w:sdt>
                <w:sdt>
                  <w:sdtPr>
                    <w:id w:val="-1819155858"/>
                    <w:tag w:val="goog_rdk_141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933268739"/>
                    <w:tag w:val="goog_rdk_1416"/>
                  </w:sdtPr>
                  <w:sdtContent>
                    <w:r w:rsidDel="00000000" w:rsidR="00000000" w:rsidRPr="00000000">
                      <w:rPr>
                        <w:rFonts w:ascii="Consolas" w:cs="Consolas" w:eastAsia="Consolas" w:hAnsi="Consolas"/>
                        <w:i w:val="1"/>
                        <w:iCs w:val="1"/>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sdt>
                  <w:sdtPr>
                    <w:id w:val="-1041543424"/>
                    <w:tag w:val="goog_rdk_141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452503403"/>
                    <w:tag w:val="goog_rdk_1418"/>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802686087"/>
                    <w:tag w:val="goog_rdk_141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881852314"/>
        <w:tag w:val="goog_rdk_1429"/>
      </w:sdtPr>
      <w:sdtContent>
        <w:p w:rsidR="00000000" w:rsidDel="00000000" w:rsidP="00000000" w:rsidRDefault="00000000" w:rsidRPr="00000000" w14:paraId="0000045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382522222"/>
              <w:tag w:val="goog_rdk_1421"/>
            </w:sdtPr>
            <w:sdtContent>
              <w:ins w:author="DANLUIS ENRIQUE ROMANI MORA" w:id="8" w:date="2025-11-10T18:51:50Z"/>
              <w:sdt>
                <w:sdtPr>
                  <w:id w:val="1522373872"/>
                  <w:tag w:val="goog_rdk_1422"/>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845297774"/>
                    <w:tag w:val="goog_rdk_1423"/>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return</w:t>
                    </w:r>
                  </w:sdtContent>
                </w:sdt>
                <w:sdt>
                  <w:sdtPr>
                    <w:id w:val="1748876281"/>
                    <w:tag w:val="goog_rdk_142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ResponseEntity.</w:t>
                    </w:r>
                  </w:sdtContent>
                </w:sdt>
                <w:sdt>
                  <w:sdtPr>
                    <w:id w:val="-1206703381"/>
                    <w:tag w:val="goog_rdk_142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ok</w:t>
                    </w:r>
                  </w:sdtContent>
                </w:sdt>
                <w:sdt>
                  <w:sdtPr>
                    <w:id w:val="1386704322"/>
                    <w:tag w:val="goog_rdk_142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(testService.</w:t>
                    </w:r>
                  </w:sdtContent>
                </w:sdt>
                <w:sdt>
                  <w:sdtPr>
                    <w:id w:val="-529406092"/>
                    <w:tag w:val="goog_rdk_142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obtenerUltimoResultado</w:t>
                    </w:r>
                  </w:sdtContent>
                </w:sdt>
                <w:sdt>
                  <w:sdtPr>
                    <w:id w:val="1202230589"/>
                    <w:tag w:val="goog_rdk_142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ins>
            </w:sdtContent>
          </w:sdt>
        </w:p>
      </w:sdtContent>
    </w:sdt>
    <w:sdt>
      <w:sdtPr>
        <w:id w:val="-1637995594"/>
        <w:tag w:val="goog_rdk_1432"/>
      </w:sdtPr>
      <w:sdtContent>
        <w:p w:rsidR="00000000" w:rsidDel="00000000" w:rsidP="00000000" w:rsidRDefault="00000000" w:rsidRPr="00000000" w14:paraId="0000045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449636912"/>
              <w:tag w:val="goog_rdk_1430"/>
            </w:sdtPr>
            <w:sdtContent>
              <w:ins w:author="DANLUIS ENRIQUE ROMANI MORA" w:id="8" w:date="2025-11-10T18:51:50Z"/>
              <w:sdt>
                <w:sdtPr>
                  <w:id w:val="1101413154"/>
                  <w:tag w:val="goog_rdk_1431"/>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302841719"/>
        <w:tag w:val="goog_rdk_1435"/>
      </w:sdtPr>
      <w:sdtContent>
        <w:p w:rsidR="00000000" w:rsidDel="00000000" w:rsidP="00000000" w:rsidRDefault="00000000" w:rsidRPr="00000000" w14:paraId="0000045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73679614"/>
              <w:tag w:val="goog_rdk_1433"/>
            </w:sdtPr>
            <w:sdtContent>
              <w:ins w:author="DANLUIS ENRIQUE ROMANI MORA" w:id="8" w:date="2025-11-10T18:51:50Z"/>
              <w:sdt>
                <w:sdtPr>
                  <w:id w:val="-369391038"/>
                  <w:tag w:val="goog_rdk_1434"/>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693022819"/>
        <w:tag w:val="goog_rdk_1442"/>
      </w:sdtPr>
      <w:sdtContent>
        <w:p w:rsidR="00000000" w:rsidDel="00000000" w:rsidP="00000000" w:rsidRDefault="00000000" w:rsidRPr="00000000" w14:paraId="0000045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787036470"/>
              <w:tag w:val="goog_rdk_1436"/>
            </w:sdtPr>
            <w:sdtContent>
              <w:ins w:author="DANLUIS ENRIQUE ROMANI MORA" w:id="8" w:date="2025-11-10T18:51:50Z"/>
              <w:sdt>
                <w:sdtPr>
                  <w:id w:val="1737295932"/>
                  <w:tag w:val="goog_rdk_1437"/>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075382842"/>
                    <w:tag w:val="goog_rdk_143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GetMapping</w:t>
                    </w:r>
                  </w:sdtContent>
                </w:sdt>
                <w:sdt>
                  <w:sdtPr>
                    <w:id w:val="854332249"/>
                    <w:tag w:val="goog_rdk_143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200905451"/>
                    <w:tag w:val="goog_rdk_1440"/>
                  </w:sdtPr>
                  <w:sdtContent>
                    <w:r w:rsidDel="00000000" w:rsidR="00000000" w:rsidRPr="00000000">
                      <w:rPr>
                        <w:rFonts w:ascii="Consolas" w:cs="Consolas" w:eastAsia="Consolas" w:hAnsi="Consolas"/>
                        <w:color w:val="e394dc"/>
                        <w:sz w:val="21"/>
                        <w:szCs w:val="21"/>
                        <w:rtl w:val="0"/>
                        <w:rPrChange w:author="DANLUIS ENRIQUE ROMANI MORA" w:id="9" w:date="2025-11-10T18:51:50Z">
                          <w:rPr>
                            <w:rFonts w:ascii="Consolas" w:cs="Consolas" w:eastAsia="Consolas" w:hAnsi="Consolas"/>
                            <w:sz w:val="21"/>
                            <w:szCs w:val="21"/>
                          </w:rPr>
                        </w:rPrChange>
                      </w:rPr>
                      <w:t xml:space="preserve">"/{idAlumno}/resultados/historial"</w:t>
                    </w:r>
                  </w:sdtContent>
                </w:sdt>
                <w:sdt>
                  <w:sdtPr>
                    <w:id w:val="1122981206"/>
                    <w:tag w:val="goog_rdk_144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769852644"/>
        <w:tag w:val="goog_rdk_1464"/>
      </w:sdtPr>
      <w:sdtContent>
        <w:p w:rsidR="00000000" w:rsidDel="00000000" w:rsidP="00000000" w:rsidRDefault="00000000" w:rsidRPr="00000000" w14:paraId="0000045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534065610"/>
              <w:tag w:val="goog_rdk_1443"/>
            </w:sdtPr>
            <w:sdtContent>
              <w:ins w:author="DANLUIS ENRIQUE ROMANI MORA" w:id="8" w:date="2025-11-10T18:51:50Z"/>
              <w:sdt>
                <w:sdtPr>
                  <w:id w:val="-895258252"/>
                  <w:tag w:val="goog_rdk_1444"/>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2024600069"/>
                    <w:tag w:val="goog_rdk_1445"/>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public</w:t>
                    </w:r>
                  </w:sdtContent>
                </w:sdt>
                <w:sdt>
                  <w:sdtPr>
                    <w:id w:val="1149949105"/>
                    <w:tag w:val="goog_rdk_1446"/>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489697830"/>
                    <w:tag w:val="goog_rdk_144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ResponseEntity</w:t>
                    </w:r>
                  </w:sdtContent>
                </w:sdt>
                <w:sdt>
                  <w:sdtPr>
                    <w:id w:val="-2002203661"/>
                    <w:tag w:val="goog_rdk_144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048283669"/>
                    <w:tag w:val="goog_rdk_144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2105279406"/>
                    <w:tag w:val="goog_rdk_145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83890796"/>
                    <w:tag w:val="goog_rdk_145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1347364925"/>
                    <w:tag w:val="goog_rdk_145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&gt;&gt;</w:t>
                    </w:r>
                  </w:sdtContent>
                </w:sdt>
                <w:sdt>
                  <w:sdtPr>
                    <w:id w:val="1623479528"/>
                    <w:tag w:val="goog_rdk_1453"/>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21861637"/>
                    <w:tag w:val="goog_rdk_145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obtenerHistorialResultados</w:t>
                    </w:r>
                  </w:sdtContent>
                </w:sdt>
                <w:sdt>
                  <w:sdtPr>
                    <w:id w:val="-1740719420"/>
                    <w:tag w:val="goog_rdk_145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636675879"/>
                    <w:tag w:val="goog_rdk_145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PathVariable</w:t>
                    </w:r>
                  </w:sdtContent>
                </w:sdt>
                <w:sdt>
                  <w:sdtPr>
                    <w:id w:val="-461302539"/>
                    <w:tag w:val="goog_rdk_145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701710883"/>
                    <w:tag w:val="goog_rdk_145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Integer</w:t>
                    </w:r>
                  </w:sdtContent>
                </w:sdt>
                <w:sdt>
                  <w:sdtPr>
                    <w:id w:val="1607193636"/>
                    <w:tag w:val="goog_rdk_145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636405618"/>
                    <w:tag w:val="goog_rdk_1460"/>
                  </w:sdtPr>
                  <w:sdtContent>
                    <w:r w:rsidDel="00000000" w:rsidR="00000000" w:rsidRPr="00000000">
                      <w:rPr>
                        <w:rFonts w:ascii="Consolas" w:cs="Consolas" w:eastAsia="Consolas" w:hAnsi="Consolas"/>
                        <w:i w:val="1"/>
                        <w:iCs w:val="1"/>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sdt>
                  <w:sdtPr>
                    <w:id w:val="508064183"/>
                    <w:tag w:val="goog_rdk_146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898455875"/>
                    <w:tag w:val="goog_rdk_1462"/>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670778925"/>
                    <w:tag w:val="goog_rdk_146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478613734"/>
        <w:tag w:val="goog_rdk_1473"/>
      </w:sdtPr>
      <w:sdtContent>
        <w:p w:rsidR="00000000" w:rsidDel="00000000" w:rsidP="00000000" w:rsidRDefault="00000000" w:rsidRPr="00000000" w14:paraId="0000045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35746853"/>
              <w:tag w:val="goog_rdk_1465"/>
            </w:sdtPr>
            <w:sdtContent>
              <w:ins w:author="DANLUIS ENRIQUE ROMANI MORA" w:id="8" w:date="2025-11-10T18:51:50Z"/>
              <w:sdt>
                <w:sdtPr>
                  <w:id w:val="-822545659"/>
                  <w:tag w:val="goog_rdk_1466"/>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808654224"/>
                    <w:tag w:val="goog_rdk_1467"/>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return</w:t>
                    </w:r>
                  </w:sdtContent>
                </w:sdt>
                <w:sdt>
                  <w:sdtPr>
                    <w:id w:val="-63606254"/>
                    <w:tag w:val="goog_rdk_146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ResponseEntity.</w:t>
                    </w:r>
                  </w:sdtContent>
                </w:sdt>
                <w:sdt>
                  <w:sdtPr>
                    <w:id w:val="1040255761"/>
                    <w:tag w:val="goog_rdk_146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ok</w:t>
                    </w:r>
                  </w:sdtContent>
                </w:sdt>
                <w:sdt>
                  <w:sdtPr>
                    <w:id w:val="786708956"/>
                    <w:tag w:val="goog_rdk_147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(testService.</w:t>
                    </w:r>
                  </w:sdtContent>
                </w:sdt>
                <w:sdt>
                  <w:sdtPr>
                    <w:id w:val="-890857296"/>
                    <w:tag w:val="goog_rdk_147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obtenerHistorialResultados</w:t>
                    </w:r>
                  </w:sdtContent>
                </w:sdt>
                <w:sdt>
                  <w:sdtPr>
                    <w:id w:val="-66651649"/>
                    <w:tag w:val="goog_rdk_147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ins>
            </w:sdtContent>
          </w:sdt>
        </w:p>
      </w:sdtContent>
    </w:sdt>
    <w:sdt>
      <w:sdtPr>
        <w:id w:val="163406545"/>
        <w:tag w:val="goog_rdk_1476"/>
      </w:sdtPr>
      <w:sdtContent>
        <w:p w:rsidR="00000000" w:rsidDel="00000000" w:rsidP="00000000" w:rsidRDefault="00000000" w:rsidRPr="00000000" w14:paraId="0000045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37062368"/>
              <w:tag w:val="goog_rdk_1474"/>
            </w:sdtPr>
            <w:sdtContent>
              <w:ins w:author="DANLUIS ENRIQUE ROMANI MORA" w:id="8" w:date="2025-11-10T18:51:50Z"/>
              <w:sdt>
                <w:sdtPr>
                  <w:id w:val="-2058869672"/>
                  <w:tag w:val="goog_rdk_1475"/>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291134076"/>
        <w:tag w:val="goog_rdk_1494"/>
      </w:sdtPr>
      <w:sdtContent>
        <w:p w:rsidR="00000000" w:rsidDel="00000000" w:rsidP="00000000" w:rsidRDefault="00000000" w:rsidRPr="00000000" w14:paraId="0000045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485075468"/>
              <w:tag w:val="goog_rdk_1477"/>
            </w:sdtPr>
            <w:sdtContent>
              <w:ins w:author="DANLUIS ENRIQUE ROMANI MORA" w:id="8" w:date="2025-11-10T18:51:50Z"/>
              <w:sdt>
                <w:sdtPr>
                  <w:id w:val="1265231056"/>
                  <w:tag w:val="goog_rdk_147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44306436"/>
                    <w:tag w:val="goog_rdk_1479"/>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public</w:t>
                    </w:r>
                  </w:sdtContent>
                </w:sdt>
                <w:sdt>
                  <w:sdtPr>
                    <w:id w:val="-252010903"/>
                    <w:tag w:val="goog_rdk_1480"/>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091043643"/>
                    <w:tag w:val="goog_rdk_148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697185240"/>
                    <w:tag w:val="goog_rdk_148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2083013925"/>
                    <w:tag w:val="goog_rdk_148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378607953"/>
                    <w:tag w:val="goog_rdk_148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w:t>
                    </w:r>
                  </w:sdtContent>
                </w:sdt>
                <w:sdt>
                  <w:sdtPr>
                    <w:id w:val="-1184629284"/>
                    <w:tag w:val="goog_rdk_1485"/>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650755190"/>
                    <w:tag w:val="goog_rdk_148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obtenerUltimoResultado</w:t>
                    </w:r>
                  </w:sdtContent>
                </w:sdt>
                <w:sdt>
                  <w:sdtPr>
                    <w:id w:val="-1955983557"/>
                    <w:tag w:val="goog_rdk_148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796540429"/>
                    <w:tag w:val="goog_rdk_148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Integer</w:t>
                    </w:r>
                  </w:sdtContent>
                </w:sdt>
                <w:sdt>
                  <w:sdtPr>
                    <w:id w:val="1570575443"/>
                    <w:tag w:val="goog_rdk_148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243614713"/>
                    <w:tag w:val="goog_rdk_1490"/>
                  </w:sdtPr>
                  <w:sdtContent>
                    <w:r w:rsidDel="00000000" w:rsidR="00000000" w:rsidRPr="00000000">
                      <w:rPr>
                        <w:rFonts w:ascii="Consolas" w:cs="Consolas" w:eastAsia="Consolas" w:hAnsi="Consolas"/>
                        <w:i w:val="1"/>
                        <w:iCs w:val="1"/>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sdt>
                  <w:sdtPr>
                    <w:id w:val="-1283459835"/>
                    <w:tag w:val="goog_rdk_149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869950996"/>
                    <w:tag w:val="goog_rdk_1492"/>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226975152"/>
                    <w:tag w:val="goog_rdk_149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878541400"/>
        <w:tag w:val="goog_rdk_1503"/>
      </w:sdtPr>
      <w:sdtContent>
        <w:p w:rsidR="00000000" w:rsidDel="00000000" w:rsidP="00000000" w:rsidRDefault="00000000" w:rsidRPr="00000000" w14:paraId="0000045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332540837"/>
              <w:tag w:val="goog_rdk_1495"/>
            </w:sdtPr>
            <w:sdtContent>
              <w:ins w:author="DANLUIS ENRIQUE ROMANI MORA" w:id="8" w:date="2025-11-10T18:51:50Z"/>
              <w:sdt>
                <w:sdtPr>
                  <w:id w:val="-828946940"/>
                  <w:tag w:val="goog_rdk_1496"/>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147652836"/>
                    <w:tag w:val="goog_rdk_149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861675045"/>
                    <w:tag w:val="goog_rdk_149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205817963"/>
                    <w:tag w:val="goog_rdk_149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IntentoTest</w:t>
                    </w:r>
                  </w:sdtContent>
                </w:sdt>
                <w:sdt>
                  <w:sdtPr>
                    <w:id w:val="1724841429"/>
                    <w:tag w:val="goog_rdk_150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 intentos = intentoTestRepository.</w:t>
                    </w:r>
                  </w:sdtContent>
                </w:sdt>
                <w:sdt>
                  <w:sdtPr>
                    <w:id w:val="-629599315"/>
                    <w:tag w:val="goog_rdk_150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findByAlumno_IdAlumnoOrderByFechaRealizacionDesc</w:t>
                    </w:r>
                  </w:sdtContent>
                </w:sdt>
                <w:sdt>
                  <w:sdtPr>
                    <w:id w:val="-153226787"/>
                    <w:tag w:val="goog_rdk_150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ins>
            </w:sdtContent>
          </w:sdt>
        </w:p>
      </w:sdtContent>
    </w:sdt>
    <w:sdt>
      <w:sdtPr>
        <w:id w:val="825282286"/>
        <w:tag w:val="goog_rdk_1506"/>
      </w:sdtPr>
      <w:sdtContent>
        <w:p w:rsidR="00000000" w:rsidDel="00000000" w:rsidP="00000000" w:rsidRDefault="00000000" w:rsidRPr="00000000" w14:paraId="0000045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413669394"/>
              <w:tag w:val="goog_rdk_1504"/>
            </w:sdtPr>
            <w:sdtContent>
              <w:ins w:author="DANLUIS ENRIQUE ROMANI MORA" w:id="8" w:date="2025-11-10T18:51:50Z"/>
              <w:sdt>
                <w:sdtPr>
                  <w:id w:val="1641065155"/>
                  <w:tag w:val="goog_rdk_1505"/>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682099106"/>
        <w:tag w:val="goog_rdk_1513"/>
      </w:sdtPr>
      <w:sdtContent>
        <w:p w:rsidR="00000000" w:rsidDel="00000000" w:rsidP="00000000" w:rsidRDefault="00000000" w:rsidRPr="00000000" w14:paraId="0000045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23105103"/>
              <w:tag w:val="goog_rdk_1507"/>
            </w:sdtPr>
            <w:sdtContent>
              <w:ins w:author="DANLUIS ENRIQUE ROMANI MORA" w:id="8" w:date="2025-11-10T18:51:50Z"/>
              <w:sdt>
                <w:sdtPr>
                  <w:id w:val="1512447147"/>
                  <w:tag w:val="goog_rdk_150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162197197"/>
                    <w:tag w:val="goog_rdk_1509"/>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if</w:t>
                    </w:r>
                  </w:sdtContent>
                </w:sdt>
                <w:sdt>
                  <w:sdtPr>
                    <w:id w:val="409895251"/>
                    <w:tag w:val="goog_rdk_151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(intentos.</w:t>
                    </w:r>
                  </w:sdtContent>
                </w:sdt>
                <w:sdt>
                  <w:sdtPr>
                    <w:id w:val="-907488332"/>
                    <w:tag w:val="goog_rdk_151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isEmpty</w:t>
                    </w:r>
                  </w:sdtContent>
                </w:sdt>
                <w:sdt>
                  <w:sdtPr>
                    <w:id w:val="-1992994555"/>
                    <w:tag w:val="goog_rdk_151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ins>
            </w:sdtContent>
          </w:sdt>
        </w:p>
      </w:sdtContent>
    </w:sdt>
    <w:sdt>
      <w:sdtPr>
        <w:id w:val="-1001108815"/>
        <w:tag w:val="goog_rdk_1520"/>
      </w:sdtPr>
      <w:sdtContent>
        <w:p w:rsidR="00000000" w:rsidDel="00000000" w:rsidP="00000000" w:rsidRDefault="00000000" w:rsidRPr="00000000" w14:paraId="0000045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6695460"/>
              <w:tag w:val="goog_rdk_1514"/>
            </w:sdtPr>
            <w:sdtContent>
              <w:ins w:author="DANLUIS ENRIQUE ROMANI MORA" w:id="8" w:date="2025-11-10T18:51:50Z"/>
              <w:sdt>
                <w:sdtPr>
                  <w:id w:val="955492065"/>
                  <w:tag w:val="goog_rdk_1515"/>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58500087"/>
                    <w:tag w:val="goog_rdk_1516"/>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return</w:t>
                    </w:r>
                  </w:sdtContent>
                </w:sdt>
                <w:sdt>
                  <w:sdtPr>
                    <w:id w:val="-1523984991"/>
                    <w:tag w:val="goog_rdk_151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List.</w:t>
                    </w:r>
                  </w:sdtContent>
                </w:sdt>
                <w:sdt>
                  <w:sdtPr>
                    <w:id w:val="1129784832"/>
                    <w:tag w:val="goog_rdk_151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of</w:t>
                    </w:r>
                  </w:sdtContent>
                </w:sdt>
                <w:sdt>
                  <w:sdtPr>
                    <w:id w:val="-1849230188"/>
                    <w:tag w:val="goog_rdk_151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412517655"/>
        <w:tag w:val="goog_rdk_1523"/>
      </w:sdtPr>
      <w:sdtContent>
        <w:p w:rsidR="00000000" w:rsidDel="00000000" w:rsidP="00000000" w:rsidRDefault="00000000" w:rsidRPr="00000000" w14:paraId="0000045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490598037"/>
              <w:tag w:val="goog_rdk_1521"/>
            </w:sdtPr>
            <w:sdtContent>
              <w:ins w:author="DANLUIS ENRIQUE ROMANI MORA" w:id="8" w:date="2025-11-10T18:51:50Z"/>
              <w:sdt>
                <w:sdtPr>
                  <w:id w:val="-1081955752"/>
                  <w:tag w:val="goog_rdk_1522"/>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595898826"/>
        <w:tag w:val="goog_rdk_1526"/>
      </w:sdtPr>
      <w:sdtContent>
        <w:p w:rsidR="00000000" w:rsidDel="00000000" w:rsidP="00000000" w:rsidRDefault="00000000" w:rsidRPr="00000000" w14:paraId="0000045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520150485"/>
              <w:tag w:val="goog_rdk_1524"/>
            </w:sdtPr>
            <w:sdtContent>
              <w:ins w:author="DANLUIS ENRIQUE ROMANI MORA" w:id="8" w:date="2025-11-10T18:51:50Z"/>
              <w:sdt>
                <w:sdtPr>
                  <w:id w:val="-1978053435"/>
                  <w:tag w:val="goog_rdk_1525"/>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806536681"/>
        <w:tag w:val="goog_rdk_1535"/>
      </w:sdtPr>
      <w:sdtContent>
        <w:p w:rsidR="00000000" w:rsidDel="00000000" w:rsidP="00000000" w:rsidRDefault="00000000" w:rsidRPr="00000000" w14:paraId="0000045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858620525"/>
              <w:tag w:val="goog_rdk_1527"/>
            </w:sdtPr>
            <w:sdtContent>
              <w:ins w:author="DANLUIS ENRIQUE ROMANI MORA" w:id="8" w:date="2025-11-10T18:51:50Z"/>
              <w:sdt>
                <w:sdtPr>
                  <w:id w:val="902651870"/>
                  <w:tag w:val="goog_rdk_152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733285727"/>
                    <w:tag w:val="goog_rdk_152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IntentoTest</w:t>
                    </w:r>
                  </w:sdtContent>
                </w:sdt>
                <w:sdt>
                  <w:sdtPr>
                    <w:id w:val="345376363"/>
                    <w:tag w:val="goog_rdk_153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ultimoIntento = intentos.</w:t>
                    </w:r>
                  </w:sdtContent>
                </w:sdt>
                <w:sdt>
                  <w:sdtPr>
                    <w:id w:val="-1434713982"/>
                    <w:tag w:val="goog_rdk_153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w:t>
                    </w:r>
                  </w:sdtContent>
                </w:sdt>
                <w:sdt>
                  <w:sdtPr>
                    <w:id w:val="1844095119"/>
                    <w:tag w:val="goog_rdk_153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263823070"/>
                    <w:tag w:val="goog_rdk_1533"/>
                  </w:sdtPr>
                  <w:sdtContent>
                    <w:r w:rsidDel="00000000" w:rsidR="00000000" w:rsidRPr="00000000">
                      <w:rPr>
                        <w:rFonts w:ascii="Consolas" w:cs="Consolas" w:eastAsia="Consolas" w:hAnsi="Consolas"/>
                        <w:color w:val="ebc88d"/>
                        <w:sz w:val="21"/>
                        <w:szCs w:val="21"/>
                        <w:rtl w:val="0"/>
                        <w:rPrChange w:author="DANLUIS ENRIQUE ROMANI MORA" w:id="9" w:date="2025-11-10T18:51:50Z">
                          <w:rPr>
                            <w:rFonts w:ascii="Consolas" w:cs="Consolas" w:eastAsia="Consolas" w:hAnsi="Consolas"/>
                            <w:sz w:val="21"/>
                            <w:szCs w:val="21"/>
                          </w:rPr>
                        </w:rPrChange>
                      </w:rPr>
                      <w:t xml:space="preserve">0</w:t>
                    </w:r>
                  </w:sdtContent>
                </w:sdt>
                <w:sdt>
                  <w:sdtPr>
                    <w:id w:val="-694824280"/>
                    <w:tag w:val="goog_rdk_153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286253530"/>
        <w:tag w:val="goog_rdk_1546"/>
      </w:sdtPr>
      <w:sdtContent>
        <w:p w:rsidR="00000000" w:rsidDel="00000000" w:rsidP="00000000" w:rsidRDefault="00000000" w:rsidRPr="00000000" w14:paraId="0000046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898247185"/>
              <w:tag w:val="goog_rdk_1536"/>
            </w:sdtPr>
            <w:sdtContent>
              <w:ins w:author="DANLUIS ENRIQUE ROMANI MORA" w:id="8" w:date="2025-11-10T18:51:50Z"/>
              <w:sdt>
                <w:sdtPr>
                  <w:id w:val="522989777"/>
                  <w:tag w:val="goog_rdk_1537"/>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906751744"/>
                    <w:tag w:val="goog_rdk_153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258248142"/>
                    <w:tag w:val="goog_rdk_153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42304078"/>
                    <w:tag w:val="goog_rdk_1540"/>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ResultadoTest</w:t>
                    </w:r>
                  </w:sdtContent>
                </w:sdt>
                <w:sdt>
                  <w:sdtPr>
                    <w:id w:val="-1774247743"/>
                    <w:tag w:val="goog_rdk_154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 resultados = resultadoTestRepository.</w:t>
                    </w:r>
                  </w:sdtContent>
                </w:sdt>
                <w:sdt>
                  <w:sdtPr>
                    <w:id w:val="500247790"/>
                    <w:tag w:val="goog_rdk_1542"/>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findByIntentoId</w:t>
                    </w:r>
                  </w:sdtContent>
                </w:sdt>
                <w:sdt>
                  <w:sdtPr>
                    <w:id w:val="386876088"/>
                    <w:tag w:val="goog_rdk_154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(ultimoIntento.</w:t>
                    </w:r>
                  </w:sdtContent>
                </w:sdt>
                <w:sdt>
                  <w:sdtPr>
                    <w:id w:val="-1446788515"/>
                    <w:tag w:val="goog_rdk_154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getIdIntento</w:t>
                    </w:r>
                  </w:sdtContent>
                </w:sdt>
                <w:sdt>
                  <w:sdtPr>
                    <w:id w:val="487335434"/>
                    <w:tag w:val="goog_rdk_154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011986884"/>
        <w:tag w:val="goog_rdk_1549"/>
      </w:sdtPr>
      <w:sdtContent>
        <w:p w:rsidR="00000000" w:rsidDel="00000000" w:rsidP="00000000" w:rsidRDefault="00000000" w:rsidRPr="00000000" w14:paraId="0000046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249505351"/>
              <w:tag w:val="goog_rdk_1547"/>
            </w:sdtPr>
            <w:sdtContent>
              <w:ins w:author="DANLUIS ENRIQUE ROMANI MORA" w:id="8" w:date="2025-11-10T18:51:50Z"/>
              <w:sdt>
                <w:sdtPr>
                  <w:id w:val="-1145496608"/>
                  <w:tag w:val="goog_rdk_154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401172641"/>
        <w:tag w:val="goog_rdk_1556"/>
      </w:sdtPr>
      <w:sdtContent>
        <w:p w:rsidR="00000000" w:rsidDel="00000000" w:rsidP="00000000" w:rsidRDefault="00000000" w:rsidRPr="00000000" w14:paraId="0000046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420340164"/>
              <w:tag w:val="goog_rdk_1550"/>
            </w:sdtPr>
            <w:sdtContent>
              <w:ins w:author="DANLUIS ENRIQUE ROMANI MORA" w:id="8" w:date="2025-11-10T18:51:50Z"/>
              <w:sdt>
                <w:sdtPr>
                  <w:id w:val="540857780"/>
                  <w:tag w:val="goog_rdk_1551"/>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928373101"/>
                    <w:tag w:val="goog_rdk_1552"/>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return</w:t>
                    </w:r>
                  </w:sdtContent>
                </w:sdt>
                <w:sdt>
                  <w:sdtPr>
                    <w:id w:val="-2055388904"/>
                    <w:tag w:val="goog_rdk_155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resultados.</w:t>
                    </w:r>
                  </w:sdtContent>
                </w:sdt>
                <w:sdt>
                  <w:sdtPr>
                    <w:id w:val="151126943"/>
                    <w:tag w:val="goog_rdk_155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stream</w:t>
                    </w:r>
                  </w:sdtContent>
                </w:sdt>
                <w:sdt>
                  <w:sdtPr>
                    <w:id w:val="1942590099"/>
                    <w:tag w:val="goog_rdk_155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860503250"/>
        <w:tag w:val="goog_rdk_1567"/>
      </w:sdtPr>
      <w:sdtContent>
        <w:p w:rsidR="00000000" w:rsidDel="00000000" w:rsidP="00000000" w:rsidRDefault="00000000" w:rsidRPr="00000000" w14:paraId="0000046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432734869"/>
              <w:tag w:val="goog_rdk_1557"/>
            </w:sdtPr>
            <w:sdtContent>
              <w:ins w:author="DANLUIS ENRIQUE ROMANI MORA" w:id="8" w:date="2025-11-10T18:51:50Z"/>
              <w:sdt>
                <w:sdtPr>
                  <w:id w:val="119750942"/>
                  <w:tag w:val="goog_rdk_155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940027486"/>
                    <w:tag w:val="goog_rdk_155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map</w:t>
                    </w:r>
                  </w:sdtContent>
                </w:sdt>
                <w:sdt>
                  <w:sdtPr>
                    <w:id w:val="161566499"/>
                    <w:tag w:val="goog_rdk_156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(r </w:t>
                    </w:r>
                  </w:sdtContent>
                </w:sdt>
                <w:sdt>
                  <w:sdtPr>
                    <w:id w:val="-626011094"/>
                    <w:tag w:val="goog_rdk_1561"/>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-&gt;</w:t>
                    </w:r>
                  </w:sdtContent>
                </w:sdt>
                <w:sdt>
                  <w:sdtPr>
                    <w:id w:val="965447536"/>
                    <w:tag w:val="goog_rdk_156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872580571"/>
                    <w:tag w:val="goog_rdk_1563"/>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new</w:t>
                    </w:r>
                  </w:sdtContent>
                </w:sdt>
                <w:sdt>
                  <w:sdtPr>
                    <w:id w:val="1428166589"/>
                    <w:tag w:val="goog_rdk_156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86287775"/>
                    <w:tag w:val="goog_rdk_156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153997036"/>
                    <w:tag w:val="goog_rdk_156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83072867"/>
        <w:tag w:val="goog_rdk_1572"/>
      </w:sdtPr>
      <w:sdtContent>
        <w:p w:rsidR="00000000" w:rsidDel="00000000" w:rsidP="00000000" w:rsidRDefault="00000000" w:rsidRPr="00000000" w14:paraId="0000046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490726124"/>
              <w:tag w:val="goog_rdk_1568"/>
            </w:sdtPr>
            <w:sdtContent>
              <w:ins w:author="DANLUIS ENRIQUE ROMANI MORA" w:id="8" w:date="2025-11-10T18:51:50Z"/>
              <w:sdt>
                <w:sdtPr>
                  <w:id w:val="-281762001"/>
                  <w:tag w:val="goog_rdk_1569"/>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792497268"/>
                    <w:tag w:val="goog_rdk_1570"/>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getIdResultado</w:t>
                    </w:r>
                  </w:sdtContent>
                </w:sdt>
                <w:sdt>
                  <w:sdtPr>
                    <w:id w:val="505536347"/>
                    <w:tag w:val="goog_rdk_157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725108946"/>
        <w:tag w:val="goog_rdk_1579"/>
      </w:sdtPr>
      <w:sdtContent>
        <w:p w:rsidR="00000000" w:rsidDel="00000000" w:rsidP="00000000" w:rsidRDefault="00000000" w:rsidRPr="00000000" w14:paraId="0000046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2026818430"/>
              <w:tag w:val="goog_rdk_1573"/>
            </w:sdtPr>
            <w:sdtContent>
              <w:ins w:author="DANLUIS ENRIQUE ROMANI MORA" w:id="8" w:date="2025-11-10T18:51:50Z"/>
              <w:sdt>
                <w:sdtPr>
                  <w:id w:val="1240074916"/>
                  <w:tag w:val="goog_rdk_1574"/>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791923067"/>
                    <w:tag w:val="goog_rdk_157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getIntentoTest</w:t>
                    </w:r>
                  </w:sdtContent>
                </w:sdt>
                <w:sdt>
                  <w:sdtPr>
                    <w:id w:val="-221361548"/>
                    <w:tag w:val="goog_rdk_157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953767522"/>
                    <w:tag w:val="goog_rdk_157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getIdIntento</w:t>
                    </w:r>
                  </w:sdtContent>
                </w:sdt>
                <w:sdt>
                  <w:sdtPr>
                    <w:id w:val="1546425458"/>
                    <w:tag w:val="goog_rdk_157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784375046"/>
        <w:tag w:val="goog_rdk_1586"/>
      </w:sdtPr>
      <w:sdtContent>
        <w:p w:rsidR="00000000" w:rsidDel="00000000" w:rsidP="00000000" w:rsidRDefault="00000000" w:rsidRPr="00000000" w14:paraId="0000046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78042893"/>
              <w:tag w:val="goog_rdk_1580"/>
            </w:sdtPr>
            <w:sdtContent>
              <w:ins w:author="DANLUIS ENRIQUE ROMANI MORA" w:id="8" w:date="2025-11-10T18:51:50Z"/>
              <w:sdt>
                <w:sdtPr>
                  <w:id w:val="-83692509"/>
                  <w:tag w:val="goog_rdk_1581"/>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672803705"/>
                    <w:tag w:val="goog_rdk_1582"/>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getIntentoTest</w:t>
                    </w:r>
                  </w:sdtContent>
                </w:sdt>
                <w:sdt>
                  <w:sdtPr>
                    <w:id w:val="333649108"/>
                    <w:tag w:val="goog_rdk_158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326356039"/>
                    <w:tag w:val="goog_rdk_158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getFechaRealizacion</w:t>
                    </w:r>
                  </w:sdtContent>
                </w:sdt>
                <w:sdt>
                  <w:sdtPr>
                    <w:id w:val="-1608603398"/>
                    <w:tag w:val="goog_rdk_158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718054321"/>
        <w:tag w:val="goog_rdk_1593"/>
      </w:sdtPr>
      <w:sdtContent>
        <w:p w:rsidR="00000000" w:rsidDel="00000000" w:rsidP="00000000" w:rsidRDefault="00000000" w:rsidRPr="00000000" w14:paraId="0000046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91346167"/>
              <w:tag w:val="goog_rdk_1587"/>
            </w:sdtPr>
            <w:sdtContent>
              <w:ins w:author="DANLUIS ENRIQUE ROMANI MORA" w:id="8" w:date="2025-11-10T18:51:50Z"/>
              <w:sdt>
                <w:sdtPr>
                  <w:id w:val="90153868"/>
                  <w:tag w:val="goog_rdk_1588"/>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714429185"/>
                    <w:tag w:val="goog_rdk_158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getTipoInteligencia</w:t>
                    </w:r>
                  </w:sdtContent>
                </w:sdt>
                <w:sdt>
                  <w:sdtPr>
                    <w:id w:val="-1893720627"/>
                    <w:tag w:val="goog_rdk_159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671075549"/>
                    <w:tag w:val="goog_rdk_159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getIdInteligencia</w:t>
                    </w:r>
                  </w:sdtContent>
                </w:sdt>
                <w:sdt>
                  <w:sdtPr>
                    <w:id w:val="1960673235"/>
                    <w:tag w:val="goog_rdk_159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480443056"/>
        <w:tag w:val="goog_rdk_1600"/>
      </w:sdtPr>
      <w:sdtContent>
        <w:p w:rsidR="00000000" w:rsidDel="00000000" w:rsidP="00000000" w:rsidRDefault="00000000" w:rsidRPr="00000000" w14:paraId="0000046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640672791"/>
              <w:tag w:val="goog_rdk_1594"/>
            </w:sdtPr>
            <w:sdtContent>
              <w:ins w:author="DANLUIS ENRIQUE ROMANI MORA" w:id="8" w:date="2025-11-10T18:51:50Z"/>
              <w:sdt>
                <w:sdtPr>
                  <w:id w:val="-907177715"/>
                  <w:tag w:val="goog_rdk_1595"/>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874335647"/>
                    <w:tag w:val="goog_rdk_159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getTipoInteligencia</w:t>
                    </w:r>
                  </w:sdtContent>
                </w:sdt>
                <w:sdt>
                  <w:sdtPr>
                    <w:id w:val="1961510747"/>
                    <w:tag w:val="goog_rdk_159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902769443"/>
                    <w:tag w:val="goog_rdk_159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getNombre</w:t>
                    </w:r>
                  </w:sdtContent>
                </w:sdt>
                <w:sdt>
                  <w:sdtPr>
                    <w:id w:val="1475328742"/>
                    <w:tag w:val="goog_rdk_159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296796185"/>
        <w:tag w:val="goog_rdk_1605"/>
      </w:sdtPr>
      <w:sdtContent>
        <w:p w:rsidR="00000000" w:rsidDel="00000000" w:rsidP="00000000" w:rsidRDefault="00000000" w:rsidRPr="00000000" w14:paraId="0000046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800893928"/>
              <w:tag w:val="goog_rdk_1601"/>
            </w:sdtPr>
            <w:sdtContent>
              <w:ins w:author="DANLUIS ENRIQUE ROMANI MORA" w:id="8" w:date="2025-11-10T18:51:50Z"/>
              <w:sdt>
                <w:sdtPr>
                  <w:id w:val="-85189626"/>
                  <w:tag w:val="goog_rdk_1602"/>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415985340"/>
                    <w:tag w:val="goog_rdk_160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getPuntajeCalculado</w:t>
                    </w:r>
                  </w:sdtContent>
                </w:sdt>
                <w:sdt>
                  <w:sdtPr>
                    <w:id w:val="535269238"/>
                    <w:tag w:val="goog_rdk_160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563744982"/>
        <w:tag w:val="goog_rdk_1608"/>
      </w:sdtPr>
      <w:sdtContent>
        <w:p w:rsidR="00000000" w:rsidDel="00000000" w:rsidP="00000000" w:rsidRDefault="00000000" w:rsidRPr="00000000" w14:paraId="0000046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242209832"/>
              <w:tag w:val="goog_rdk_1606"/>
            </w:sdtPr>
            <w:sdtContent>
              <w:ins w:author="DANLUIS ENRIQUE ROMANI MORA" w:id="8" w:date="2025-11-10T18:51:50Z"/>
              <w:sdt>
                <w:sdtPr>
                  <w:id w:val="203669725"/>
                  <w:tag w:val="goog_rdk_1607"/>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405621446"/>
        <w:tag w:val="goog_rdk_1615"/>
      </w:sdtPr>
      <w:sdtContent>
        <w:p w:rsidR="00000000" w:rsidDel="00000000" w:rsidP="00000000" w:rsidRDefault="00000000" w:rsidRPr="00000000" w14:paraId="0000046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80695722"/>
              <w:tag w:val="goog_rdk_1609"/>
            </w:sdtPr>
            <w:sdtContent>
              <w:ins w:author="DANLUIS ENRIQUE ROMANI MORA" w:id="8" w:date="2025-11-10T18:51:50Z"/>
              <w:sdt>
                <w:sdtPr>
                  <w:id w:val="-1602462268"/>
                  <w:tag w:val="goog_rdk_161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782185374"/>
                    <w:tag w:val="goog_rdk_161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collect</w:t>
                    </w:r>
                  </w:sdtContent>
                </w:sdt>
                <w:sdt>
                  <w:sdtPr>
                    <w:id w:val="1129905775"/>
                    <w:tag w:val="goog_rdk_161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(Collectors.</w:t>
                    </w:r>
                  </w:sdtContent>
                </w:sdt>
                <w:sdt>
                  <w:sdtPr>
                    <w:id w:val="701145858"/>
                    <w:tag w:val="goog_rdk_161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toList</w:t>
                    </w:r>
                  </w:sdtContent>
                </w:sdt>
                <w:sdt>
                  <w:sdtPr>
                    <w:id w:val="-1657631837"/>
                    <w:tag w:val="goog_rdk_161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138206996"/>
        <w:tag w:val="goog_rdk_1618"/>
      </w:sdtPr>
      <w:sdtContent>
        <w:p w:rsidR="00000000" w:rsidDel="00000000" w:rsidP="00000000" w:rsidRDefault="00000000" w:rsidRPr="00000000" w14:paraId="0000046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968052192"/>
              <w:tag w:val="goog_rdk_1616"/>
            </w:sdtPr>
            <w:sdtContent>
              <w:ins w:author="DANLUIS ENRIQUE ROMANI MORA" w:id="8" w:date="2025-11-10T18:51:50Z"/>
              <w:sdt>
                <w:sdtPr>
                  <w:id w:val="1111283637"/>
                  <w:tag w:val="goog_rdk_1617"/>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247002116"/>
        <w:tag w:val="goog_rdk_1621"/>
      </w:sdtPr>
      <w:sdtContent>
        <w:p w:rsidR="00000000" w:rsidDel="00000000" w:rsidP="00000000" w:rsidRDefault="00000000" w:rsidRPr="00000000" w14:paraId="0000046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751302188"/>
              <w:tag w:val="goog_rdk_1619"/>
            </w:sdtPr>
            <w:sdtContent>
              <w:ins w:author="DANLUIS ENRIQUE ROMANI MORA" w:id="8" w:date="2025-11-10T18:51:50Z"/>
              <w:sdt>
                <w:sdtPr>
                  <w:id w:val="-536864102"/>
                  <w:tag w:val="goog_rdk_162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741999854"/>
        <w:tag w:val="goog_rdk_1639"/>
      </w:sdtPr>
      <w:sdtContent>
        <w:p w:rsidR="00000000" w:rsidDel="00000000" w:rsidP="00000000" w:rsidRDefault="00000000" w:rsidRPr="00000000" w14:paraId="0000046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90891937"/>
              <w:tag w:val="goog_rdk_1622"/>
            </w:sdtPr>
            <w:sdtContent>
              <w:ins w:author="DANLUIS ENRIQUE ROMANI MORA" w:id="8" w:date="2025-11-10T18:51:50Z"/>
              <w:sdt>
                <w:sdtPr>
                  <w:id w:val="-1873663110"/>
                  <w:tag w:val="goog_rdk_1623"/>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409112123"/>
                    <w:tag w:val="goog_rdk_1624"/>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public</w:t>
                    </w:r>
                  </w:sdtContent>
                </w:sdt>
                <w:sdt>
                  <w:sdtPr>
                    <w:id w:val="1893486985"/>
                    <w:tag w:val="goog_rdk_1625"/>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28993838"/>
                    <w:tag w:val="goog_rdk_162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154165393"/>
                    <w:tag w:val="goog_rdk_162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1868838778"/>
                    <w:tag w:val="goog_rdk_162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32766760"/>
                    <w:tag w:val="goog_rdk_162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w:t>
                    </w:r>
                  </w:sdtContent>
                </w:sdt>
                <w:sdt>
                  <w:sdtPr>
                    <w:id w:val="1654878619"/>
                    <w:tag w:val="goog_rdk_1630"/>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2111038456"/>
                    <w:tag w:val="goog_rdk_163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obtenerHistorialResultados</w:t>
                    </w:r>
                  </w:sdtContent>
                </w:sdt>
                <w:sdt>
                  <w:sdtPr>
                    <w:id w:val="674684894"/>
                    <w:tag w:val="goog_rdk_163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465011428"/>
                    <w:tag w:val="goog_rdk_163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Integer</w:t>
                    </w:r>
                  </w:sdtContent>
                </w:sdt>
                <w:sdt>
                  <w:sdtPr>
                    <w:id w:val="-1178533310"/>
                    <w:tag w:val="goog_rdk_163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374825495"/>
                    <w:tag w:val="goog_rdk_1635"/>
                  </w:sdtPr>
                  <w:sdtContent>
                    <w:r w:rsidDel="00000000" w:rsidR="00000000" w:rsidRPr="00000000">
                      <w:rPr>
                        <w:rFonts w:ascii="Consolas" w:cs="Consolas" w:eastAsia="Consolas" w:hAnsi="Consolas"/>
                        <w:i w:val="1"/>
                        <w:iCs w:val="1"/>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sdt>
                  <w:sdtPr>
                    <w:id w:val="92929314"/>
                    <w:tag w:val="goog_rdk_163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640715533"/>
                    <w:tag w:val="goog_rdk_1637"/>
                  </w:sdtPr>
                  <w:sdtContent>
                    <w:r w:rsidDel="00000000" w:rsidR="00000000" w:rsidRPr="00000000">
                      <w:rPr>
                        <w:rFonts w:ascii="Consolas" w:cs="Consolas" w:eastAsia="Consolas" w:hAnsi="Consolas"/>
                        <w:color w:val="aaa0fa"/>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2087021154"/>
                    <w:tag w:val="goog_rdk_163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614924367"/>
        <w:tag w:val="goog_rdk_1648"/>
      </w:sdtPr>
      <w:sdtContent>
        <w:p w:rsidR="00000000" w:rsidDel="00000000" w:rsidP="00000000" w:rsidRDefault="00000000" w:rsidRPr="00000000" w14:paraId="0000046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432244259"/>
              <w:tag w:val="goog_rdk_1640"/>
            </w:sdtPr>
            <w:sdtContent>
              <w:ins w:author="DANLUIS ENRIQUE ROMANI MORA" w:id="8" w:date="2025-11-10T18:51:50Z"/>
              <w:sdt>
                <w:sdtPr>
                  <w:id w:val="434533818"/>
                  <w:tag w:val="goog_rdk_1641"/>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271874092"/>
                    <w:tag w:val="goog_rdk_1642"/>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List</w:t>
                    </w:r>
                  </w:sdtContent>
                </w:sdt>
                <w:sdt>
                  <w:sdtPr>
                    <w:id w:val="628815296"/>
                    <w:tag w:val="goog_rdk_164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&lt;</w:t>
                    </w:r>
                  </w:sdtContent>
                </w:sdt>
                <w:sdt>
                  <w:sdtPr>
                    <w:id w:val="-584865017"/>
                    <w:tag w:val="goog_rdk_164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ResultadoTest</w:t>
                    </w:r>
                  </w:sdtContent>
                </w:sdt>
                <w:sdt>
                  <w:sdtPr>
                    <w:id w:val="-1951242027"/>
                    <w:tag w:val="goog_rdk_164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&gt; resultados = resultadoTestRepository.</w:t>
                    </w:r>
                  </w:sdtContent>
                </w:sdt>
                <w:sdt>
                  <w:sdtPr>
                    <w:id w:val="1625707942"/>
                    <w:tag w:val="goog_rdk_164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findByAlumnoId</w:t>
                    </w:r>
                  </w:sdtContent>
                </w:sdt>
                <w:sdt>
                  <w:sdtPr>
                    <w:id w:val="-1196903787"/>
                    <w:tag w:val="goog_rdk_164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(idAlumno);</w:t>
                    </w:r>
                  </w:sdtContent>
                </w:sdt>
              </w:ins>
            </w:sdtContent>
          </w:sdt>
        </w:p>
      </w:sdtContent>
    </w:sdt>
    <w:sdt>
      <w:sdtPr>
        <w:id w:val="-1680229152"/>
        <w:tag w:val="goog_rdk_1651"/>
      </w:sdtPr>
      <w:sdtContent>
        <w:p w:rsidR="00000000" w:rsidDel="00000000" w:rsidP="00000000" w:rsidRDefault="00000000" w:rsidRPr="00000000" w14:paraId="0000047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181054267"/>
              <w:tag w:val="goog_rdk_1649"/>
            </w:sdtPr>
            <w:sdtContent>
              <w:ins w:author="DANLUIS ENRIQUE ROMANI MORA" w:id="8" w:date="2025-11-10T18:51:50Z"/>
              <w:sdt>
                <w:sdtPr>
                  <w:id w:val="1844126540"/>
                  <w:tag w:val="goog_rdk_165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255954700"/>
        <w:tag w:val="goog_rdk_1658"/>
      </w:sdtPr>
      <w:sdtContent>
        <w:p w:rsidR="00000000" w:rsidDel="00000000" w:rsidP="00000000" w:rsidRDefault="00000000" w:rsidRPr="00000000" w14:paraId="0000047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254734882"/>
              <w:tag w:val="goog_rdk_1652"/>
            </w:sdtPr>
            <w:sdtContent>
              <w:ins w:author="DANLUIS ENRIQUE ROMANI MORA" w:id="8" w:date="2025-11-10T18:51:50Z"/>
              <w:sdt>
                <w:sdtPr>
                  <w:id w:val="2096041612"/>
                  <w:tag w:val="goog_rdk_1653"/>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993711183"/>
                    <w:tag w:val="goog_rdk_1654"/>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return</w:t>
                    </w:r>
                  </w:sdtContent>
                </w:sdt>
                <w:sdt>
                  <w:sdtPr>
                    <w:id w:val="-1314159480"/>
                    <w:tag w:val="goog_rdk_165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resultados.</w:t>
                    </w:r>
                  </w:sdtContent>
                </w:sdt>
                <w:sdt>
                  <w:sdtPr>
                    <w:id w:val="-96134275"/>
                    <w:tag w:val="goog_rdk_165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stream</w:t>
                    </w:r>
                  </w:sdtContent>
                </w:sdt>
                <w:sdt>
                  <w:sdtPr>
                    <w:id w:val="888556713"/>
                    <w:tag w:val="goog_rdk_165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585801067"/>
        <w:tag w:val="goog_rdk_1669"/>
      </w:sdtPr>
      <w:sdtContent>
        <w:p w:rsidR="00000000" w:rsidDel="00000000" w:rsidP="00000000" w:rsidRDefault="00000000" w:rsidRPr="00000000" w14:paraId="0000047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652377696"/>
              <w:tag w:val="goog_rdk_1659"/>
            </w:sdtPr>
            <w:sdtContent>
              <w:ins w:author="DANLUIS ENRIQUE ROMANI MORA" w:id="8" w:date="2025-11-10T18:51:50Z"/>
              <w:sdt>
                <w:sdtPr>
                  <w:id w:val="845225192"/>
                  <w:tag w:val="goog_rdk_166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735394690"/>
                    <w:tag w:val="goog_rdk_166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map</w:t>
                    </w:r>
                  </w:sdtContent>
                </w:sdt>
                <w:sdt>
                  <w:sdtPr>
                    <w:id w:val="700294629"/>
                    <w:tag w:val="goog_rdk_166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(r </w:t>
                    </w:r>
                  </w:sdtContent>
                </w:sdt>
                <w:sdt>
                  <w:sdtPr>
                    <w:id w:val="-131722786"/>
                    <w:tag w:val="goog_rdk_1663"/>
                  </w:sdtPr>
                  <w:sdtContent>
                    <w:r w:rsidDel="00000000" w:rsidR="00000000" w:rsidRPr="00000000">
                      <w:rPr>
                        <w:rFonts w:ascii="Consolas" w:cs="Consolas" w:eastAsia="Consolas" w:hAnsi="Consolas"/>
                        <w:color w:val="82d2ce"/>
                        <w:sz w:val="21"/>
                        <w:szCs w:val="21"/>
                        <w:rtl w:val="0"/>
                        <w:rPrChange w:author="DANLUIS ENRIQUE ROMANI MORA" w:id="9" w:date="2025-11-10T18:51:50Z">
                          <w:rPr>
                            <w:rFonts w:ascii="Consolas" w:cs="Consolas" w:eastAsia="Consolas" w:hAnsi="Consolas"/>
                            <w:sz w:val="21"/>
                            <w:szCs w:val="21"/>
                          </w:rPr>
                        </w:rPrChange>
                      </w:rPr>
                      <w:t xml:space="preserve">-&gt;</w:t>
                    </w:r>
                  </w:sdtContent>
                </w:sdt>
                <w:sdt>
                  <w:sdtPr>
                    <w:id w:val="-1835283070"/>
                    <w:tag w:val="goog_rdk_166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1191487171"/>
                    <w:tag w:val="goog_rdk_1665"/>
                  </w:sdtPr>
                  <w:sdtContent>
                    <w:r w:rsidDel="00000000" w:rsidR="00000000" w:rsidRPr="00000000">
                      <w:rPr>
                        <w:rFonts w:ascii="Consolas" w:cs="Consolas" w:eastAsia="Consolas" w:hAnsi="Consolas"/>
                        <w:color w:val="83d6c5"/>
                        <w:sz w:val="21"/>
                        <w:szCs w:val="21"/>
                        <w:rtl w:val="0"/>
                        <w:rPrChange w:author="DANLUIS ENRIQUE ROMANI MORA" w:id="9" w:date="2025-11-10T18:51:50Z">
                          <w:rPr>
                            <w:rFonts w:ascii="Consolas" w:cs="Consolas" w:eastAsia="Consolas" w:hAnsi="Consolas"/>
                            <w:sz w:val="21"/>
                            <w:szCs w:val="21"/>
                          </w:rPr>
                        </w:rPrChange>
                      </w:rPr>
                      <w:t xml:space="preserve">new</w:t>
                    </w:r>
                  </w:sdtContent>
                </w:sdt>
                <w:sdt>
                  <w:sdtPr>
                    <w:id w:val="63943015"/>
                    <w:tag w:val="goog_rdk_166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sdtContent>
                </w:sdt>
                <w:sdt>
                  <w:sdtPr>
                    <w:id w:val="-331830878"/>
                    <w:tag w:val="goog_rdk_166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ResultadoDTO</w:t>
                    </w:r>
                  </w:sdtContent>
                </w:sdt>
                <w:sdt>
                  <w:sdtPr>
                    <w:id w:val="-794119718"/>
                    <w:tag w:val="goog_rdk_166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554012695"/>
        <w:tag w:val="goog_rdk_1674"/>
      </w:sdtPr>
      <w:sdtContent>
        <w:p w:rsidR="00000000" w:rsidDel="00000000" w:rsidP="00000000" w:rsidRDefault="00000000" w:rsidRPr="00000000" w14:paraId="0000047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789273376"/>
              <w:tag w:val="goog_rdk_1670"/>
            </w:sdtPr>
            <w:sdtContent>
              <w:ins w:author="DANLUIS ENRIQUE ROMANI MORA" w:id="8" w:date="2025-11-10T18:51:50Z"/>
              <w:sdt>
                <w:sdtPr>
                  <w:id w:val="1104046066"/>
                  <w:tag w:val="goog_rdk_1671"/>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682155745"/>
                    <w:tag w:val="goog_rdk_1672"/>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getIdResultado</w:t>
                    </w:r>
                  </w:sdtContent>
                </w:sdt>
                <w:sdt>
                  <w:sdtPr>
                    <w:id w:val="-484020490"/>
                    <w:tag w:val="goog_rdk_1673"/>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531942522"/>
        <w:tag w:val="goog_rdk_1681"/>
      </w:sdtPr>
      <w:sdtContent>
        <w:p w:rsidR="00000000" w:rsidDel="00000000" w:rsidP="00000000" w:rsidRDefault="00000000" w:rsidRPr="00000000" w14:paraId="0000047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588692370"/>
              <w:tag w:val="goog_rdk_1675"/>
            </w:sdtPr>
            <w:sdtContent>
              <w:ins w:author="DANLUIS ENRIQUE ROMANI MORA" w:id="8" w:date="2025-11-10T18:51:50Z"/>
              <w:sdt>
                <w:sdtPr>
                  <w:id w:val="1180300024"/>
                  <w:tag w:val="goog_rdk_1676"/>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982281907"/>
                    <w:tag w:val="goog_rdk_1677"/>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getIntentoTest</w:t>
                    </w:r>
                  </w:sdtContent>
                </w:sdt>
                <w:sdt>
                  <w:sdtPr>
                    <w:id w:val="622334582"/>
                    <w:tag w:val="goog_rdk_1678"/>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973900317"/>
                    <w:tag w:val="goog_rdk_1679"/>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getIdIntento</w:t>
                    </w:r>
                  </w:sdtContent>
                </w:sdt>
                <w:sdt>
                  <w:sdtPr>
                    <w:id w:val="-1145742239"/>
                    <w:tag w:val="goog_rdk_1680"/>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356583231"/>
        <w:tag w:val="goog_rdk_1688"/>
      </w:sdtPr>
      <w:sdtContent>
        <w:p w:rsidR="00000000" w:rsidDel="00000000" w:rsidP="00000000" w:rsidRDefault="00000000" w:rsidRPr="00000000" w14:paraId="0000047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178331058"/>
              <w:tag w:val="goog_rdk_1682"/>
            </w:sdtPr>
            <w:sdtContent>
              <w:ins w:author="DANLUIS ENRIQUE ROMANI MORA" w:id="8" w:date="2025-11-10T18:51:50Z"/>
              <w:sdt>
                <w:sdtPr>
                  <w:id w:val="1527282601"/>
                  <w:tag w:val="goog_rdk_1683"/>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1889682560"/>
                    <w:tag w:val="goog_rdk_1684"/>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getIntentoTest</w:t>
                    </w:r>
                  </w:sdtContent>
                </w:sdt>
                <w:sdt>
                  <w:sdtPr>
                    <w:id w:val="2077345975"/>
                    <w:tag w:val="goog_rdk_1685"/>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116669910"/>
                    <w:tag w:val="goog_rdk_1686"/>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getFechaRealizacion</w:t>
                    </w:r>
                  </w:sdtContent>
                </w:sdt>
                <w:sdt>
                  <w:sdtPr>
                    <w:id w:val="1067329394"/>
                    <w:tag w:val="goog_rdk_1687"/>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75704884"/>
        <w:tag w:val="goog_rdk_1695"/>
      </w:sdtPr>
      <w:sdtContent>
        <w:p w:rsidR="00000000" w:rsidDel="00000000" w:rsidP="00000000" w:rsidRDefault="00000000" w:rsidRPr="00000000" w14:paraId="0000047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318910662"/>
              <w:tag w:val="goog_rdk_1689"/>
            </w:sdtPr>
            <w:sdtContent>
              <w:ins w:author="DANLUIS ENRIQUE ROMANI MORA" w:id="8" w:date="2025-11-10T18:51:50Z"/>
              <w:sdt>
                <w:sdtPr>
                  <w:id w:val="1075247881"/>
                  <w:tag w:val="goog_rdk_1690"/>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858774439"/>
                    <w:tag w:val="goog_rdk_1691"/>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getTipoInteligencia</w:t>
                    </w:r>
                  </w:sdtContent>
                </w:sdt>
                <w:sdt>
                  <w:sdtPr>
                    <w:id w:val="351230967"/>
                    <w:tag w:val="goog_rdk_1692"/>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2056854289"/>
                    <w:tag w:val="goog_rdk_169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getIdInteligencia</w:t>
                    </w:r>
                  </w:sdtContent>
                </w:sdt>
                <w:sdt>
                  <w:sdtPr>
                    <w:id w:val="-2039650583"/>
                    <w:tag w:val="goog_rdk_169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238238352"/>
        <w:tag w:val="goog_rdk_1702"/>
      </w:sdtPr>
      <w:sdtContent>
        <w:p w:rsidR="00000000" w:rsidDel="00000000" w:rsidP="00000000" w:rsidRDefault="00000000" w:rsidRPr="00000000" w14:paraId="0000047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661528174"/>
              <w:tag w:val="goog_rdk_1696"/>
            </w:sdtPr>
            <w:sdtContent>
              <w:ins w:author="DANLUIS ENRIQUE ROMANI MORA" w:id="8" w:date="2025-11-10T18:51:50Z"/>
              <w:sdt>
                <w:sdtPr>
                  <w:id w:val="1174211447"/>
                  <w:tag w:val="goog_rdk_1697"/>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772738424"/>
                    <w:tag w:val="goog_rdk_1698"/>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getTipoInteligencia</w:t>
                    </w:r>
                  </w:sdtContent>
                </w:sdt>
                <w:sdt>
                  <w:sdtPr>
                    <w:id w:val="207569580"/>
                    <w:tag w:val="goog_rdk_1699"/>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sdt>
                  <w:sdtPr>
                    <w:id w:val="-1809847880"/>
                    <w:tag w:val="goog_rdk_1700"/>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getNombre</w:t>
                    </w:r>
                  </w:sdtContent>
                </w:sdt>
                <w:sdt>
                  <w:sdtPr>
                    <w:id w:val="-291017983"/>
                    <w:tag w:val="goog_rdk_1701"/>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1138160247"/>
        <w:tag w:val="goog_rdk_1707"/>
      </w:sdtPr>
      <w:sdtContent>
        <w:p w:rsidR="00000000" w:rsidDel="00000000" w:rsidP="00000000" w:rsidRDefault="00000000" w:rsidRPr="00000000" w14:paraId="0000047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147598279"/>
              <w:tag w:val="goog_rdk_1703"/>
            </w:sdtPr>
            <w:sdtContent>
              <w:ins w:author="DANLUIS ENRIQUE ROMANI MORA" w:id="8" w:date="2025-11-10T18:51:50Z"/>
              <w:sdt>
                <w:sdtPr>
                  <w:id w:val="1164961522"/>
                  <w:tag w:val="goog_rdk_1704"/>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r.</w:t>
                    </w:r>
                  </w:ins>
                </w:sdtContent>
              </w:sdt>
              <w:ins w:author="DANLUIS ENRIQUE ROMANI MORA" w:id="8" w:date="2025-11-10T18:51:50Z">
                <w:sdt>
                  <w:sdtPr>
                    <w:id w:val="-652032263"/>
                    <w:tag w:val="goog_rdk_170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getPuntajeCalculado</w:t>
                    </w:r>
                  </w:sdtContent>
                </w:sdt>
                <w:sdt>
                  <w:sdtPr>
                    <w:id w:val="-536975187"/>
                    <w:tag w:val="goog_rdk_170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990722622"/>
        <w:tag w:val="goog_rdk_1710"/>
      </w:sdtPr>
      <w:sdtContent>
        <w:p w:rsidR="00000000" w:rsidDel="00000000" w:rsidP="00000000" w:rsidRDefault="00000000" w:rsidRPr="00000000" w14:paraId="0000047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334874733"/>
              <w:tag w:val="goog_rdk_1708"/>
            </w:sdtPr>
            <w:sdtContent>
              <w:ins w:author="DANLUIS ENRIQUE ROMANI MORA" w:id="8" w:date="2025-11-10T18:51:50Z"/>
              <w:sdt>
                <w:sdtPr>
                  <w:id w:val="1323709484"/>
                  <w:tag w:val="goog_rdk_1709"/>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sdt>
      <w:sdtPr>
        <w:id w:val="1666838980"/>
        <w:tag w:val="goog_rdk_1717"/>
      </w:sdtPr>
      <w:sdtContent>
        <w:p w:rsidR="00000000" w:rsidDel="00000000" w:rsidP="00000000" w:rsidRDefault="00000000" w:rsidRPr="00000000" w14:paraId="0000047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49671591"/>
              <w:tag w:val="goog_rdk_1711"/>
            </w:sdtPr>
            <w:sdtContent>
              <w:ins w:author="DANLUIS ENRIQUE ROMANI MORA" w:id="8" w:date="2025-11-10T18:51:50Z"/>
              <w:sdt>
                <w:sdtPr>
                  <w:id w:val="-383779182"/>
                  <w:tag w:val="goog_rdk_1712"/>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
                  <w:sdtPr>
                    <w:id w:val="-1924784080"/>
                    <w:tag w:val="goog_rdk_1713"/>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collect</w:t>
                    </w:r>
                  </w:sdtContent>
                </w:sdt>
                <w:sdt>
                  <w:sdtPr>
                    <w:id w:val="1348239715"/>
                    <w:tag w:val="goog_rdk_1714"/>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(Collectors.</w:t>
                    </w:r>
                  </w:sdtContent>
                </w:sdt>
                <w:sdt>
                  <w:sdtPr>
                    <w:id w:val="-1575371420"/>
                    <w:tag w:val="goog_rdk_1715"/>
                  </w:sdtPr>
                  <w:sdtContent>
                    <w:r w:rsidDel="00000000" w:rsidR="00000000" w:rsidRPr="00000000">
                      <w:rPr>
                        <w:rFonts w:ascii="Consolas" w:cs="Consolas" w:eastAsia="Consolas" w:hAnsi="Consolas"/>
                        <w:color w:val="efb080"/>
                        <w:sz w:val="21"/>
                        <w:szCs w:val="21"/>
                        <w:rtl w:val="0"/>
                        <w:rPrChange w:author="DANLUIS ENRIQUE ROMANI MORA" w:id="9" w:date="2025-11-10T18:51:50Z">
                          <w:rPr>
                            <w:rFonts w:ascii="Consolas" w:cs="Consolas" w:eastAsia="Consolas" w:hAnsi="Consolas"/>
                            <w:sz w:val="21"/>
                            <w:szCs w:val="21"/>
                          </w:rPr>
                        </w:rPrChange>
                      </w:rPr>
                      <w:t xml:space="preserve">toList</w:t>
                    </w:r>
                  </w:sdtContent>
                </w:sdt>
                <w:sdt>
                  <w:sdtPr>
                    <w:id w:val="1089435929"/>
                    <w:tag w:val="goog_rdk_1716"/>
                  </w:sdtPr>
                  <w:sdtContent>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w:t>
                    </w:r>
                  </w:sdtContent>
                </w:sdt>
              </w:ins>
            </w:sdtContent>
          </w:sdt>
        </w:p>
      </w:sdtContent>
    </w:sdt>
    <w:sdt>
      <w:sdtPr>
        <w:id w:val="423764457"/>
        <w:tag w:val="goog_rdk_1720"/>
      </w:sdtPr>
      <w:sdtContent>
        <w:p w:rsidR="00000000" w:rsidDel="00000000" w:rsidP="00000000" w:rsidRDefault="00000000" w:rsidRPr="00000000" w14:paraId="0000047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8" w:date="2025-11-10T18:51:50Z"/>
              <w:rFonts w:ascii="Consolas" w:cs="Consolas" w:eastAsia="Consolas" w:hAnsi="Consolas"/>
              <w:color w:val="d6d6dd"/>
              <w:sz w:val="21"/>
              <w:szCs w:val="21"/>
              <w:rPrChange w:author="DANLUIS ENRIQUE ROMANI MORA" w:id="9" w:date="2025-11-10T18:51:50Z">
                <w:rPr>
                  <w:rFonts w:ascii="Consolas" w:cs="Consolas" w:eastAsia="Consolas" w:hAnsi="Consolas"/>
                  <w:sz w:val="21"/>
                  <w:szCs w:val="21"/>
                </w:rPr>
              </w:rPrChange>
            </w:rPr>
          </w:pPr>
          <w:sdt>
            <w:sdtPr>
              <w:id w:val="-1471032696"/>
              <w:tag w:val="goog_rdk_1718"/>
            </w:sdtPr>
            <w:sdtContent>
              <w:ins w:author="DANLUIS ENRIQUE ROMANI MORA" w:id="8" w:date="2025-11-10T18:51:50Z"/>
              <w:sdt>
                <w:sdtPr>
                  <w:id w:val="-2018948353"/>
                  <w:tag w:val="goog_rdk_1719"/>
                </w:sdtPr>
                <w:sdtContent>
                  <w:ins w:author="DANLUIS ENRIQUE ROMANI MORA" w:id="8" w:date="2025-11-10T18:51:50Z">
                    <w:r w:rsidDel="00000000" w:rsidR="00000000" w:rsidRPr="00000000">
                      <w:rPr>
                        <w:rFonts w:ascii="Consolas" w:cs="Consolas" w:eastAsia="Consolas" w:hAnsi="Consolas"/>
                        <w:color w:val="d6d6dd"/>
                        <w:sz w:val="21"/>
                        <w:szCs w:val="21"/>
                        <w:rtl w:val="0"/>
                        <w:rPrChange w:author="DANLUIS ENRIQUE ROMANI MORA" w:id="9" w:date="2025-11-10T18:51:50Z">
                          <w:rPr>
                            <w:rFonts w:ascii="Consolas" w:cs="Consolas" w:eastAsia="Consolas" w:hAnsi="Consolas"/>
                            <w:sz w:val="21"/>
                            <w:szCs w:val="21"/>
                          </w:rPr>
                        </w:rPrChange>
                      </w:rPr>
                      <w:t xml:space="preserve">    }</w:t>
                    </w:r>
                  </w:ins>
                </w:sdtContent>
              </w:sdt>
              <w:ins w:author="DANLUIS ENRIQUE ROMANI MORA" w:id="8" w:date="2025-11-10T18:51:50Z"/>
            </w:sdtContent>
          </w:sdt>
        </w:p>
      </w:sdtContent>
    </w:sdt>
    <w:p w:rsidR="00000000" w:rsidDel="00000000" w:rsidP="00000000" w:rsidRDefault="00000000" w:rsidRPr="00000000" w14:paraId="0000047C">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7D">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7E">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4.1.3: </w:t>
      </w:r>
      <w:r w:rsidDel="00000000" w:rsidR="00000000" w:rsidRPr="00000000">
        <w:rPr>
          <w:rFonts w:ascii="Times New Roman" w:cs="Times New Roman" w:eastAsia="Times New Roman" w:hAnsi="Times New Roman"/>
          <w:b w:val="1"/>
          <w:bCs w:val="1"/>
          <w:sz w:val="30"/>
          <w:szCs w:val="30"/>
          <w:rtl w:val="0"/>
        </w:rPr>
        <w:t xml:space="preserve">Conectar frontend con backend para cargar resultados.</w:t>
      </w:r>
    </w:p>
    <w:p w:rsidR="00000000" w:rsidDel="00000000" w:rsidP="00000000" w:rsidRDefault="00000000" w:rsidRPr="00000000" w14:paraId="0000047F">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p>
    <w:sdt>
      <w:sdtPr>
        <w:id w:val="-807506931"/>
        <w:tag w:val="goog_rdk_1731"/>
      </w:sdtPr>
      <w:sdtContent>
        <w:p w:rsidR="00000000" w:rsidDel="00000000" w:rsidP="00000000" w:rsidRDefault="00000000" w:rsidRPr="00000000" w14:paraId="00000480">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91303337"/>
              <w:tag w:val="goog_rdk_1722"/>
            </w:sdtPr>
            <w:sdtContent>
              <w:ins w:author="DANLUIS ENRIQUE ROMANI MORA" w:id="10" w:date="2025-11-10T18:52:08Z"/>
              <w:sdt>
                <w:sdtPr>
                  <w:id w:val="1556623332"/>
                  <w:tag w:val="goog_rdk_1723"/>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10559644"/>
                    <w:tag w:val="goog_rdk_1724"/>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cargarResultadosTest</w:t>
                    </w:r>
                  </w:sdtContent>
                </w:sdt>
                <w:sdt>
                  <w:sdtPr>
                    <w:id w:val="-618490029"/>
                    <w:tag w:val="goog_rdk_172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50254901"/>
                    <w:tag w:val="goog_rdk_1726"/>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idAlumno</w:t>
                    </w:r>
                  </w:sdtContent>
                </w:sdt>
                <w:sdt>
                  <w:sdtPr>
                    <w:id w:val="518500976"/>
                    <w:tag w:val="goog_rdk_1727"/>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06875395"/>
                    <w:tag w:val="goog_rdk_172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396057832"/>
                    <w:tag w:val="goog_rdk_1729"/>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string</w:t>
                    </w:r>
                  </w:sdtContent>
                </w:sdt>
                <w:sdt>
                  <w:sdtPr>
                    <w:id w:val="-340120069"/>
                    <w:tag w:val="goog_rdk_173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603049676"/>
        <w:tag w:val="goog_rdk_1744"/>
      </w:sdtPr>
      <w:sdtContent>
        <w:p w:rsidR="00000000" w:rsidDel="00000000" w:rsidP="00000000" w:rsidRDefault="00000000" w:rsidRPr="00000000" w14:paraId="00000481">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51579588"/>
              <w:tag w:val="goog_rdk_1732"/>
            </w:sdtPr>
            <w:sdtContent>
              <w:ins w:author="DANLUIS ENRIQUE ROMANI MORA" w:id="10" w:date="2025-11-10T18:52:08Z"/>
              <w:sdt>
                <w:sdtPr>
                  <w:id w:val="-1424660181"/>
                  <w:tag w:val="goog_rdk_1733"/>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98704583"/>
                    <w:tag w:val="goog_rdk_1734"/>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34932811"/>
                    <w:tag w:val="goog_rdk_173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1145976"/>
                    <w:tag w:val="goog_rdk_173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testService</w:t>
                    </w:r>
                  </w:sdtContent>
                </w:sdt>
                <w:sdt>
                  <w:sdtPr>
                    <w:id w:val="2115457888"/>
                    <w:tag w:val="goog_rdk_173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8968033"/>
                    <w:tag w:val="goog_rdk_1738"/>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getResultados</w:t>
                    </w:r>
                  </w:sdtContent>
                </w:sdt>
                <w:sdt>
                  <w:sdtPr>
                    <w:id w:val="1362206582"/>
                    <w:tag w:val="goog_rdk_173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15564448"/>
                    <w:tag w:val="goog_rdk_1740"/>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idAlumno</w:t>
                    </w:r>
                  </w:sdtContent>
                </w:sdt>
                <w:sdt>
                  <w:sdtPr>
                    <w:id w:val="246383090"/>
                    <w:tag w:val="goog_rdk_174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671353593"/>
                    <w:tag w:val="goog_rdk_1742"/>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subscribe</w:t>
                    </w:r>
                  </w:sdtContent>
                </w:sdt>
                <w:sdt>
                  <w:sdtPr>
                    <w:id w:val="-1478941543"/>
                    <w:tag w:val="goog_rdk_174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547683091"/>
        <w:tag w:val="goog_rdk_1754"/>
      </w:sdtPr>
      <w:sdtContent>
        <w:p w:rsidR="00000000" w:rsidDel="00000000" w:rsidP="00000000" w:rsidRDefault="00000000" w:rsidRPr="00000000" w14:paraId="00000482">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33374722"/>
              <w:tag w:val="goog_rdk_1745"/>
            </w:sdtPr>
            <w:sdtContent>
              <w:ins w:author="DANLUIS ENRIQUE ROMANI MORA" w:id="10" w:date="2025-11-10T18:52:08Z"/>
              <w:sdt>
                <w:sdtPr>
                  <w:id w:val="-1984644755"/>
                  <w:tag w:val="goog_rdk_1746"/>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699017250"/>
                    <w:tag w:val="goog_rdk_1747"/>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next</w:t>
                    </w:r>
                  </w:sdtContent>
                </w:sdt>
                <w:sdt>
                  <w:sdtPr>
                    <w:id w:val="1180925475"/>
                    <w:tag w:val="goog_rdk_174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98592319"/>
                    <w:tag w:val="goog_rdk_174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143293376"/>
                    <w:tag w:val="goog_rdk_1750"/>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801524386"/>
                    <w:tag w:val="goog_rdk_175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380193672"/>
                    <w:tag w:val="goog_rdk_1752"/>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1850975505"/>
                    <w:tag w:val="goog_rdk_175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1305205286"/>
        <w:tag w:val="goog_rdk_1770"/>
      </w:sdtPr>
      <w:sdtContent>
        <w:p w:rsidR="00000000" w:rsidDel="00000000" w:rsidP="00000000" w:rsidRDefault="00000000" w:rsidRPr="00000000" w14:paraId="00000483">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785268242"/>
              <w:tag w:val="goog_rdk_1755"/>
            </w:sdtPr>
            <w:sdtContent>
              <w:ins w:author="DANLUIS ENRIQUE ROMANI MORA" w:id="10" w:date="2025-11-10T18:52:08Z"/>
              <w:sdt>
                <w:sdtPr>
                  <w:id w:val="800164042"/>
                  <w:tag w:val="goog_rdk_1756"/>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502159730"/>
                    <w:tag w:val="goog_rdk_1757"/>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const</w:t>
                    </w:r>
                  </w:sdtContent>
                </w:sdt>
                <w:sdt>
                  <w:sdtPr>
                    <w:id w:val="1512158003"/>
                    <w:tag w:val="goog_rdk_175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794581733"/>
                    <w:tag w:val="goog_rdk_1759"/>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tipos</w:t>
                    </w:r>
                  </w:sdtContent>
                </w:sdt>
                <w:sdt>
                  <w:sdtPr>
                    <w:id w:val="849489902"/>
                    <w:tag w:val="goog_rdk_176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57976489"/>
                    <w:tag w:val="goog_rdk_176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482417101"/>
                    <w:tag w:val="goog_rdk_1762"/>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Record</w:t>
                    </w:r>
                  </w:sdtContent>
                </w:sdt>
                <w:sdt>
                  <w:sdtPr>
                    <w:id w:val="-1763076188"/>
                    <w:tag w:val="goog_rdk_176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&lt;</w:t>
                    </w:r>
                  </w:sdtContent>
                </w:sdt>
                <w:sdt>
                  <w:sdtPr>
                    <w:id w:val="1836736208"/>
                    <w:tag w:val="goog_rdk_1764"/>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number</w:t>
                    </w:r>
                  </w:sdtContent>
                </w:sdt>
                <w:sdt>
                  <w:sdtPr>
                    <w:id w:val="444777449"/>
                    <w:tag w:val="goog_rdk_176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67445402"/>
                    <w:tag w:val="goog_rdk_1766"/>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string</w:t>
                    </w:r>
                  </w:sdtContent>
                </w:sdt>
                <w:sdt>
                  <w:sdtPr>
                    <w:id w:val="147103489"/>
                    <w:tag w:val="goog_rdk_176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&gt; </w:t>
                    </w:r>
                  </w:sdtContent>
                </w:sdt>
                <w:sdt>
                  <w:sdtPr>
                    <w:id w:val="116253564"/>
                    <w:tag w:val="goog_rdk_176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459696978"/>
                    <w:tag w:val="goog_rdk_176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2092673867"/>
        <w:tag w:val="goog_rdk_1778"/>
      </w:sdtPr>
      <w:sdtContent>
        <w:p w:rsidR="00000000" w:rsidDel="00000000" w:rsidP="00000000" w:rsidRDefault="00000000" w:rsidRPr="00000000" w14:paraId="00000484">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69825580"/>
              <w:tag w:val="goog_rdk_1771"/>
            </w:sdtPr>
            <w:sdtContent>
              <w:ins w:author="DANLUIS ENRIQUE ROMANI MORA" w:id="10" w:date="2025-11-10T18:52:08Z"/>
              <w:sdt>
                <w:sdtPr>
                  <w:id w:val="829020206"/>
                  <w:tag w:val="goog_rdk_1772"/>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12260083"/>
                    <w:tag w:val="goog_rdk_1773"/>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1</w:t>
                    </w:r>
                  </w:sdtContent>
                </w:sdt>
                <w:sdt>
                  <w:sdtPr>
                    <w:id w:val="1854262820"/>
                    <w:tag w:val="goog_rdk_177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309846453"/>
                    <w:tag w:val="goog_rdk_177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00391587"/>
                    <w:tag w:val="goog_rdk_1776"/>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'Lingüística'</w:t>
                    </w:r>
                  </w:sdtContent>
                </w:sdt>
                <w:sdt>
                  <w:sdtPr>
                    <w:id w:val="-420934394"/>
                    <w:tag w:val="goog_rdk_177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2120576504"/>
        <w:tag w:val="goog_rdk_1786"/>
      </w:sdtPr>
      <w:sdtContent>
        <w:p w:rsidR="00000000" w:rsidDel="00000000" w:rsidP="00000000" w:rsidRDefault="00000000" w:rsidRPr="00000000" w14:paraId="00000485">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596461127"/>
              <w:tag w:val="goog_rdk_1779"/>
            </w:sdtPr>
            <w:sdtContent>
              <w:ins w:author="DANLUIS ENRIQUE ROMANI MORA" w:id="10" w:date="2025-11-10T18:52:08Z"/>
              <w:sdt>
                <w:sdtPr>
                  <w:id w:val="-1181292058"/>
                  <w:tag w:val="goog_rdk_1780"/>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173969648"/>
                    <w:tag w:val="goog_rdk_1781"/>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2</w:t>
                    </w:r>
                  </w:sdtContent>
                </w:sdt>
                <w:sdt>
                  <w:sdtPr>
                    <w:id w:val="-128213225"/>
                    <w:tag w:val="goog_rdk_178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49357641"/>
                    <w:tag w:val="goog_rdk_178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434479835"/>
                    <w:tag w:val="goog_rdk_1784"/>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'Lógico-Matemática'</w:t>
                    </w:r>
                  </w:sdtContent>
                </w:sdt>
                <w:sdt>
                  <w:sdtPr>
                    <w:id w:val="-1276902033"/>
                    <w:tag w:val="goog_rdk_178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95269042"/>
        <w:tag w:val="goog_rdk_1794"/>
      </w:sdtPr>
      <w:sdtContent>
        <w:p w:rsidR="00000000" w:rsidDel="00000000" w:rsidP="00000000" w:rsidRDefault="00000000" w:rsidRPr="00000000" w14:paraId="00000486">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285852128"/>
              <w:tag w:val="goog_rdk_1787"/>
            </w:sdtPr>
            <w:sdtContent>
              <w:ins w:author="DANLUIS ENRIQUE ROMANI MORA" w:id="10" w:date="2025-11-10T18:52:08Z"/>
              <w:sdt>
                <w:sdtPr>
                  <w:id w:val="1492204367"/>
                  <w:tag w:val="goog_rdk_1788"/>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962749173"/>
                    <w:tag w:val="goog_rdk_1789"/>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3</w:t>
                    </w:r>
                  </w:sdtContent>
                </w:sdt>
                <w:sdt>
                  <w:sdtPr>
                    <w:id w:val="-1608407512"/>
                    <w:tag w:val="goog_rdk_179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14855267"/>
                    <w:tag w:val="goog_rdk_179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79136511"/>
                    <w:tag w:val="goog_rdk_1792"/>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'Espacial'</w:t>
                    </w:r>
                  </w:sdtContent>
                </w:sdt>
                <w:sdt>
                  <w:sdtPr>
                    <w:id w:val="1843115214"/>
                    <w:tag w:val="goog_rdk_179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400273936"/>
        <w:tag w:val="goog_rdk_1802"/>
      </w:sdtPr>
      <w:sdtContent>
        <w:p w:rsidR="00000000" w:rsidDel="00000000" w:rsidP="00000000" w:rsidRDefault="00000000" w:rsidRPr="00000000" w14:paraId="00000487">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410189103"/>
              <w:tag w:val="goog_rdk_1795"/>
            </w:sdtPr>
            <w:sdtContent>
              <w:ins w:author="DANLUIS ENRIQUE ROMANI MORA" w:id="10" w:date="2025-11-10T18:52:08Z"/>
              <w:sdt>
                <w:sdtPr>
                  <w:id w:val="-1894635858"/>
                  <w:tag w:val="goog_rdk_1796"/>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313582861"/>
                    <w:tag w:val="goog_rdk_1797"/>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4</w:t>
                    </w:r>
                  </w:sdtContent>
                </w:sdt>
                <w:sdt>
                  <w:sdtPr>
                    <w:id w:val="830754160"/>
                    <w:tag w:val="goog_rdk_179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418132877"/>
                    <w:tag w:val="goog_rdk_179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54050485"/>
                    <w:tag w:val="goog_rdk_1800"/>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'Corporal-Kinestésica'</w:t>
                    </w:r>
                  </w:sdtContent>
                </w:sdt>
                <w:sdt>
                  <w:sdtPr>
                    <w:id w:val="412984180"/>
                    <w:tag w:val="goog_rdk_180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255411511"/>
        <w:tag w:val="goog_rdk_1810"/>
      </w:sdtPr>
      <w:sdtContent>
        <w:p w:rsidR="00000000" w:rsidDel="00000000" w:rsidP="00000000" w:rsidRDefault="00000000" w:rsidRPr="00000000" w14:paraId="00000488">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885973087"/>
              <w:tag w:val="goog_rdk_1803"/>
            </w:sdtPr>
            <w:sdtContent>
              <w:ins w:author="DANLUIS ENRIQUE ROMANI MORA" w:id="10" w:date="2025-11-10T18:52:08Z"/>
              <w:sdt>
                <w:sdtPr>
                  <w:id w:val="-1710180735"/>
                  <w:tag w:val="goog_rdk_1804"/>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675350787"/>
                    <w:tag w:val="goog_rdk_1805"/>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5</w:t>
                    </w:r>
                  </w:sdtContent>
                </w:sdt>
                <w:sdt>
                  <w:sdtPr>
                    <w:id w:val="-1005945347"/>
                    <w:tag w:val="goog_rdk_180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907489192"/>
                    <w:tag w:val="goog_rdk_180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60946621"/>
                    <w:tag w:val="goog_rdk_1808"/>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'Musical'</w:t>
                    </w:r>
                  </w:sdtContent>
                </w:sdt>
                <w:sdt>
                  <w:sdtPr>
                    <w:id w:val="-2120309366"/>
                    <w:tag w:val="goog_rdk_180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389905476"/>
        <w:tag w:val="goog_rdk_1818"/>
      </w:sdtPr>
      <w:sdtContent>
        <w:p w:rsidR="00000000" w:rsidDel="00000000" w:rsidP="00000000" w:rsidRDefault="00000000" w:rsidRPr="00000000" w14:paraId="00000489">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695622043"/>
              <w:tag w:val="goog_rdk_1811"/>
            </w:sdtPr>
            <w:sdtContent>
              <w:ins w:author="DANLUIS ENRIQUE ROMANI MORA" w:id="10" w:date="2025-11-10T18:52:08Z"/>
              <w:sdt>
                <w:sdtPr>
                  <w:id w:val="1989132232"/>
                  <w:tag w:val="goog_rdk_1812"/>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344701050"/>
                    <w:tag w:val="goog_rdk_1813"/>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6</w:t>
                    </w:r>
                  </w:sdtContent>
                </w:sdt>
                <w:sdt>
                  <w:sdtPr>
                    <w:id w:val="1135194852"/>
                    <w:tag w:val="goog_rdk_181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489357695"/>
                    <w:tag w:val="goog_rdk_181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322675361"/>
                    <w:tag w:val="goog_rdk_1816"/>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'Interpersonal'</w:t>
                    </w:r>
                  </w:sdtContent>
                </w:sdt>
                <w:sdt>
                  <w:sdtPr>
                    <w:id w:val="852610002"/>
                    <w:tag w:val="goog_rdk_181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866210719"/>
        <w:tag w:val="goog_rdk_1826"/>
      </w:sdtPr>
      <w:sdtContent>
        <w:p w:rsidR="00000000" w:rsidDel="00000000" w:rsidP="00000000" w:rsidRDefault="00000000" w:rsidRPr="00000000" w14:paraId="0000048A">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241267093"/>
              <w:tag w:val="goog_rdk_1819"/>
            </w:sdtPr>
            <w:sdtContent>
              <w:ins w:author="DANLUIS ENRIQUE ROMANI MORA" w:id="10" w:date="2025-11-10T18:52:08Z"/>
              <w:sdt>
                <w:sdtPr>
                  <w:id w:val="-1293563149"/>
                  <w:tag w:val="goog_rdk_1820"/>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354709475"/>
                    <w:tag w:val="goog_rdk_1821"/>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7</w:t>
                    </w:r>
                  </w:sdtContent>
                </w:sdt>
                <w:sdt>
                  <w:sdtPr>
                    <w:id w:val="-2091411145"/>
                    <w:tag w:val="goog_rdk_182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112302861"/>
                    <w:tag w:val="goog_rdk_182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85379284"/>
                    <w:tag w:val="goog_rdk_1824"/>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'Intrapersonal'</w:t>
                    </w:r>
                  </w:sdtContent>
                </w:sdt>
                <w:sdt>
                  <w:sdtPr>
                    <w:id w:val="-1619488227"/>
                    <w:tag w:val="goog_rdk_182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744606588"/>
        <w:tag w:val="goog_rdk_1833"/>
      </w:sdtPr>
      <w:sdtContent>
        <w:p w:rsidR="00000000" w:rsidDel="00000000" w:rsidP="00000000" w:rsidRDefault="00000000" w:rsidRPr="00000000" w14:paraId="0000048B">
          <w:pPr>
            <w:shd w:fill="0a0a0a" w:val="clear"/>
            <w:spacing w:line="325.71428571428567" w:lineRule="auto"/>
            <w:jc w:val="both"/>
            <w:rPr>
              <w:ins w:author="DANLUIS ENRIQUE ROMANI MORA" w:id="10" w:date="2025-11-10T18:52:08Z"/>
              <w:rFonts w:ascii="Consolas" w:cs="Consolas" w:eastAsia="Consolas" w:hAnsi="Consolas"/>
              <w:b w:val="1"/>
              <w:bCs w:val="1"/>
              <w:color w:val="e394dc"/>
              <w:sz w:val="21"/>
              <w:szCs w:val="21"/>
              <w:rPrChange w:author="DANLUIS ENRIQUE ROMANI MORA" w:id="11" w:date="2025-11-10T18:52:08Z">
                <w:rPr>
                  <w:rFonts w:ascii="Consolas" w:cs="Consolas" w:eastAsia="Consolas" w:hAnsi="Consolas"/>
                  <w:sz w:val="21"/>
                  <w:szCs w:val="21"/>
                </w:rPr>
              </w:rPrChange>
            </w:rPr>
          </w:pPr>
          <w:sdt>
            <w:sdtPr>
              <w:id w:val="-119120774"/>
              <w:tag w:val="goog_rdk_1827"/>
            </w:sdtPr>
            <w:sdtContent>
              <w:ins w:author="DANLUIS ENRIQUE ROMANI MORA" w:id="10" w:date="2025-11-10T18:52:08Z"/>
              <w:sdt>
                <w:sdtPr>
                  <w:id w:val="-493923966"/>
                  <w:tag w:val="goog_rdk_1828"/>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998453877"/>
                    <w:tag w:val="goog_rdk_1829"/>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8</w:t>
                    </w:r>
                  </w:sdtContent>
                </w:sdt>
                <w:sdt>
                  <w:sdtPr>
                    <w:id w:val="-924567601"/>
                    <w:tag w:val="goog_rdk_183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50009363"/>
                    <w:tag w:val="goog_rdk_183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465558647"/>
                    <w:tag w:val="goog_rdk_1832"/>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'Naturalista'</w:t>
                    </w:r>
                  </w:sdtContent>
                </w:sdt>
              </w:ins>
            </w:sdtContent>
          </w:sdt>
        </w:p>
      </w:sdtContent>
    </w:sdt>
    <w:sdt>
      <w:sdtPr>
        <w:id w:val="224359023"/>
        <w:tag w:val="goog_rdk_1836"/>
      </w:sdtPr>
      <w:sdtContent>
        <w:p w:rsidR="00000000" w:rsidDel="00000000" w:rsidP="00000000" w:rsidRDefault="00000000" w:rsidRPr="00000000" w14:paraId="0000048C">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380626198"/>
              <w:tag w:val="goog_rdk_1834"/>
            </w:sdtPr>
            <w:sdtContent>
              <w:ins w:author="DANLUIS ENRIQUE ROMANI MORA" w:id="10" w:date="2025-11-10T18:52:08Z"/>
              <w:sdt>
                <w:sdtPr>
                  <w:id w:val="307942161"/>
                  <w:tag w:val="goog_rdk_1835"/>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Content>
          </w:sdt>
        </w:p>
      </w:sdtContent>
    </w:sdt>
    <w:sdt>
      <w:sdtPr>
        <w:id w:val="-473157780"/>
        <w:tag w:val="goog_rdk_1839"/>
      </w:sdtPr>
      <w:sdtContent>
        <w:p w:rsidR="00000000" w:rsidDel="00000000" w:rsidP="00000000" w:rsidRDefault="00000000" w:rsidRPr="00000000" w14:paraId="0000048D">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2005793976"/>
              <w:tag w:val="goog_rdk_1837"/>
            </w:sdtPr>
            <w:sdtContent>
              <w:ins w:author="DANLUIS ENRIQUE ROMANI MORA" w:id="10" w:date="2025-11-10T18:52:08Z"/>
              <w:sdt>
                <w:sdtPr>
                  <w:id w:val="1232786920"/>
                  <w:tag w:val="goog_rdk_1838"/>
                </w:sdtPr>
                <w:sdtContent>
                  <w:ins w:author="DANLUIS ENRIQUE ROMANI MORA" w:id="10" w:date="2025-11-10T18:52:08Z">
                    <w:r w:rsidDel="00000000" w:rsidR="00000000" w:rsidRPr="00000000">
                      <w:rPr>
                        <w:rtl w:val="0"/>
                      </w:rPr>
                    </w:r>
                  </w:ins>
                </w:sdtContent>
              </w:sdt>
              <w:ins w:author="DANLUIS ENRIQUE ROMANI MORA" w:id="10" w:date="2025-11-10T18:52:08Z"/>
            </w:sdtContent>
          </w:sdt>
        </w:p>
      </w:sdtContent>
    </w:sdt>
    <w:sdt>
      <w:sdtPr>
        <w:id w:val="-692753138"/>
        <w:tag w:val="goog_rdk_1861"/>
      </w:sdtPr>
      <w:sdtContent>
        <w:p w:rsidR="00000000" w:rsidDel="00000000" w:rsidP="00000000" w:rsidRDefault="00000000" w:rsidRPr="00000000" w14:paraId="0000048E">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381593573"/>
              <w:tag w:val="goog_rdk_1840"/>
            </w:sdtPr>
            <w:sdtContent>
              <w:ins w:author="DANLUIS ENRIQUE ROMANI MORA" w:id="10" w:date="2025-11-10T18:52:08Z"/>
              <w:sdt>
                <w:sdtPr>
                  <w:id w:val="1556697370"/>
                  <w:tag w:val="goog_rdk_1841"/>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274258943"/>
                    <w:tag w:val="goog_rdk_1842"/>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974793039"/>
                    <w:tag w:val="goog_rdk_184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69749557"/>
                    <w:tag w:val="goog_rdk_1844"/>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inteligencias</w:t>
                    </w:r>
                  </w:sdtContent>
                </w:sdt>
                <w:sdt>
                  <w:sdtPr>
                    <w:id w:val="880035857"/>
                    <w:tag w:val="goog_rdk_184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443095763"/>
                    <w:tag w:val="goog_rdk_184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48254234"/>
                    <w:tag w:val="goog_rdk_184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238439443"/>
                    <w:tag w:val="goog_rdk_184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730966072"/>
                    <w:tag w:val="goog_rdk_184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42955578"/>
                    <w:tag w:val="goog_rdk_185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resultados</w:t>
                    </w:r>
                  </w:sdtContent>
                </w:sdt>
                <w:sdt>
                  <w:sdtPr>
                    <w:id w:val="-35218004"/>
                    <w:tag w:val="goog_rdk_185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55727580"/>
                    <w:tag w:val="goog_rdk_1852"/>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map</w:t>
                    </w:r>
                  </w:sdtContent>
                </w:sdt>
                <w:sdt>
                  <w:sdtPr>
                    <w:id w:val="1719575477"/>
                    <w:tag w:val="goog_rdk_185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922282156"/>
                    <w:tag w:val="goog_rdk_1854"/>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r</w:t>
                    </w:r>
                  </w:sdtContent>
                </w:sdt>
                <w:sdt>
                  <w:sdtPr>
                    <w:id w:val="-1703110512"/>
                    <w:tag w:val="goog_rdk_1855"/>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41725512"/>
                    <w:tag w:val="goog_rdk_185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025516471"/>
                    <w:tag w:val="goog_rdk_1857"/>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any</w:t>
                    </w:r>
                  </w:sdtContent>
                </w:sdt>
                <w:sdt>
                  <w:sdtPr>
                    <w:id w:val="315153868"/>
                    <w:tag w:val="goog_rdk_185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97368380"/>
                    <w:tag w:val="goog_rdk_1859"/>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875539119"/>
                    <w:tag w:val="goog_rdk_186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1381218345"/>
        <w:tag w:val="goog_rdk_1880"/>
      </w:sdtPr>
      <w:sdtContent>
        <w:p w:rsidR="00000000" w:rsidDel="00000000" w:rsidP="00000000" w:rsidRDefault="00000000" w:rsidRPr="00000000" w14:paraId="0000048F">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437477182"/>
              <w:tag w:val="goog_rdk_1862"/>
            </w:sdtPr>
            <w:sdtContent>
              <w:ins w:author="DANLUIS ENRIQUE ROMANI MORA" w:id="10" w:date="2025-11-10T18:52:08Z"/>
              <w:sdt>
                <w:sdtPr>
                  <w:id w:val="-1487112913"/>
                  <w:tag w:val="goog_rdk_1863"/>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46711974"/>
                    <w:tag w:val="goog_rdk_186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tipo:</w:t>
                    </w:r>
                  </w:sdtContent>
                </w:sdt>
                <w:sdt>
                  <w:sdtPr>
                    <w:id w:val="1638419725"/>
                    <w:tag w:val="goog_rdk_186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78118289"/>
                    <w:tag w:val="goog_rdk_1866"/>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tipos</w:t>
                    </w:r>
                  </w:sdtContent>
                </w:sdt>
                <w:sdt>
                  <w:sdtPr>
                    <w:id w:val="1707793422"/>
                    <w:tag w:val="goog_rdk_1867"/>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[r</w:t>
                    </w:r>
                  </w:sdtContent>
                </w:sdt>
                <w:sdt>
                  <w:sdtPr>
                    <w:id w:val="563940602"/>
                    <w:tag w:val="goog_rdk_186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82177185"/>
                    <w:tag w:val="goog_rdk_1869"/>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idInteligencia</w:t>
                    </w:r>
                  </w:sdtContent>
                </w:sdt>
                <w:sdt>
                  <w:sdtPr>
                    <w:id w:val="998730865"/>
                    <w:tag w:val="goog_rdk_187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608865448"/>
                    <w:tag w:val="goog_rdk_1871"/>
                  </w:sdtPr>
                  <w:sdtContent>
                    <w:r w:rsidDel="00000000" w:rsidR="00000000" w:rsidRPr="00000000">
                      <w:rPr>
                        <w:rFonts w:ascii="Consolas" w:cs="Consolas" w:eastAsia="Consolas" w:hAnsi="Consolas"/>
                        <w:b w:val="1"/>
                        <w:bCs w:val="1"/>
                        <w:color w:val="83d6c5"/>
                        <w:sz w:val="21"/>
                        <w:szCs w:val="21"/>
                        <w:rtl w:val="0"/>
                        <w:rPrChange w:author="DANLUIS ENRIQUE ROMANI MORA" w:id="11" w:date="2025-11-10T18:52:08Z">
                          <w:rPr>
                            <w:rFonts w:ascii="Consolas" w:cs="Consolas" w:eastAsia="Consolas" w:hAnsi="Consolas"/>
                            <w:sz w:val="21"/>
                            <w:szCs w:val="21"/>
                          </w:rPr>
                        </w:rPrChange>
                      </w:rPr>
                      <w:t xml:space="preserve">as</w:t>
                    </w:r>
                  </w:sdtContent>
                </w:sdt>
                <w:sdt>
                  <w:sdtPr>
                    <w:id w:val="441291174"/>
                    <w:tag w:val="goog_rdk_187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98376657"/>
                    <w:tag w:val="goog_rdk_1873"/>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number</w:t>
                    </w:r>
                  </w:sdtContent>
                </w:sdt>
                <w:sdt>
                  <w:sdtPr>
                    <w:id w:val="1195784900"/>
                    <w:tag w:val="goog_rdk_187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72795086"/>
                    <w:tag w:val="goog_rdk_187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900262463"/>
                    <w:tag w:val="goog_rdk_187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27606920"/>
                    <w:tag w:val="goog_rdk_187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50073643"/>
                    <w:tag w:val="goog_rdk_1878"/>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'Desconocida'</w:t>
                    </w:r>
                  </w:sdtContent>
                </w:sdt>
                <w:sdt>
                  <w:sdtPr>
                    <w:id w:val="2105547802"/>
                    <w:tag w:val="goog_rdk_187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561764754"/>
        <w:tag w:val="goog_rdk_1897"/>
      </w:sdtPr>
      <w:sdtContent>
        <w:p w:rsidR="00000000" w:rsidDel="00000000" w:rsidP="00000000" w:rsidRDefault="00000000" w:rsidRPr="00000000" w14:paraId="00000490">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683958468"/>
              <w:tag w:val="goog_rdk_1881"/>
            </w:sdtPr>
            <w:sdtContent>
              <w:ins w:author="DANLUIS ENRIQUE ROMANI MORA" w:id="10" w:date="2025-11-10T18:52:08Z"/>
              <w:sdt>
                <w:sdtPr>
                  <w:id w:val="907324971"/>
                  <w:tag w:val="goog_rdk_1882"/>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274798483"/>
                    <w:tag w:val="goog_rdk_1883"/>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nivel:</w:t>
                    </w:r>
                  </w:sdtContent>
                </w:sdt>
                <w:sdt>
                  <w:sdtPr>
                    <w:id w:val="1541235804"/>
                    <w:tag w:val="goog_rdk_188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62469124"/>
                    <w:tag w:val="goog_rdk_1885"/>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Math</w:t>
                    </w:r>
                  </w:sdtContent>
                </w:sdt>
                <w:sdt>
                  <w:sdtPr>
                    <w:id w:val="1279147041"/>
                    <w:tag w:val="goog_rdk_188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34626859"/>
                    <w:tag w:val="goog_rdk_1887"/>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round</w:t>
                    </w:r>
                  </w:sdtContent>
                </w:sdt>
                <w:sdt>
                  <w:sdtPr>
                    <w:id w:val="-751002725"/>
                    <w:tag w:val="goog_rdk_188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46680287"/>
                    <w:tag w:val="goog_rdk_1889"/>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r</w:t>
                    </w:r>
                  </w:sdtContent>
                </w:sdt>
                <w:sdt>
                  <w:sdtPr>
                    <w:id w:val="2060569309"/>
                    <w:tag w:val="goog_rdk_189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27534282"/>
                    <w:tag w:val="goog_rdk_1891"/>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puntajeCalculado</w:t>
                    </w:r>
                  </w:sdtContent>
                </w:sdt>
                <w:sdt>
                  <w:sdtPr>
                    <w:id w:val="-1077425180"/>
                    <w:tag w:val="goog_rdk_189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197872939"/>
                    <w:tag w:val="goog_rdk_1893"/>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78441024"/>
                    <w:tag w:val="goog_rdk_189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82391627"/>
                    <w:tag w:val="goog_rdk_1895"/>
                  </w:sdtPr>
                  <w:sdtContent>
                    <w:r w:rsidDel="00000000" w:rsidR="00000000" w:rsidRPr="00000000">
                      <w:rPr>
                        <w:rFonts w:ascii="Consolas" w:cs="Consolas" w:eastAsia="Consolas" w:hAnsi="Consolas"/>
                        <w:b w:val="1"/>
                        <w:bCs w:val="1"/>
                        <w:color w:val="ebc88d"/>
                        <w:sz w:val="21"/>
                        <w:szCs w:val="21"/>
                        <w:rtl w:val="0"/>
                        <w:rPrChange w:author="DANLUIS ENRIQUE ROMANI MORA" w:id="11" w:date="2025-11-10T18:52:08Z">
                          <w:rPr>
                            <w:rFonts w:ascii="Consolas" w:cs="Consolas" w:eastAsia="Consolas" w:hAnsi="Consolas"/>
                            <w:sz w:val="21"/>
                            <w:szCs w:val="21"/>
                          </w:rPr>
                        </w:rPrChange>
                      </w:rPr>
                      <w:t xml:space="preserve">10</w:t>
                    </w:r>
                  </w:sdtContent>
                </w:sdt>
                <w:sdt>
                  <w:sdtPr>
                    <w:id w:val="-258436411"/>
                    <w:tag w:val="goog_rdk_189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248645067"/>
        <w:tag w:val="goog_rdk_1900"/>
      </w:sdtPr>
      <w:sdtContent>
        <w:p w:rsidR="00000000" w:rsidDel="00000000" w:rsidP="00000000" w:rsidRDefault="00000000" w:rsidRPr="00000000" w14:paraId="00000491">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919715253"/>
              <w:tag w:val="goog_rdk_1898"/>
            </w:sdtPr>
            <w:sdtContent>
              <w:ins w:author="DANLUIS ENRIQUE ROMANI MORA" w:id="10" w:date="2025-11-10T18:52:08Z"/>
              <w:sdt>
                <w:sdtPr>
                  <w:id w:val="-1816318820"/>
                  <w:tag w:val="goog_rdk_1899"/>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Content>
          </w:sdt>
        </w:p>
      </w:sdtContent>
    </w:sdt>
    <w:sdt>
      <w:sdtPr>
        <w:id w:val="-2002736120"/>
        <w:tag w:val="goog_rdk_1903"/>
      </w:sdtPr>
      <w:sdtContent>
        <w:p w:rsidR="00000000" w:rsidDel="00000000" w:rsidP="00000000" w:rsidRDefault="00000000" w:rsidRPr="00000000" w14:paraId="00000492">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49705011"/>
              <w:tag w:val="goog_rdk_1901"/>
            </w:sdtPr>
            <w:sdtContent>
              <w:ins w:author="DANLUIS ENRIQUE ROMANI MORA" w:id="10" w:date="2025-11-10T18:52:08Z"/>
              <w:sdt>
                <w:sdtPr>
                  <w:id w:val="1205772544"/>
                  <w:tag w:val="goog_rdk_1902"/>
                </w:sdtPr>
                <w:sdtContent>
                  <w:ins w:author="DANLUIS ENRIQUE ROMANI MORA" w:id="10" w:date="2025-11-10T18:52:08Z">
                    <w:r w:rsidDel="00000000" w:rsidR="00000000" w:rsidRPr="00000000">
                      <w:rPr>
                        <w:rtl w:val="0"/>
                      </w:rPr>
                    </w:r>
                  </w:ins>
                </w:sdtContent>
              </w:sdt>
              <w:ins w:author="DANLUIS ENRIQUE ROMANI MORA" w:id="10" w:date="2025-11-10T18:52:08Z"/>
            </w:sdtContent>
          </w:sdt>
        </w:p>
      </w:sdtContent>
    </w:sdt>
    <w:sdt>
      <w:sdtPr>
        <w:id w:val="619409962"/>
        <w:tag w:val="goog_rdk_1907"/>
      </w:sdtPr>
      <w:sdtContent>
        <w:p w:rsidR="00000000" w:rsidDel="00000000" w:rsidP="00000000" w:rsidRDefault="00000000" w:rsidRPr="00000000" w14:paraId="00000493">
          <w:pPr>
            <w:shd w:fill="0a0a0a" w:val="clear"/>
            <w:spacing w:line="325.71428571428567" w:lineRule="auto"/>
            <w:jc w:val="both"/>
            <w:rPr>
              <w:ins w:author="DANLUIS ENRIQUE ROMANI MORA" w:id="10" w:date="2025-11-10T18:52:08Z"/>
              <w:rFonts w:ascii="Consolas" w:cs="Consolas" w:eastAsia="Consolas" w:hAnsi="Consolas"/>
              <w:b w:val="1"/>
              <w:bCs w:val="1"/>
              <w:i w:val="1"/>
              <w:iCs w:val="1"/>
              <w:color w:val="ffffff"/>
              <w:sz w:val="21"/>
              <w:szCs w:val="21"/>
              <w:rPrChange w:author="DANLUIS ENRIQUE ROMANI MORA" w:id="11" w:date="2025-11-10T18:52:08Z">
                <w:rPr>
                  <w:rFonts w:ascii="Consolas" w:cs="Consolas" w:eastAsia="Consolas" w:hAnsi="Consolas"/>
                  <w:sz w:val="21"/>
                  <w:szCs w:val="21"/>
                </w:rPr>
              </w:rPrChange>
            </w:rPr>
          </w:pPr>
          <w:sdt>
            <w:sdtPr>
              <w:id w:val="533730123"/>
              <w:tag w:val="goog_rdk_1904"/>
            </w:sdtPr>
            <w:sdtContent>
              <w:ins w:author="DANLUIS ENRIQUE ROMANI MORA" w:id="10" w:date="2025-11-10T18:52:08Z"/>
              <w:sdt>
                <w:sdtPr>
                  <w:id w:val="-770816904"/>
                  <w:tag w:val="goog_rdk_1905"/>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2111121145"/>
                    <w:tag w:val="goog_rdk_1906"/>
                  </w:sdtPr>
                  <w:sdtContent>
                    <w:r w:rsidDel="00000000" w:rsidR="00000000" w:rsidRPr="00000000">
                      <w:rPr>
                        <w:rFonts w:ascii="Consolas" w:cs="Consolas" w:eastAsia="Consolas" w:hAnsi="Consolas"/>
                        <w:b w:val="1"/>
                        <w:bCs w:val="1"/>
                        <w:i w:val="1"/>
                        <w:iCs w:val="1"/>
                        <w:color w:val="ffffff"/>
                        <w:sz w:val="21"/>
                        <w:szCs w:val="21"/>
                        <w:rtl w:val="0"/>
                        <w:rPrChange w:author="DANLUIS ENRIQUE ROMANI MORA" w:id="11" w:date="2025-11-10T18:52:08Z">
                          <w:rPr>
                            <w:rFonts w:ascii="Consolas" w:cs="Consolas" w:eastAsia="Consolas" w:hAnsi="Consolas"/>
                            <w:sz w:val="21"/>
                            <w:szCs w:val="21"/>
                          </w:rPr>
                        </w:rPrChange>
                      </w:rPr>
                      <w:t xml:space="preserve">// Detectar inteligencia predominante</w:t>
                    </w:r>
                  </w:sdtContent>
                </w:sdt>
              </w:ins>
            </w:sdtContent>
          </w:sdt>
        </w:p>
      </w:sdtContent>
    </w:sdt>
    <w:sdt>
      <w:sdtPr>
        <w:id w:val="-100073466"/>
        <w:tag w:val="goog_rdk_1946"/>
      </w:sdtPr>
      <w:sdtContent>
        <w:p w:rsidR="00000000" w:rsidDel="00000000" w:rsidP="00000000" w:rsidRDefault="00000000" w:rsidRPr="00000000" w14:paraId="00000494">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45456388"/>
              <w:tag w:val="goog_rdk_1908"/>
            </w:sdtPr>
            <w:sdtContent>
              <w:ins w:author="DANLUIS ENRIQUE ROMANI MORA" w:id="10" w:date="2025-11-10T18:52:08Z"/>
              <w:sdt>
                <w:sdtPr>
                  <w:id w:val="-1273707478"/>
                  <w:tag w:val="goog_rdk_1909"/>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78547931"/>
                    <w:tag w:val="goog_rdk_1910"/>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662967252"/>
                    <w:tag w:val="goog_rdk_191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31140772"/>
                    <w:tag w:val="goog_rdk_1912"/>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inteligenciaMax</w:t>
                    </w:r>
                  </w:sdtContent>
                </w:sdt>
                <w:sdt>
                  <w:sdtPr>
                    <w:id w:val="1868799329"/>
                    <w:tag w:val="goog_rdk_191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50454954"/>
                    <w:tag w:val="goog_rdk_191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085451880"/>
                    <w:tag w:val="goog_rdk_191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100556326"/>
                    <w:tag w:val="goog_rdk_1916"/>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828615663"/>
                    <w:tag w:val="goog_rdk_191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70888330"/>
                    <w:tag w:val="goog_rdk_191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inteligencias</w:t>
                    </w:r>
                  </w:sdtContent>
                </w:sdt>
                <w:sdt>
                  <w:sdtPr>
                    <w:id w:val="138508199"/>
                    <w:tag w:val="goog_rdk_191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66552986"/>
                    <w:tag w:val="goog_rdk_1920"/>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reduce</w:t>
                    </w:r>
                  </w:sdtContent>
                </w:sdt>
                <w:sdt>
                  <w:sdtPr>
                    <w:id w:val="578547078"/>
                    <w:tag w:val="goog_rdk_192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517636621"/>
                    <w:tag w:val="goog_rdk_1922"/>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a</w:t>
                    </w:r>
                  </w:sdtContent>
                </w:sdt>
                <w:sdt>
                  <w:sdtPr>
                    <w:id w:val="-1923652635"/>
                    <w:tag w:val="goog_rdk_192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076100847"/>
                    <w:tag w:val="goog_rdk_1924"/>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b</w:t>
                    </w:r>
                  </w:sdtContent>
                </w:sdt>
                <w:sdt>
                  <w:sdtPr>
                    <w:id w:val="1643272720"/>
                    <w:tag w:val="goog_rdk_192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13837801"/>
                    <w:tag w:val="goog_rdk_1926"/>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1770224378"/>
                    <w:tag w:val="goog_rdk_192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306526548"/>
                    <w:tag w:val="goog_rdk_192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a</w:t>
                    </w:r>
                  </w:sdtContent>
                </w:sdt>
                <w:sdt>
                  <w:sdtPr>
                    <w:id w:val="1694586169"/>
                    <w:tag w:val="goog_rdk_192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565438675"/>
                    <w:tag w:val="goog_rdk_1930"/>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nivel</w:t>
                    </w:r>
                  </w:sdtContent>
                </w:sdt>
                <w:sdt>
                  <w:sdtPr>
                    <w:id w:val="-598323350"/>
                    <w:tag w:val="goog_rdk_193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115185525"/>
                    <w:tag w:val="goog_rdk_193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430774344"/>
                    <w:tag w:val="goog_rdk_193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38129071"/>
                    <w:tag w:val="goog_rdk_193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b</w:t>
                    </w:r>
                  </w:sdtContent>
                </w:sdt>
                <w:sdt>
                  <w:sdtPr>
                    <w:id w:val="-1365323073"/>
                    <w:tag w:val="goog_rdk_193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783797048"/>
                    <w:tag w:val="goog_rdk_1936"/>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nivel</w:t>
                    </w:r>
                  </w:sdtContent>
                </w:sdt>
                <w:sdt>
                  <w:sdtPr>
                    <w:id w:val="-2000747815"/>
                    <w:tag w:val="goog_rdk_193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369023832"/>
                    <w:tag w:val="goog_rdk_1938"/>
                  </w:sdtPr>
                  <w:sdtContent>
                    <w:r w:rsidDel="00000000" w:rsidR="00000000" w:rsidRPr="00000000">
                      <w:rPr>
                        <w:rFonts w:ascii="Consolas" w:cs="Consolas" w:eastAsia="Consolas" w:hAnsi="Consolas"/>
                        <w:b w:val="1"/>
                        <w:bCs w:val="1"/>
                        <w:color w:val="83d6c5"/>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76976092"/>
                    <w:tag w:val="goog_rdk_193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58607298"/>
                    <w:tag w:val="goog_rdk_1940"/>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a</w:t>
                    </w:r>
                  </w:sdtContent>
                </w:sdt>
                <w:sdt>
                  <w:sdtPr>
                    <w:id w:val="371568786"/>
                    <w:tag w:val="goog_rdk_194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771291593"/>
                    <w:tag w:val="goog_rdk_1942"/>
                  </w:sdtPr>
                  <w:sdtContent>
                    <w:r w:rsidDel="00000000" w:rsidR="00000000" w:rsidRPr="00000000">
                      <w:rPr>
                        <w:rFonts w:ascii="Consolas" w:cs="Consolas" w:eastAsia="Consolas" w:hAnsi="Consolas"/>
                        <w:b w:val="1"/>
                        <w:bCs w:val="1"/>
                        <w:color w:val="83d6c5"/>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519017438"/>
                    <w:tag w:val="goog_rdk_194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9362093"/>
                    <w:tag w:val="goog_rdk_1944"/>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b</w:t>
                    </w:r>
                  </w:sdtContent>
                </w:sdt>
                <w:sdt>
                  <w:sdtPr>
                    <w:id w:val="-345171860"/>
                    <w:tag w:val="goog_rdk_194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474317322"/>
        <w:tag w:val="goog_rdk_1949"/>
      </w:sdtPr>
      <w:sdtContent>
        <w:p w:rsidR="00000000" w:rsidDel="00000000" w:rsidP="00000000" w:rsidRDefault="00000000" w:rsidRPr="00000000" w14:paraId="00000495">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189379101"/>
              <w:tag w:val="goog_rdk_1947"/>
            </w:sdtPr>
            <w:sdtContent>
              <w:ins w:author="DANLUIS ENRIQUE ROMANI MORA" w:id="10" w:date="2025-11-10T18:52:08Z"/>
              <w:sdt>
                <w:sdtPr>
                  <w:id w:val="-2075308318"/>
                  <w:tag w:val="goog_rdk_1948"/>
                </w:sdtPr>
                <w:sdtContent>
                  <w:ins w:author="DANLUIS ENRIQUE ROMANI MORA" w:id="10" w:date="2025-11-10T18:52:08Z">
                    <w:r w:rsidDel="00000000" w:rsidR="00000000" w:rsidRPr="00000000">
                      <w:rPr>
                        <w:rtl w:val="0"/>
                      </w:rPr>
                    </w:r>
                  </w:ins>
                </w:sdtContent>
              </w:sdt>
              <w:ins w:author="DANLUIS ENRIQUE ROMANI MORA" w:id="10" w:date="2025-11-10T18:52:08Z"/>
            </w:sdtContent>
          </w:sdt>
        </w:p>
      </w:sdtContent>
    </w:sdt>
    <w:sdt>
      <w:sdtPr>
        <w:id w:val="1941974743"/>
        <w:tag w:val="goog_rdk_1953"/>
      </w:sdtPr>
      <w:sdtContent>
        <w:p w:rsidR="00000000" w:rsidDel="00000000" w:rsidP="00000000" w:rsidRDefault="00000000" w:rsidRPr="00000000" w14:paraId="00000496">
          <w:pPr>
            <w:shd w:fill="0a0a0a" w:val="clear"/>
            <w:spacing w:line="325.71428571428567" w:lineRule="auto"/>
            <w:jc w:val="both"/>
            <w:rPr>
              <w:ins w:author="DANLUIS ENRIQUE ROMANI MORA" w:id="10" w:date="2025-11-10T18:52:08Z"/>
              <w:rFonts w:ascii="Consolas" w:cs="Consolas" w:eastAsia="Consolas" w:hAnsi="Consolas"/>
              <w:b w:val="1"/>
              <w:bCs w:val="1"/>
              <w:i w:val="1"/>
              <w:iCs w:val="1"/>
              <w:color w:val="ffffff"/>
              <w:sz w:val="21"/>
              <w:szCs w:val="21"/>
              <w:rPrChange w:author="DANLUIS ENRIQUE ROMANI MORA" w:id="11" w:date="2025-11-10T18:52:08Z">
                <w:rPr>
                  <w:rFonts w:ascii="Consolas" w:cs="Consolas" w:eastAsia="Consolas" w:hAnsi="Consolas"/>
                  <w:sz w:val="21"/>
                  <w:szCs w:val="21"/>
                </w:rPr>
              </w:rPrChange>
            </w:rPr>
          </w:pPr>
          <w:sdt>
            <w:sdtPr>
              <w:id w:val="-1548157719"/>
              <w:tag w:val="goog_rdk_1950"/>
            </w:sdtPr>
            <w:sdtContent>
              <w:ins w:author="DANLUIS ENRIQUE ROMANI MORA" w:id="10" w:date="2025-11-10T18:52:08Z"/>
              <w:sdt>
                <w:sdtPr>
                  <w:id w:val="81001165"/>
                  <w:tag w:val="goog_rdk_1951"/>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907321053"/>
                    <w:tag w:val="goog_rdk_1952"/>
                  </w:sdtPr>
                  <w:sdtContent>
                    <w:r w:rsidDel="00000000" w:rsidR="00000000" w:rsidRPr="00000000">
                      <w:rPr>
                        <w:rFonts w:ascii="Consolas" w:cs="Consolas" w:eastAsia="Consolas" w:hAnsi="Consolas"/>
                        <w:b w:val="1"/>
                        <w:bCs w:val="1"/>
                        <w:i w:val="1"/>
                        <w:iCs w:val="1"/>
                        <w:color w:val="ffffff"/>
                        <w:sz w:val="21"/>
                        <w:szCs w:val="21"/>
                        <w:rtl w:val="0"/>
                        <w:rPrChange w:author="DANLUIS ENRIQUE ROMANI MORA" w:id="11" w:date="2025-11-10T18:52:08Z">
                          <w:rPr>
                            <w:rFonts w:ascii="Consolas" w:cs="Consolas" w:eastAsia="Consolas" w:hAnsi="Consolas"/>
                            <w:sz w:val="21"/>
                            <w:szCs w:val="21"/>
                          </w:rPr>
                        </w:rPrChange>
                      </w:rPr>
                      <w:t xml:space="preserve">// Preparar datos para los gráficos</w:t>
                    </w:r>
                  </w:sdtContent>
                </w:sdt>
              </w:ins>
            </w:sdtContent>
          </w:sdt>
        </w:p>
      </w:sdtContent>
    </w:sdt>
    <w:sdt>
      <w:sdtPr>
        <w:id w:val="682388883"/>
        <w:tag w:val="goog_rdk_1976"/>
      </w:sdtPr>
      <w:sdtContent>
        <w:p w:rsidR="00000000" w:rsidDel="00000000" w:rsidP="00000000" w:rsidRDefault="00000000" w:rsidRPr="00000000" w14:paraId="00000497">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312176402"/>
              <w:tag w:val="goog_rdk_1954"/>
            </w:sdtPr>
            <w:sdtContent>
              <w:ins w:author="DANLUIS ENRIQUE ROMANI MORA" w:id="10" w:date="2025-11-10T18:52:08Z"/>
              <w:sdt>
                <w:sdtPr>
                  <w:id w:val="-1816215775"/>
                  <w:tag w:val="goog_rdk_1955"/>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95808875"/>
                    <w:tag w:val="goog_rdk_1956"/>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const</w:t>
                    </w:r>
                  </w:sdtContent>
                </w:sdt>
                <w:sdt>
                  <w:sdtPr>
                    <w:id w:val="-1614847216"/>
                    <w:tag w:val="goog_rdk_195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73844938"/>
                    <w:tag w:val="goog_rdk_1958"/>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labels</w:t>
                    </w:r>
                  </w:sdtContent>
                </w:sdt>
                <w:sdt>
                  <w:sdtPr>
                    <w:id w:val="1214420496"/>
                    <w:tag w:val="goog_rdk_195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805705458"/>
                    <w:tag w:val="goog_rdk_196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617698648"/>
                    <w:tag w:val="goog_rdk_196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760155784"/>
                    <w:tag w:val="goog_rdk_1962"/>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2045197347"/>
                    <w:tag w:val="goog_rdk_196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3240889"/>
                    <w:tag w:val="goog_rdk_196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inteligencias</w:t>
                    </w:r>
                  </w:sdtContent>
                </w:sdt>
                <w:sdt>
                  <w:sdtPr>
                    <w:id w:val="-226583448"/>
                    <w:tag w:val="goog_rdk_196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28197239"/>
                    <w:tag w:val="goog_rdk_1966"/>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map</w:t>
                    </w:r>
                  </w:sdtContent>
                </w:sdt>
                <w:sdt>
                  <w:sdtPr>
                    <w:id w:val="-1687064797"/>
                    <w:tag w:val="goog_rdk_196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72759954"/>
                    <w:tag w:val="goog_rdk_1968"/>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i</w:t>
                    </w:r>
                  </w:sdtContent>
                </w:sdt>
                <w:sdt>
                  <w:sdtPr>
                    <w:id w:val="304452683"/>
                    <w:tag w:val="goog_rdk_196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22682723"/>
                    <w:tag w:val="goog_rdk_1970"/>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1499547012"/>
                    <w:tag w:val="goog_rdk_197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02335818"/>
                    <w:tag w:val="goog_rdk_197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i</w:t>
                    </w:r>
                  </w:sdtContent>
                </w:sdt>
                <w:sdt>
                  <w:sdtPr>
                    <w:id w:val="716530156"/>
                    <w:tag w:val="goog_rdk_197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63906683"/>
                    <w:tag w:val="goog_rdk_1974"/>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tipo</w:t>
                    </w:r>
                  </w:sdtContent>
                </w:sdt>
                <w:sdt>
                  <w:sdtPr>
                    <w:id w:val="-130809285"/>
                    <w:tag w:val="goog_rdk_197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667687284"/>
        <w:tag w:val="goog_rdk_1999"/>
      </w:sdtPr>
      <w:sdtContent>
        <w:p w:rsidR="00000000" w:rsidDel="00000000" w:rsidP="00000000" w:rsidRDefault="00000000" w:rsidRPr="00000000" w14:paraId="00000498">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592620943"/>
              <w:tag w:val="goog_rdk_1977"/>
            </w:sdtPr>
            <w:sdtContent>
              <w:ins w:author="DANLUIS ENRIQUE ROMANI MORA" w:id="10" w:date="2025-11-10T18:52:08Z"/>
              <w:sdt>
                <w:sdtPr>
                  <w:id w:val="752436036"/>
                  <w:tag w:val="goog_rdk_1978"/>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861860864"/>
                    <w:tag w:val="goog_rdk_1979"/>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const</w:t>
                    </w:r>
                  </w:sdtContent>
                </w:sdt>
                <w:sdt>
                  <w:sdtPr>
                    <w:id w:val="-983110267"/>
                    <w:tag w:val="goog_rdk_198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756225292"/>
                    <w:tag w:val="goog_rdk_1981"/>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valores</w:t>
                    </w:r>
                  </w:sdtContent>
                </w:sdt>
                <w:sdt>
                  <w:sdtPr>
                    <w:id w:val="562410043"/>
                    <w:tag w:val="goog_rdk_198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5065661"/>
                    <w:tag w:val="goog_rdk_1983"/>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2717535"/>
                    <w:tag w:val="goog_rdk_198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155260"/>
                    <w:tag w:val="goog_rdk_1985"/>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444775790"/>
                    <w:tag w:val="goog_rdk_198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520155797"/>
                    <w:tag w:val="goog_rdk_1987"/>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inteligencias</w:t>
                    </w:r>
                  </w:sdtContent>
                </w:sdt>
                <w:sdt>
                  <w:sdtPr>
                    <w:id w:val="-654455944"/>
                    <w:tag w:val="goog_rdk_198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00539246"/>
                    <w:tag w:val="goog_rdk_1989"/>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map</w:t>
                    </w:r>
                  </w:sdtContent>
                </w:sdt>
                <w:sdt>
                  <w:sdtPr>
                    <w:id w:val="407177163"/>
                    <w:tag w:val="goog_rdk_199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92159801"/>
                    <w:tag w:val="goog_rdk_1991"/>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i</w:t>
                    </w:r>
                  </w:sdtContent>
                </w:sdt>
                <w:sdt>
                  <w:sdtPr>
                    <w:id w:val="949463350"/>
                    <w:tag w:val="goog_rdk_199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217543479"/>
                    <w:tag w:val="goog_rdk_1993"/>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1901515134"/>
                    <w:tag w:val="goog_rdk_199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28469888"/>
                    <w:tag w:val="goog_rdk_1995"/>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i</w:t>
                    </w:r>
                  </w:sdtContent>
                </w:sdt>
                <w:sdt>
                  <w:sdtPr>
                    <w:id w:val="247638043"/>
                    <w:tag w:val="goog_rdk_199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571285274"/>
                    <w:tag w:val="goog_rdk_1997"/>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nivel</w:t>
                    </w:r>
                  </w:sdtContent>
                </w:sdt>
                <w:sdt>
                  <w:sdtPr>
                    <w:id w:val="-2090368882"/>
                    <w:tag w:val="goog_rdk_199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665264635"/>
        <w:tag w:val="goog_rdk_2002"/>
      </w:sdtPr>
      <w:sdtContent>
        <w:p w:rsidR="00000000" w:rsidDel="00000000" w:rsidP="00000000" w:rsidRDefault="00000000" w:rsidRPr="00000000" w14:paraId="00000499">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71188584"/>
              <w:tag w:val="goog_rdk_2000"/>
            </w:sdtPr>
            <w:sdtContent>
              <w:ins w:author="DANLUIS ENRIQUE ROMANI MORA" w:id="10" w:date="2025-11-10T18:52:08Z"/>
              <w:sdt>
                <w:sdtPr>
                  <w:id w:val="1994525568"/>
                  <w:tag w:val="goog_rdk_2001"/>
                </w:sdtPr>
                <w:sdtContent>
                  <w:ins w:author="DANLUIS ENRIQUE ROMANI MORA" w:id="10" w:date="2025-11-10T18:52:08Z">
                    <w:r w:rsidDel="00000000" w:rsidR="00000000" w:rsidRPr="00000000">
                      <w:rPr>
                        <w:rtl w:val="0"/>
                      </w:rPr>
                    </w:r>
                  </w:ins>
                </w:sdtContent>
              </w:sdt>
              <w:ins w:author="DANLUIS ENRIQUE ROMANI MORA" w:id="10" w:date="2025-11-10T18:52:08Z"/>
            </w:sdtContent>
          </w:sdt>
        </w:p>
      </w:sdtContent>
    </w:sdt>
    <w:sdt>
      <w:sdtPr>
        <w:id w:val="1184988392"/>
        <w:tag w:val="goog_rdk_2011"/>
      </w:sdtPr>
      <w:sdtContent>
        <w:p w:rsidR="00000000" w:rsidDel="00000000" w:rsidP="00000000" w:rsidRDefault="00000000" w:rsidRPr="00000000" w14:paraId="0000049A">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463645200"/>
              <w:tag w:val="goog_rdk_2003"/>
            </w:sdtPr>
            <w:sdtContent>
              <w:ins w:author="DANLUIS ENRIQUE ROMANI MORA" w:id="10" w:date="2025-11-10T18:52:08Z"/>
              <w:sdt>
                <w:sdtPr>
                  <w:id w:val="-2069799008"/>
                  <w:tag w:val="goog_rdk_2004"/>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2086137605"/>
                    <w:tag w:val="goog_rdk_2005"/>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874613951"/>
                    <w:tag w:val="goog_rdk_200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90317629"/>
                    <w:tag w:val="goog_rdk_2007"/>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barChartData</w:t>
                    </w:r>
                  </w:sdtContent>
                </w:sdt>
                <w:sdt>
                  <w:sdtPr>
                    <w:id w:val="-1885609148"/>
                    <w:tag w:val="goog_rdk_200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49491097"/>
                    <w:tag w:val="goog_rdk_2009"/>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989896141"/>
                    <w:tag w:val="goog_rdk_201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1863386259"/>
        <w:tag w:val="goog_rdk_2016"/>
      </w:sdtPr>
      <w:sdtContent>
        <w:p w:rsidR="00000000" w:rsidDel="00000000" w:rsidP="00000000" w:rsidRDefault="00000000" w:rsidRPr="00000000" w14:paraId="0000049B">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647511627"/>
              <w:tag w:val="goog_rdk_2012"/>
            </w:sdtPr>
            <w:sdtContent>
              <w:ins w:author="DANLUIS ENRIQUE ROMANI MORA" w:id="10" w:date="2025-11-10T18:52:08Z"/>
              <w:sdt>
                <w:sdtPr>
                  <w:id w:val="1016030865"/>
                  <w:tag w:val="goog_rdk_2013"/>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086989982"/>
                    <w:tag w:val="goog_rdk_2014"/>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labels</w:t>
                    </w:r>
                  </w:sdtContent>
                </w:sdt>
                <w:sdt>
                  <w:sdtPr>
                    <w:id w:val="589661814"/>
                    <w:tag w:val="goog_rdk_201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540539703"/>
        <w:tag w:val="goog_rdk_2032"/>
      </w:sdtPr>
      <w:sdtContent>
        <w:p w:rsidR="00000000" w:rsidDel="00000000" w:rsidP="00000000" w:rsidRDefault="00000000" w:rsidRPr="00000000" w14:paraId="0000049C">
          <w:pPr>
            <w:shd w:fill="0a0a0a" w:val="clear"/>
            <w:spacing w:line="325.71428571428567" w:lineRule="auto"/>
            <w:jc w:val="both"/>
            <w:rPr>
              <w:ins w:author="DANLUIS ENRIQUE ROMANI MORA" w:id="10" w:date="2025-11-10T18:52:08Z"/>
              <w:rFonts w:ascii="Consolas" w:cs="Consolas" w:eastAsia="Consolas" w:hAnsi="Consolas"/>
              <w:b w:val="1"/>
              <w:bCs w:val="1"/>
              <w:color w:val="d6d6dd"/>
              <w:sz w:val="21"/>
              <w:szCs w:val="21"/>
              <w:rPrChange w:author="DANLUIS ENRIQUE ROMANI MORA" w:id="11" w:date="2025-11-10T18:52:08Z">
                <w:rPr>
                  <w:rFonts w:ascii="Consolas" w:cs="Consolas" w:eastAsia="Consolas" w:hAnsi="Consolas"/>
                  <w:sz w:val="21"/>
                  <w:szCs w:val="21"/>
                </w:rPr>
              </w:rPrChange>
            </w:rPr>
          </w:pPr>
          <w:sdt>
            <w:sdtPr>
              <w:id w:val="-1026791355"/>
              <w:tag w:val="goog_rdk_2017"/>
            </w:sdtPr>
            <w:sdtContent>
              <w:ins w:author="DANLUIS ENRIQUE ROMANI MORA" w:id="10" w:date="2025-11-10T18:52:08Z"/>
              <w:sdt>
                <w:sdtPr>
                  <w:id w:val="-773778026"/>
                  <w:tag w:val="goog_rdk_2018"/>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836117680"/>
                    <w:tag w:val="goog_rdk_2019"/>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datasets:</w:t>
                    </w:r>
                  </w:sdtContent>
                </w:sdt>
                <w:sdt>
                  <w:sdtPr>
                    <w:id w:val="-196880151"/>
                    <w:tag w:val="goog_rdk_202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903357460"/>
                    <w:tag w:val="goog_rdk_2021"/>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05139388"/>
                    <w:tag w:val="goog_rdk_202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426827907"/>
                    <w:tag w:val="goog_rdk_2023"/>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label:</w:t>
                    </w:r>
                  </w:sdtContent>
                </w:sdt>
                <w:sdt>
                  <w:sdtPr>
                    <w:id w:val="-1489265288"/>
                    <w:tag w:val="goog_rdk_202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80942233"/>
                    <w:tag w:val="goog_rdk_2025"/>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'Nivel (%)'</w:t>
                    </w:r>
                  </w:sdtContent>
                </w:sdt>
                <w:sdt>
                  <w:sdtPr>
                    <w:id w:val="-184050385"/>
                    <w:tag w:val="goog_rdk_202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304087629"/>
                    <w:tag w:val="goog_rdk_2027"/>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1261842320"/>
                    <w:tag w:val="goog_rdk_202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2405353"/>
                    <w:tag w:val="goog_rdk_2029"/>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valores</w:t>
                    </w:r>
                  </w:sdtContent>
                </w:sdt>
                <w:sdt>
                  <w:sdtPr>
                    <w:id w:val="1309819850"/>
                    <w:tag w:val="goog_rdk_203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84363421"/>
                    <w:tag w:val="goog_rdk_2031"/>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810512576"/>
        <w:tag w:val="goog_rdk_2035"/>
      </w:sdtPr>
      <w:sdtContent>
        <w:p w:rsidR="00000000" w:rsidDel="00000000" w:rsidP="00000000" w:rsidRDefault="00000000" w:rsidRPr="00000000" w14:paraId="0000049D">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306692332"/>
              <w:tag w:val="goog_rdk_2033"/>
            </w:sdtPr>
            <w:sdtContent>
              <w:ins w:author="DANLUIS ENRIQUE ROMANI MORA" w:id="10" w:date="2025-11-10T18:52:08Z"/>
              <w:sdt>
                <w:sdtPr>
                  <w:id w:val="-493873383"/>
                  <w:tag w:val="goog_rdk_2034"/>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Content>
          </w:sdt>
        </w:p>
      </w:sdtContent>
    </w:sdt>
    <w:sdt>
      <w:sdtPr>
        <w:id w:val="2014059526"/>
        <w:tag w:val="goog_rdk_2056"/>
      </w:sdtPr>
      <w:sdtContent>
        <w:p w:rsidR="00000000" w:rsidDel="00000000" w:rsidP="00000000" w:rsidRDefault="00000000" w:rsidRPr="00000000" w14:paraId="0000049E">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209666578"/>
              <w:tag w:val="goog_rdk_2036"/>
            </w:sdtPr>
            <w:sdtContent>
              <w:ins w:author="DANLUIS ENRIQUE ROMANI MORA" w:id="10" w:date="2025-11-10T18:52:08Z"/>
              <w:sdt>
                <w:sdtPr>
                  <w:id w:val="176850340"/>
                  <w:tag w:val="goog_rdk_2037"/>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722687094"/>
                    <w:tag w:val="goog_rdk_2038"/>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838829322"/>
                    <w:tag w:val="goog_rdk_203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074713556"/>
                    <w:tag w:val="goog_rdk_2040"/>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pieChartData</w:t>
                    </w:r>
                  </w:sdtContent>
                </w:sdt>
                <w:sdt>
                  <w:sdtPr>
                    <w:id w:val="9053539"/>
                    <w:tag w:val="goog_rdk_204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73117705"/>
                    <w:tag w:val="goog_rdk_204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664638429"/>
                    <w:tag w:val="goog_rdk_204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 </w:t>
                    </w:r>
                  </w:sdtContent>
                </w:sdt>
                <w:sdt>
                  <w:sdtPr>
                    <w:id w:val="-467176523"/>
                    <w:tag w:val="goog_rdk_2044"/>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labels</w:t>
                    </w:r>
                  </w:sdtContent>
                </w:sdt>
                <w:sdt>
                  <w:sdtPr>
                    <w:id w:val="-1229811765"/>
                    <w:tag w:val="goog_rdk_204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640159212"/>
                    <w:tag w:val="goog_rdk_204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datasets:</w:t>
                    </w:r>
                  </w:sdtContent>
                </w:sdt>
                <w:sdt>
                  <w:sdtPr>
                    <w:id w:val="-655752629"/>
                    <w:tag w:val="goog_rdk_204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444304635"/>
                    <w:tag w:val="goog_rdk_204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30625045"/>
                    <w:tag w:val="goog_rdk_204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830704581"/>
                    <w:tag w:val="goog_rdk_205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1404173047"/>
                    <w:tag w:val="goog_rdk_205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127429374"/>
                    <w:tag w:val="goog_rdk_2052"/>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valores</w:t>
                    </w:r>
                  </w:sdtContent>
                </w:sdt>
                <w:sdt>
                  <w:sdtPr>
                    <w:id w:val="-1863067217"/>
                    <w:tag w:val="goog_rdk_205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838363855"/>
                    <w:tag w:val="goog_rdk_205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272738872"/>
                    <w:tag w:val="goog_rdk_205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1117961525"/>
        <w:tag w:val="goog_rdk_2077"/>
      </w:sdtPr>
      <w:sdtContent>
        <w:p w:rsidR="00000000" w:rsidDel="00000000" w:rsidP="00000000" w:rsidRDefault="00000000" w:rsidRPr="00000000" w14:paraId="0000049F">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579121204"/>
              <w:tag w:val="goog_rdk_2057"/>
            </w:sdtPr>
            <w:sdtContent>
              <w:ins w:author="DANLUIS ENRIQUE ROMANI MORA" w:id="10" w:date="2025-11-10T18:52:08Z"/>
              <w:sdt>
                <w:sdtPr>
                  <w:id w:val="-1842431994"/>
                  <w:tag w:val="goog_rdk_2058"/>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93455895"/>
                    <w:tag w:val="goog_rdk_2059"/>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007758240"/>
                    <w:tag w:val="goog_rdk_206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449421115"/>
                    <w:tag w:val="goog_rdk_2061"/>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doughnutChartData</w:t>
                    </w:r>
                  </w:sdtContent>
                </w:sdt>
                <w:sdt>
                  <w:sdtPr>
                    <w:id w:val="1312925223"/>
                    <w:tag w:val="goog_rdk_206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868551948"/>
                    <w:tag w:val="goog_rdk_2063"/>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513388998"/>
                    <w:tag w:val="goog_rdk_206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 </w:t>
                    </w:r>
                  </w:sdtContent>
                </w:sdt>
                <w:sdt>
                  <w:sdtPr>
                    <w:id w:val="264068396"/>
                    <w:tag w:val="goog_rdk_2065"/>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labels</w:t>
                    </w:r>
                  </w:sdtContent>
                </w:sdt>
                <w:sdt>
                  <w:sdtPr>
                    <w:id w:val="2140885583"/>
                    <w:tag w:val="goog_rdk_206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075127552"/>
                    <w:tag w:val="goog_rdk_2067"/>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datasets:</w:t>
                    </w:r>
                  </w:sdtContent>
                </w:sdt>
                <w:sdt>
                  <w:sdtPr>
                    <w:id w:val="-1161330375"/>
                    <w:tag w:val="goog_rdk_206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526706789"/>
                    <w:tag w:val="goog_rdk_2069"/>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123845222"/>
                    <w:tag w:val="goog_rdk_207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11313419"/>
                    <w:tag w:val="goog_rdk_2071"/>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1244238973"/>
                    <w:tag w:val="goog_rdk_207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760482692"/>
                    <w:tag w:val="goog_rdk_2073"/>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valores</w:t>
                    </w:r>
                  </w:sdtContent>
                </w:sdt>
                <w:sdt>
                  <w:sdtPr>
                    <w:id w:val="-37942129"/>
                    <w:tag w:val="goog_rdk_207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886764653"/>
                    <w:tag w:val="goog_rdk_2075"/>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41465834"/>
                    <w:tag w:val="goog_rdk_207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653508449"/>
        <w:tag w:val="goog_rdk_2102"/>
      </w:sdtPr>
      <w:sdtContent>
        <w:p w:rsidR="00000000" w:rsidDel="00000000" w:rsidP="00000000" w:rsidRDefault="00000000" w:rsidRPr="00000000" w14:paraId="000004A0">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612232402"/>
              <w:tag w:val="goog_rdk_2078"/>
            </w:sdtPr>
            <w:sdtContent>
              <w:ins w:author="DANLUIS ENRIQUE ROMANI MORA" w:id="10" w:date="2025-11-10T18:52:08Z"/>
              <w:sdt>
                <w:sdtPr>
                  <w:id w:val="-1979231293"/>
                  <w:tag w:val="goog_rdk_2079"/>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133039969"/>
                    <w:tag w:val="goog_rdk_2080"/>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876553400"/>
                    <w:tag w:val="goog_rdk_208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191113492"/>
                    <w:tag w:val="goog_rdk_2082"/>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radarChartData</w:t>
                    </w:r>
                  </w:sdtContent>
                </w:sdt>
                <w:sdt>
                  <w:sdtPr>
                    <w:id w:val="-831152105"/>
                    <w:tag w:val="goog_rdk_208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82815793"/>
                    <w:tag w:val="goog_rdk_2084"/>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231544494"/>
                    <w:tag w:val="goog_rdk_208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 </w:t>
                    </w:r>
                  </w:sdtContent>
                </w:sdt>
                <w:sdt>
                  <w:sdtPr>
                    <w:id w:val="-107002818"/>
                    <w:tag w:val="goog_rdk_2086"/>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labels</w:t>
                    </w:r>
                  </w:sdtContent>
                </w:sdt>
                <w:sdt>
                  <w:sdtPr>
                    <w:id w:val="-1329299690"/>
                    <w:tag w:val="goog_rdk_208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582035056"/>
                    <w:tag w:val="goog_rdk_208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datasets:</w:t>
                    </w:r>
                  </w:sdtContent>
                </w:sdt>
                <w:sdt>
                  <w:sdtPr>
                    <w:id w:val="1077722475"/>
                    <w:tag w:val="goog_rdk_208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791218554"/>
                    <w:tag w:val="goog_rdk_209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331501548"/>
                    <w:tag w:val="goog_rdk_209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1570824"/>
                    <w:tag w:val="goog_rdk_2092"/>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label:</w:t>
                    </w:r>
                  </w:sdtContent>
                </w:sdt>
                <w:sdt>
                  <w:sdtPr>
                    <w:id w:val="851732577"/>
                    <w:tag w:val="goog_rdk_209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936978470"/>
                    <w:tag w:val="goog_rdk_2094"/>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'Perfil de Inteligencias'</w:t>
                    </w:r>
                  </w:sdtContent>
                </w:sdt>
                <w:sdt>
                  <w:sdtPr>
                    <w:id w:val="529990168"/>
                    <w:tag w:val="goog_rdk_209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476549823"/>
                    <w:tag w:val="goog_rdk_2096"/>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data:</w:t>
                    </w:r>
                  </w:sdtContent>
                </w:sdt>
                <w:sdt>
                  <w:sdtPr>
                    <w:id w:val="243862877"/>
                    <w:tag w:val="goog_rdk_209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514627344"/>
                    <w:tag w:val="goog_rdk_2098"/>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valores</w:t>
                    </w:r>
                  </w:sdtContent>
                </w:sdt>
                <w:sdt>
                  <w:sdtPr>
                    <w:id w:val="-1613672993"/>
                    <w:tag w:val="goog_rdk_209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683158304"/>
                    <w:tag w:val="goog_rdk_2100"/>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770114990"/>
                    <w:tag w:val="goog_rdk_210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ins>
            </w:sdtContent>
          </w:sdt>
        </w:p>
      </w:sdtContent>
    </w:sdt>
    <w:sdt>
      <w:sdtPr>
        <w:id w:val="421066346"/>
        <w:tag w:val="goog_rdk_2105"/>
      </w:sdtPr>
      <w:sdtContent>
        <w:p w:rsidR="00000000" w:rsidDel="00000000" w:rsidP="00000000" w:rsidRDefault="00000000" w:rsidRPr="00000000" w14:paraId="000004A1">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13474915"/>
              <w:tag w:val="goog_rdk_2103"/>
            </w:sdtPr>
            <w:sdtContent>
              <w:ins w:author="DANLUIS ENRIQUE ROMANI MORA" w:id="10" w:date="2025-11-10T18:52:08Z"/>
              <w:sdt>
                <w:sdtPr>
                  <w:id w:val="1426968896"/>
                  <w:tag w:val="goog_rdk_2104"/>
                </w:sdtPr>
                <w:sdtContent>
                  <w:ins w:author="DANLUIS ENRIQUE ROMANI MORA" w:id="10" w:date="2025-11-10T18:52:08Z">
                    <w:r w:rsidDel="00000000" w:rsidR="00000000" w:rsidRPr="00000000">
                      <w:rPr>
                        <w:rtl w:val="0"/>
                      </w:rPr>
                    </w:r>
                  </w:ins>
                </w:sdtContent>
              </w:sdt>
              <w:ins w:author="DANLUIS ENRIQUE ROMANI MORA" w:id="10" w:date="2025-11-10T18:52:08Z"/>
            </w:sdtContent>
          </w:sdt>
        </w:p>
      </w:sdtContent>
    </w:sdt>
    <w:sdt>
      <w:sdtPr>
        <w:id w:val="-1742011462"/>
        <w:tag w:val="goog_rdk_2118"/>
      </w:sdtPr>
      <w:sdtContent>
        <w:p w:rsidR="00000000" w:rsidDel="00000000" w:rsidP="00000000" w:rsidRDefault="00000000" w:rsidRPr="00000000" w14:paraId="000004A2">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042583275"/>
              <w:tag w:val="goog_rdk_2106"/>
            </w:sdtPr>
            <w:sdtContent>
              <w:ins w:author="DANLUIS ENRIQUE ROMANI MORA" w:id="10" w:date="2025-11-10T18:52:08Z"/>
              <w:sdt>
                <w:sdtPr>
                  <w:id w:val="-1693328704"/>
                  <w:tag w:val="goog_rdk_2107"/>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76404400"/>
                    <w:tag w:val="goog_rdk_2108"/>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console</w:t>
                    </w:r>
                  </w:sdtContent>
                </w:sdt>
                <w:sdt>
                  <w:sdtPr>
                    <w:id w:val="-1898617551"/>
                    <w:tag w:val="goog_rdk_2109"/>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881992063"/>
                    <w:tag w:val="goog_rdk_2110"/>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log</w:t>
                    </w:r>
                  </w:sdtContent>
                </w:sdt>
                <w:sdt>
                  <w:sdtPr>
                    <w:id w:val="428083665"/>
                    <w:tag w:val="goog_rdk_2111"/>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286511131"/>
                    <w:tag w:val="goog_rdk_2112"/>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'Resultados del test cargados:'</w:t>
                    </w:r>
                  </w:sdtContent>
                </w:sdt>
                <w:sdt>
                  <w:sdtPr>
                    <w:id w:val="-526739910"/>
                    <w:tag w:val="goog_rdk_2113"/>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56593371"/>
                    <w:tag w:val="goog_rdk_2114"/>
                  </w:sdtPr>
                  <w:sdtContent>
                    <w:r w:rsidDel="00000000" w:rsidR="00000000" w:rsidRPr="00000000">
                      <w:rPr>
                        <w:rFonts w:ascii="Consolas" w:cs="Consolas" w:eastAsia="Consolas" w:hAnsi="Consolas"/>
                        <w:b w:val="1"/>
                        <w:bCs w:val="1"/>
                        <w:color w:val="c1808a"/>
                        <w:sz w:val="21"/>
                        <w:szCs w:val="21"/>
                        <w:rtl w:val="0"/>
                        <w:rPrChange w:author="DANLUIS ENRIQUE ROMANI MORA" w:id="11" w:date="2025-11-10T18:52:08Z">
                          <w:rPr>
                            <w:rFonts w:ascii="Consolas" w:cs="Consolas" w:eastAsia="Consolas" w:hAnsi="Consolas"/>
                            <w:sz w:val="21"/>
                            <w:szCs w:val="21"/>
                          </w:rPr>
                        </w:rPrChange>
                      </w:rPr>
                      <w:t xml:space="preserve">this</w:t>
                    </w:r>
                  </w:sdtContent>
                </w:sdt>
                <w:sdt>
                  <w:sdtPr>
                    <w:id w:val="1601774773"/>
                    <w:tag w:val="goog_rdk_2115"/>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617390314"/>
                    <w:tag w:val="goog_rdk_2116"/>
                  </w:sdtPr>
                  <w:sdtContent>
                    <w:r w:rsidDel="00000000" w:rsidR="00000000" w:rsidRPr="00000000">
                      <w:rPr>
                        <w:rFonts w:ascii="Consolas" w:cs="Consolas" w:eastAsia="Consolas" w:hAnsi="Consolas"/>
                        <w:b w:val="1"/>
                        <w:bCs w:val="1"/>
                        <w:color w:val="aa9bf5"/>
                        <w:sz w:val="21"/>
                        <w:szCs w:val="21"/>
                        <w:rtl w:val="0"/>
                        <w:rPrChange w:author="DANLUIS ENRIQUE ROMANI MORA" w:id="11" w:date="2025-11-10T18:52:08Z">
                          <w:rPr>
                            <w:rFonts w:ascii="Consolas" w:cs="Consolas" w:eastAsia="Consolas" w:hAnsi="Consolas"/>
                            <w:sz w:val="21"/>
                            <w:szCs w:val="21"/>
                          </w:rPr>
                        </w:rPrChange>
                      </w:rPr>
                      <w:t xml:space="preserve">inteligencias</w:t>
                    </w:r>
                  </w:sdtContent>
                </w:sdt>
                <w:sdt>
                  <w:sdtPr>
                    <w:id w:val="-79187556"/>
                    <w:tag w:val="goog_rdk_2117"/>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sdt>
      <w:sdtPr>
        <w:id w:val="1889374921"/>
        <w:tag w:val="goog_rdk_2121"/>
      </w:sdtPr>
      <w:sdtContent>
        <w:p w:rsidR="00000000" w:rsidDel="00000000" w:rsidP="00000000" w:rsidRDefault="00000000" w:rsidRPr="00000000" w14:paraId="000004A3">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980387785"/>
              <w:tag w:val="goog_rdk_2119"/>
            </w:sdtPr>
            <w:sdtContent>
              <w:ins w:author="DANLUIS ENRIQUE ROMANI MORA" w:id="10" w:date="2025-11-10T18:52:08Z"/>
              <w:sdt>
                <w:sdtPr>
                  <w:id w:val="-1565271927"/>
                  <w:tag w:val="goog_rdk_2120"/>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Content>
          </w:sdt>
        </w:p>
      </w:sdtContent>
    </w:sdt>
    <w:sdt>
      <w:sdtPr>
        <w:id w:val="1367794907"/>
        <w:tag w:val="goog_rdk_2139"/>
      </w:sdtPr>
      <w:sdtContent>
        <w:p w:rsidR="00000000" w:rsidDel="00000000" w:rsidP="00000000" w:rsidRDefault="00000000" w:rsidRPr="00000000" w14:paraId="000004A4">
          <w:pPr>
            <w:shd w:fill="0a0a0a" w:val="clear"/>
            <w:spacing w:line="325.71428571428567" w:lineRule="auto"/>
            <w:jc w:val="both"/>
            <w:rPr>
              <w:ins w:author="DANLUIS ENRIQUE ROMANI MORA" w:id="10" w:date="2025-11-10T18:52:08Z"/>
              <w:rFonts w:ascii="Consolas" w:cs="Consolas" w:eastAsia="Consolas" w:hAnsi="Consolas"/>
              <w:b w:val="1"/>
              <w:bCs w:val="1"/>
              <w:color w:val="d8dee9"/>
              <w:sz w:val="21"/>
              <w:szCs w:val="21"/>
              <w:rPrChange w:author="DANLUIS ENRIQUE ROMANI MORA" w:id="11" w:date="2025-11-10T18:52:08Z">
                <w:rPr>
                  <w:rFonts w:ascii="Consolas" w:cs="Consolas" w:eastAsia="Consolas" w:hAnsi="Consolas"/>
                  <w:sz w:val="21"/>
                  <w:szCs w:val="21"/>
                </w:rPr>
              </w:rPrChange>
            </w:rPr>
          </w:pPr>
          <w:sdt>
            <w:sdtPr>
              <w:id w:val="1110073364"/>
              <w:tag w:val="goog_rdk_2122"/>
            </w:sdtPr>
            <w:sdtContent>
              <w:ins w:author="DANLUIS ENRIQUE ROMANI MORA" w:id="10" w:date="2025-11-10T18:52:08Z"/>
              <w:sdt>
                <w:sdtPr>
                  <w:id w:val="-611266685"/>
                  <w:tag w:val="goog_rdk_2123"/>
                </w:sdtPr>
                <w:sdtContent>
                  <w:ins w:author="DANLUIS ENRIQUE ROMANI MORA" w:id="10" w:date="2025-11-10T18:52:08Z">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ins>
                </w:sdtContent>
              </w:sdt>
              <w:ins w:author="DANLUIS ENRIQUE ROMANI MORA" w:id="10" w:date="2025-11-10T18:52:08Z">
                <w:sdt>
                  <w:sdtPr>
                    <w:id w:val="2101924188"/>
                    <w:tag w:val="goog_rdk_2124"/>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error</w:t>
                    </w:r>
                  </w:sdtContent>
                </w:sdt>
                <w:sdt>
                  <w:sdtPr>
                    <w:id w:val="183608765"/>
                    <w:tag w:val="goog_rdk_2125"/>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300568195"/>
                    <w:tag w:val="goog_rdk_212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114484442"/>
                    <w:tag w:val="goog_rdk_2127"/>
                  </w:sdtPr>
                  <w:sdtContent>
                    <w:r w:rsidDel="00000000" w:rsidR="00000000" w:rsidRPr="00000000">
                      <w:rPr>
                        <w:rFonts w:ascii="Consolas" w:cs="Consolas" w:eastAsia="Consolas" w:hAnsi="Consolas"/>
                        <w:b w:val="1"/>
                        <w:bCs w:val="1"/>
                        <w:i w:val="1"/>
                        <w:iCs w:val="1"/>
                        <w:color w:val="d6d6dd"/>
                        <w:sz w:val="21"/>
                        <w:szCs w:val="21"/>
                        <w:rtl w:val="0"/>
                        <w:rPrChange w:author="DANLUIS ENRIQUE ROMANI MORA" w:id="11" w:date="2025-11-10T18:52:08Z">
                          <w:rPr>
                            <w:rFonts w:ascii="Consolas" w:cs="Consolas" w:eastAsia="Consolas" w:hAnsi="Consolas"/>
                            <w:sz w:val="21"/>
                            <w:szCs w:val="21"/>
                          </w:rPr>
                        </w:rPrChange>
                      </w:rPr>
                      <w:t xml:space="preserve">err</w:t>
                    </w:r>
                  </w:sdtContent>
                </w:sdt>
                <w:sdt>
                  <w:sdtPr>
                    <w:id w:val="1329657144"/>
                    <w:tag w:val="goog_rdk_212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1185965987"/>
                    <w:tag w:val="goog_rdk_2129"/>
                  </w:sdtPr>
                  <w:sdtContent>
                    <w:r w:rsidDel="00000000" w:rsidR="00000000" w:rsidRPr="00000000">
                      <w:rPr>
                        <w:rFonts w:ascii="Consolas" w:cs="Consolas" w:eastAsia="Consolas" w:hAnsi="Consolas"/>
                        <w:b w:val="1"/>
                        <w:bCs w:val="1"/>
                        <w:color w:val="82d2ce"/>
                        <w:sz w:val="21"/>
                        <w:szCs w:val="21"/>
                        <w:rtl w:val="0"/>
                        <w:rPrChange w:author="DANLUIS ENRIQUE ROMANI MORA" w:id="11" w:date="2025-11-10T18:52:08Z">
                          <w:rPr>
                            <w:rFonts w:ascii="Consolas" w:cs="Consolas" w:eastAsia="Consolas" w:hAnsi="Consolas"/>
                            <w:sz w:val="21"/>
                            <w:szCs w:val="21"/>
                          </w:rPr>
                        </w:rPrChange>
                      </w:rPr>
                      <w:t xml:space="preserve">=&gt;</w:t>
                    </w:r>
                  </w:sdtContent>
                </w:sdt>
                <w:sdt>
                  <w:sdtPr>
                    <w:id w:val="-1996081687"/>
                    <w:tag w:val="goog_rdk_2130"/>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530521872"/>
                    <w:tag w:val="goog_rdk_2131"/>
                  </w:sdtPr>
                  <w:sdtContent>
                    <w:r w:rsidDel="00000000" w:rsidR="00000000" w:rsidRPr="00000000">
                      <w:rPr>
                        <w:rFonts w:ascii="Consolas" w:cs="Consolas" w:eastAsia="Consolas" w:hAnsi="Consolas"/>
                        <w:b w:val="1"/>
                        <w:bCs w:val="1"/>
                        <w:color w:val="d6d6dd"/>
                        <w:sz w:val="21"/>
                        <w:szCs w:val="21"/>
                        <w:rtl w:val="0"/>
                        <w:rPrChange w:author="DANLUIS ENRIQUE ROMANI MORA" w:id="11" w:date="2025-11-10T18:52:08Z">
                          <w:rPr>
                            <w:rFonts w:ascii="Consolas" w:cs="Consolas" w:eastAsia="Consolas" w:hAnsi="Consolas"/>
                            <w:sz w:val="21"/>
                            <w:szCs w:val="21"/>
                          </w:rPr>
                        </w:rPrChange>
                      </w:rPr>
                      <w:t xml:space="preserve">console</w:t>
                    </w:r>
                  </w:sdtContent>
                </w:sdt>
                <w:sdt>
                  <w:sdtPr>
                    <w:id w:val="575640012"/>
                    <w:tag w:val="goog_rdk_2132"/>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845954276"/>
                    <w:tag w:val="goog_rdk_2133"/>
                  </w:sdtPr>
                  <w:sdtContent>
                    <w:r w:rsidDel="00000000" w:rsidR="00000000" w:rsidRPr="00000000">
                      <w:rPr>
                        <w:rFonts w:ascii="Consolas" w:cs="Consolas" w:eastAsia="Consolas" w:hAnsi="Consolas"/>
                        <w:b w:val="1"/>
                        <w:bCs w:val="1"/>
                        <w:color w:val="efb080"/>
                        <w:sz w:val="21"/>
                        <w:szCs w:val="21"/>
                        <w:rtl w:val="0"/>
                        <w:rPrChange w:author="DANLUIS ENRIQUE ROMANI MORA" w:id="11" w:date="2025-11-10T18:52:08Z">
                          <w:rPr>
                            <w:rFonts w:ascii="Consolas" w:cs="Consolas" w:eastAsia="Consolas" w:hAnsi="Consolas"/>
                            <w:sz w:val="21"/>
                            <w:szCs w:val="21"/>
                          </w:rPr>
                        </w:rPrChange>
                      </w:rPr>
                      <w:t xml:space="preserve">error</w:t>
                    </w:r>
                  </w:sdtContent>
                </w:sdt>
                <w:sdt>
                  <w:sdtPr>
                    <w:id w:val="-1617385261"/>
                    <w:tag w:val="goog_rdk_2134"/>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sdt>
                  <w:sdtPr>
                    <w:id w:val="170168412"/>
                    <w:tag w:val="goog_rdk_2135"/>
                  </w:sdtPr>
                  <w:sdtContent>
                    <w:r w:rsidDel="00000000" w:rsidR="00000000" w:rsidRPr="00000000">
                      <w:rPr>
                        <w:rFonts w:ascii="Consolas" w:cs="Consolas" w:eastAsia="Consolas" w:hAnsi="Consolas"/>
                        <w:b w:val="1"/>
                        <w:bCs w:val="1"/>
                        <w:color w:val="e394dc"/>
                        <w:sz w:val="21"/>
                        <w:szCs w:val="21"/>
                        <w:rtl w:val="0"/>
                        <w:rPrChange w:author="DANLUIS ENRIQUE ROMANI MORA" w:id="11" w:date="2025-11-10T18:52:08Z">
                          <w:rPr>
                            <w:rFonts w:ascii="Consolas" w:cs="Consolas" w:eastAsia="Consolas" w:hAnsi="Consolas"/>
                            <w:sz w:val="21"/>
                            <w:szCs w:val="21"/>
                          </w:rPr>
                        </w:rPrChange>
                      </w:rPr>
                      <w:t xml:space="preserve">'Error al obtener resultados del test:'</w:t>
                    </w:r>
                  </w:sdtContent>
                </w:sdt>
                <w:sdt>
                  <w:sdtPr>
                    <w:id w:val="964048879"/>
                    <w:tag w:val="goog_rdk_2136"/>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 </w:t>
                    </w:r>
                  </w:sdtContent>
                </w:sdt>
                <w:sdt>
                  <w:sdtPr>
                    <w:id w:val="-2044281797"/>
                    <w:tag w:val="goog_rdk_2137"/>
                  </w:sdtPr>
                  <w:sdtContent>
                    <w:r w:rsidDel="00000000" w:rsidR="00000000" w:rsidRPr="00000000">
                      <w:rPr>
                        <w:rFonts w:ascii="Consolas" w:cs="Consolas" w:eastAsia="Consolas" w:hAnsi="Consolas"/>
                        <w:b w:val="1"/>
                        <w:bCs w:val="1"/>
                        <w:color w:val="94c1fa"/>
                        <w:sz w:val="21"/>
                        <w:szCs w:val="21"/>
                        <w:rtl w:val="0"/>
                        <w:rPrChange w:author="DANLUIS ENRIQUE ROMANI MORA" w:id="11" w:date="2025-11-10T18:52:08Z">
                          <w:rPr>
                            <w:rFonts w:ascii="Consolas" w:cs="Consolas" w:eastAsia="Consolas" w:hAnsi="Consolas"/>
                            <w:sz w:val="21"/>
                            <w:szCs w:val="21"/>
                          </w:rPr>
                        </w:rPrChange>
                      </w:rPr>
                      <w:t xml:space="preserve">err</w:t>
                    </w:r>
                  </w:sdtContent>
                </w:sdt>
                <w:sdt>
                  <w:sdtPr>
                    <w:id w:val="863119439"/>
                    <w:tag w:val="goog_rdk_2138"/>
                  </w:sdtPr>
                  <w:sdtContent>
                    <w:r w:rsidDel="00000000" w:rsidR="00000000" w:rsidRPr="00000000">
                      <w:rPr>
                        <w:rFonts w:ascii="Consolas" w:cs="Consolas" w:eastAsia="Consolas" w:hAnsi="Consolas"/>
                        <w:b w:val="1"/>
                        <w:bCs w:val="1"/>
                        <w:color w:val="d8dee9"/>
                        <w:sz w:val="21"/>
                        <w:szCs w:val="21"/>
                        <w:rtl w:val="0"/>
                        <w:rPrChange w:author="DANLUIS ENRIQUE ROMANI MORA" w:id="11" w:date="2025-11-10T18:52:08Z">
                          <w:rPr>
                            <w:rFonts w:ascii="Consolas" w:cs="Consolas" w:eastAsia="Consolas" w:hAnsi="Consolas"/>
                            <w:sz w:val="21"/>
                            <w:szCs w:val="21"/>
                          </w:rPr>
                        </w:rPrChange>
                      </w:rPr>
                      <w:t xml:space="preserve">)</w:t>
                    </w:r>
                  </w:sdtContent>
                </w:sdt>
              </w:ins>
            </w:sdtContent>
          </w:sdt>
        </w:p>
      </w:sdtContent>
    </w:sdt>
    <w:p w:rsidR="00000000" w:rsidDel="00000000" w:rsidP="00000000" w:rsidRDefault="00000000" w:rsidRPr="00000000" w14:paraId="000004A5">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A6">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4.1.4: </w:t>
      </w:r>
      <w:r w:rsidDel="00000000" w:rsidR="00000000" w:rsidRPr="00000000">
        <w:rPr>
          <w:rFonts w:ascii="Times New Roman" w:cs="Times New Roman" w:eastAsia="Times New Roman" w:hAnsi="Times New Roman"/>
          <w:b w:val="1"/>
          <w:bCs w:val="1"/>
          <w:sz w:val="30"/>
          <w:szCs w:val="30"/>
          <w:rtl w:val="0"/>
        </w:rPr>
        <w:t xml:space="preserve">Implementar actualización automática tras nueva prueba.</w:t>
      </w:r>
    </w:p>
    <w:sdt>
      <w:sdtPr>
        <w:id w:val="599752238"/>
        <w:tag w:val="goog_rdk_2144"/>
      </w:sdtPr>
      <w:sdtContent>
        <w:p w:rsidR="00000000" w:rsidDel="00000000" w:rsidP="00000000" w:rsidRDefault="00000000" w:rsidRPr="00000000" w14:paraId="000004A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61565446"/>
              <w:tag w:val="goog_rdk_2140"/>
            </w:sdtPr>
            <w:sdtContent>
              <w:ins w:author="DANLUIS ENRIQUE ROMANI MORA" w:id="12" w:date="2025-11-10T18:52:23Z"/>
              <w:sdt>
                <w:sdtPr>
                  <w:id w:val="1717878496"/>
                  <w:tag w:val="goog_rdk_2141"/>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957500621"/>
                    <w:tag w:val="goog_rdk_2142"/>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ngOnInit</w:t>
                    </w:r>
                  </w:sdtContent>
                </w:sdt>
                <w:sdt>
                  <w:sdtPr>
                    <w:id w:val="-335183562"/>
                    <w:tag w:val="goog_rdk_214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1501725482"/>
        <w:tag w:val="goog_rdk_2151"/>
      </w:sdtPr>
      <w:sdtContent>
        <w:p w:rsidR="00000000" w:rsidDel="00000000" w:rsidP="00000000" w:rsidRDefault="00000000" w:rsidRPr="00000000" w14:paraId="000004A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266750297"/>
              <w:tag w:val="goog_rdk_2145"/>
            </w:sdtPr>
            <w:sdtContent>
              <w:ins w:author="DANLUIS ENRIQUE ROMANI MORA" w:id="12" w:date="2025-11-10T18:52:23Z"/>
              <w:sdt>
                <w:sdtPr>
                  <w:id w:val="-867520826"/>
                  <w:tag w:val="goog_rdk_2146"/>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632697745"/>
                    <w:tag w:val="goog_rdk_2147"/>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1480570940"/>
                    <w:tag w:val="goog_rdk_214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45181526"/>
                    <w:tag w:val="goog_rdk_2149"/>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cargarDatosAlumno</w:t>
                    </w:r>
                  </w:sdtContent>
                </w:sdt>
                <w:sdt>
                  <w:sdtPr>
                    <w:id w:val="264366153"/>
                    <w:tag w:val="goog_rdk_215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364160100"/>
        <w:tag w:val="goog_rdk_2154"/>
      </w:sdtPr>
      <w:sdtContent>
        <w:p w:rsidR="00000000" w:rsidDel="00000000" w:rsidP="00000000" w:rsidRDefault="00000000" w:rsidRPr="00000000" w14:paraId="000004A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664988848"/>
              <w:tag w:val="goog_rdk_2152"/>
            </w:sdtPr>
            <w:sdtContent>
              <w:ins w:author="DANLUIS ENRIQUE ROMANI MORA" w:id="12" w:date="2025-11-10T18:52:23Z"/>
              <w:sdt>
                <w:sdtPr>
                  <w:id w:val="-883102245"/>
                  <w:tag w:val="goog_rdk_2153"/>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Content>
          </w:sdt>
        </w:p>
      </w:sdtContent>
    </w:sdt>
    <w:sdt>
      <w:sdtPr>
        <w:id w:val="694048783"/>
        <w:tag w:val="goog_rdk_2157"/>
      </w:sdtPr>
      <w:sdtContent>
        <w:p w:rsidR="00000000" w:rsidDel="00000000" w:rsidP="00000000" w:rsidRDefault="00000000" w:rsidRPr="00000000" w14:paraId="000004A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960286472"/>
              <w:tag w:val="goog_rdk_2155"/>
            </w:sdtPr>
            <w:sdtContent>
              <w:ins w:author="DANLUIS ENRIQUE ROMANI MORA" w:id="12" w:date="2025-11-10T18:52:23Z"/>
              <w:sdt>
                <w:sdtPr>
                  <w:id w:val="-2120841851"/>
                  <w:tag w:val="goog_rdk_2156"/>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1658488046"/>
        <w:tag w:val="goog_rdk_2160"/>
      </w:sdtPr>
      <w:sdtContent>
        <w:p w:rsidR="00000000" w:rsidDel="00000000" w:rsidP="00000000" w:rsidRDefault="00000000" w:rsidRPr="00000000" w14:paraId="000004A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61061511"/>
              <w:tag w:val="goog_rdk_2158"/>
            </w:sdtPr>
            <w:sdtContent>
              <w:ins w:author="DANLUIS ENRIQUE ROMANI MORA" w:id="12" w:date="2025-11-10T18:52:23Z"/>
              <w:sdt>
                <w:sdtPr>
                  <w:id w:val="362711200"/>
                  <w:tag w:val="goog_rdk_2159"/>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1078112886"/>
        <w:tag w:val="goog_rdk_2175"/>
      </w:sdtPr>
      <w:sdtContent>
        <w:p w:rsidR="00000000" w:rsidDel="00000000" w:rsidP="00000000" w:rsidRDefault="00000000" w:rsidRPr="00000000" w14:paraId="000004A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i w:val="1"/>
              <w:iCs w:val="1"/>
              <w:color w:val="ffffff"/>
              <w:sz w:val="21"/>
              <w:szCs w:val="21"/>
              <w:rPrChange w:author="DANLUIS ENRIQUE ROMANI MORA" w:id="13" w:date="2025-11-10T18:52:23Z">
                <w:rPr>
                  <w:rFonts w:ascii="Consolas" w:cs="Consolas" w:eastAsia="Consolas" w:hAnsi="Consolas"/>
                  <w:sz w:val="21"/>
                  <w:szCs w:val="21"/>
                </w:rPr>
              </w:rPrChange>
            </w:rPr>
          </w:pPr>
          <w:sdt>
            <w:sdtPr>
              <w:id w:val="2108173172"/>
              <w:tag w:val="goog_rdk_2161"/>
            </w:sdtPr>
            <w:sdtContent>
              <w:ins w:author="DANLUIS ENRIQUE ROMANI MORA" w:id="12" w:date="2025-11-10T18:52:23Z"/>
              <w:sdt>
                <w:sdtPr>
                  <w:id w:val="428425880"/>
                  <w:tag w:val="goog_rdk_2162"/>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9797937"/>
                    <w:tag w:val="goog_rdk_216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cursos</w:t>
                    </w:r>
                  </w:sdtContent>
                </w:sdt>
                <w:sdt>
                  <w:sdtPr>
                    <w:id w:val="1063568393"/>
                    <w:tag w:val="goog_rdk_216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857896949"/>
                    <w:tag w:val="goog_rdk_2165"/>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89943166"/>
                    <w:tag w:val="goog_rdk_216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66073603"/>
                    <w:tag w:val="goog_rdk_2167"/>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any</w:t>
                    </w:r>
                  </w:sdtContent>
                </w:sdt>
                <w:sdt>
                  <w:sdtPr>
                    <w:id w:val="235329839"/>
                    <w:tag w:val="goog_rdk_2168"/>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20305748"/>
                    <w:tag w:val="goog_rdk_216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014423584"/>
                    <w:tag w:val="goog_rdk_217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730804815"/>
                    <w:tag w:val="goog_rdk_217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956957304"/>
                    <w:tag w:val="goog_rdk_217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698882910"/>
                    <w:tag w:val="goog_rdk_217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37737400"/>
                    <w:tag w:val="goog_rdk_2174"/>
                  </w:sdtPr>
                  <w:sdtContent>
                    <w:r w:rsidDel="00000000" w:rsidR="00000000" w:rsidRPr="00000000">
                      <w:rPr>
                        <w:rFonts w:ascii="Consolas" w:cs="Consolas" w:eastAsia="Consolas" w:hAnsi="Consolas"/>
                        <w:i w:val="1"/>
                        <w:iCs w:val="1"/>
                        <w:color w:val="ffffff"/>
                        <w:sz w:val="21"/>
                        <w:szCs w:val="21"/>
                        <w:rtl w:val="0"/>
                        <w:rPrChange w:author="DANLUIS ENRIQUE ROMANI MORA" w:id="13" w:date="2025-11-10T18:52:23Z">
                          <w:rPr>
                            <w:rFonts w:ascii="Consolas" w:cs="Consolas" w:eastAsia="Consolas" w:hAnsi="Consolas"/>
                            <w:sz w:val="21"/>
                            <w:szCs w:val="21"/>
                          </w:rPr>
                        </w:rPrChange>
                      </w:rPr>
                      <w:t xml:space="preserve">// &lt;--- array vacío</w:t>
                    </w:r>
                  </w:sdtContent>
                </w:sdt>
              </w:ins>
            </w:sdtContent>
          </w:sdt>
        </w:p>
      </w:sdtContent>
    </w:sdt>
    <w:sdt>
      <w:sdtPr>
        <w:id w:val="-719306994"/>
        <w:tag w:val="goog_rdk_2185"/>
      </w:sdtPr>
      <w:sdtContent>
        <w:p w:rsidR="00000000" w:rsidDel="00000000" w:rsidP="00000000" w:rsidRDefault="00000000" w:rsidRPr="00000000" w14:paraId="000004A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701318578"/>
              <w:tag w:val="goog_rdk_2176"/>
            </w:sdtPr>
            <w:sdtContent>
              <w:ins w:author="DANLUIS ENRIQUE ROMANI MORA" w:id="12" w:date="2025-11-10T18:52:23Z"/>
              <w:sdt>
                <w:sdtPr>
                  <w:id w:val="381925549"/>
                  <w:tag w:val="goog_rdk_2177"/>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2083038670"/>
                    <w:tag w:val="goog_rdk_2178"/>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mostrarSeccion</w:t>
                    </w:r>
                  </w:sdtContent>
                </w:sdt>
                <w:sdt>
                  <w:sdtPr>
                    <w:id w:val="-475229171"/>
                    <w:tag w:val="goog_rdk_217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282268823"/>
                    <w:tag w:val="goog_rdk_2180"/>
                  </w:sdtPr>
                  <w:sdtContent>
                    <w:r w:rsidDel="00000000" w:rsidR="00000000" w:rsidRPr="00000000">
                      <w:rPr>
                        <w:rFonts w:ascii="Consolas" w:cs="Consolas" w:eastAsia="Consolas" w:hAnsi="Consolas"/>
                        <w:i w:val="1"/>
                        <w:iCs w:val="1"/>
                        <w:color w:val="d6d6dd"/>
                        <w:sz w:val="21"/>
                        <w:szCs w:val="21"/>
                        <w:rtl w:val="0"/>
                        <w:rPrChange w:author="DANLUIS ENRIQUE ROMANI MORA" w:id="13" w:date="2025-11-10T18:52:23Z">
                          <w:rPr>
                            <w:rFonts w:ascii="Consolas" w:cs="Consolas" w:eastAsia="Consolas" w:hAnsi="Consolas"/>
                            <w:sz w:val="21"/>
                            <w:szCs w:val="21"/>
                          </w:rPr>
                        </w:rPrChange>
                      </w:rPr>
                      <w:t xml:space="preserve">seccion</w:t>
                    </w:r>
                  </w:sdtContent>
                </w:sdt>
                <w:sdt>
                  <w:sdtPr>
                    <w:id w:val="1349599342"/>
                    <w:tag w:val="goog_rdk_2181"/>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559190560"/>
                    <w:tag w:val="goog_rdk_218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99556719"/>
                    <w:tag w:val="goog_rdk_2183"/>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string</w:t>
                    </w:r>
                  </w:sdtContent>
                </w:sdt>
                <w:sdt>
                  <w:sdtPr>
                    <w:id w:val="-168993279"/>
                    <w:tag w:val="goog_rdk_218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356621225"/>
        <w:tag w:val="goog_rdk_2196"/>
      </w:sdtPr>
      <w:sdtContent>
        <w:p w:rsidR="00000000" w:rsidDel="00000000" w:rsidP="00000000" w:rsidRDefault="00000000" w:rsidRPr="00000000" w14:paraId="000004A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823543117"/>
              <w:tag w:val="goog_rdk_2186"/>
            </w:sdtPr>
            <w:sdtContent>
              <w:ins w:author="DANLUIS ENRIQUE ROMANI MORA" w:id="12" w:date="2025-11-10T18:52:23Z"/>
              <w:sdt>
                <w:sdtPr>
                  <w:id w:val="-1522694034"/>
                  <w:tag w:val="goog_rdk_2187"/>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465045240"/>
                    <w:tag w:val="goog_rdk_2188"/>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1173591072"/>
                    <w:tag w:val="goog_rdk_218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909097030"/>
                    <w:tag w:val="goog_rdk_2190"/>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seccionActual</w:t>
                    </w:r>
                  </w:sdtContent>
                </w:sdt>
                <w:sdt>
                  <w:sdtPr>
                    <w:id w:val="-1224694757"/>
                    <w:tag w:val="goog_rdk_219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680879496"/>
                    <w:tag w:val="goog_rdk_219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033019809"/>
                    <w:tag w:val="goog_rdk_219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71708073"/>
                    <w:tag w:val="goog_rdk_2194"/>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seccion</w:t>
                    </w:r>
                  </w:sdtContent>
                </w:sdt>
                <w:sdt>
                  <w:sdtPr>
                    <w:id w:val="-2089396189"/>
                    <w:tag w:val="goog_rdk_219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248085878"/>
        <w:tag w:val="goog_rdk_2199"/>
      </w:sdtPr>
      <w:sdtContent>
        <w:p w:rsidR="00000000" w:rsidDel="00000000" w:rsidP="00000000" w:rsidRDefault="00000000" w:rsidRPr="00000000" w14:paraId="000004A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334652951"/>
              <w:tag w:val="goog_rdk_2197"/>
            </w:sdtPr>
            <w:sdtContent>
              <w:ins w:author="DANLUIS ENRIQUE ROMANI MORA" w:id="12" w:date="2025-11-10T18:52:23Z"/>
              <w:sdt>
                <w:sdtPr>
                  <w:id w:val="1674222239"/>
                  <w:tag w:val="goog_rdk_2198"/>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Content>
          </w:sdt>
        </w:p>
      </w:sdtContent>
    </w:sdt>
    <w:sdt>
      <w:sdtPr>
        <w:id w:val="2020488837"/>
        <w:tag w:val="goog_rdk_2202"/>
      </w:sdtPr>
      <w:sdtContent>
        <w:p w:rsidR="00000000" w:rsidDel="00000000" w:rsidP="00000000" w:rsidRDefault="00000000" w:rsidRPr="00000000" w14:paraId="000004B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323183996"/>
              <w:tag w:val="goog_rdk_2200"/>
            </w:sdtPr>
            <w:sdtContent>
              <w:ins w:author="DANLUIS ENRIQUE ROMANI MORA" w:id="12" w:date="2025-11-10T18:52:23Z"/>
              <w:sdt>
                <w:sdtPr>
                  <w:id w:val="-1349763852"/>
                  <w:tag w:val="goog_rdk_2201"/>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934637849"/>
        <w:tag w:val="goog_rdk_2205"/>
      </w:sdtPr>
      <w:sdtContent>
        <w:p w:rsidR="00000000" w:rsidDel="00000000" w:rsidP="00000000" w:rsidRDefault="00000000" w:rsidRPr="00000000" w14:paraId="000004B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454432806"/>
              <w:tag w:val="goog_rdk_2203"/>
            </w:sdtPr>
            <w:sdtContent>
              <w:ins w:author="DANLUIS ENRIQUE ROMANI MORA" w:id="12" w:date="2025-11-10T18:52:23Z"/>
              <w:sdt>
                <w:sdtPr>
                  <w:id w:val="-1921366917"/>
                  <w:tag w:val="goog_rdk_2204"/>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2055762774"/>
        <w:tag w:val="goog_rdk_2210"/>
      </w:sdtPr>
      <w:sdtContent>
        <w:p w:rsidR="00000000" w:rsidDel="00000000" w:rsidP="00000000" w:rsidRDefault="00000000" w:rsidRPr="00000000" w14:paraId="000004B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382412431"/>
              <w:tag w:val="goog_rdk_2206"/>
            </w:sdtPr>
            <w:sdtContent>
              <w:ins w:author="DANLUIS ENRIQUE ROMANI MORA" w:id="12" w:date="2025-11-10T18:52:23Z"/>
              <w:sdt>
                <w:sdtPr>
                  <w:id w:val="-38660402"/>
                  <w:tag w:val="goog_rdk_2207"/>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2005512227"/>
                    <w:tag w:val="goog_rdk_2208"/>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cargarDatosAlumno</w:t>
                    </w:r>
                  </w:sdtContent>
                </w:sdt>
                <w:sdt>
                  <w:sdtPr>
                    <w:id w:val="330537197"/>
                    <w:tag w:val="goog_rdk_220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190014443"/>
        <w:tag w:val="goog_rdk_2231"/>
      </w:sdtPr>
      <w:sdtContent>
        <w:p w:rsidR="00000000" w:rsidDel="00000000" w:rsidP="00000000" w:rsidRDefault="00000000" w:rsidRPr="00000000" w14:paraId="000004B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062497005"/>
              <w:tag w:val="goog_rdk_2211"/>
            </w:sdtPr>
            <w:sdtContent>
              <w:ins w:author="DANLUIS ENRIQUE ROMANI MORA" w:id="12" w:date="2025-11-10T18:52:23Z"/>
              <w:sdt>
                <w:sdtPr>
                  <w:id w:val="568382801"/>
                  <w:tag w:val="goog_rdk_2212"/>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267140781"/>
                    <w:tag w:val="goog_rdk_2213"/>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const</w:t>
                    </w:r>
                  </w:sdtContent>
                </w:sdt>
                <w:sdt>
                  <w:sdtPr>
                    <w:id w:val="748109219"/>
                    <w:tag w:val="goog_rdk_221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12432032"/>
                    <w:tag w:val="goog_rdk_2215"/>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490486439"/>
                    <w:tag w:val="goog_rdk_221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61450494"/>
                    <w:tag w:val="goog_rdk_2217"/>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71304833"/>
                    <w:tag w:val="goog_rdk_221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394895293"/>
                    <w:tag w:val="goog_rdk_2219"/>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1189264851"/>
                    <w:tag w:val="goog_rdk_222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29829854"/>
                    <w:tag w:val="goog_rdk_2221"/>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route</w:t>
                    </w:r>
                  </w:sdtContent>
                </w:sdt>
                <w:sdt>
                  <w:sdtPr>
                    <w:id w:val="-2039230582"/>
                    <w:tag w:val="goog_rdk_222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990662532"/>
                    <w:tag w:val="goog_rdk_222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snapshot</w:t>
                    </w:r>
                  </w:sdtContent>
                </w:sdt>
                <w:sdt>
                  <w:sdtPr>
                    <w:id w:val="282718523"/>
                    <w:tag w:val="goog_rdk_222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74383706"/>
                    <w:tag w:val="goog_rdk_2225"/>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paramMap</w:t>
                    </w:r>
                  </w:sdtContent>
                </w:sdt>
                <w:sdt>
                  <w:sdtPr>
                    <w:id w:val="1186370492"/>
                    <w:tag w:val="goog_rdk_222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730290754"/>
                    <w:tag w:val="goog_rdk_2227"/>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w:t>
                    </w:r>
                  </w:sdtContent>
                </w:sdt>
                <w:sdt>
                  <w:sdtPr>
                    <w:id w:val="447981412"/>
                    <w:tag w:val="goog_rdk_222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82049748"/>
                    <w:tag w:val="goog_rdk_2229"/>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499712777"/>
                    <w:tag w:val="goog_rdk_223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9471900"/>
        <w:tag w:val="goog_rdk_2238"/>
      </w:sdtPr>
      <w:sdtContent>
        <w:p w:rsidR="00000000" w:rsidDel="00000000" w:rsidP="00000000" w:rsidRDefault="00000000" w:rsidRPr="00000000" w14:paraId="000004B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314576218"/>
              <w:tag w:val="goog_rdk_2232"/>
            </w:sdtPr>
            <w:sdtContent>
              <w:ins w:author="DANLUIS ENRIQUE ROMANI MORA" w:id="12" w:date="2025-11-10T18:52:23Z"/>
              <w:sdt>
                <w:sdtPr>
                  <w:id w:val="132252961"/>
                  <w:tag w:val="goog_rdk_2233"/>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438337164"/>
                    <w:tag w:val="goog_rdk_2234"/>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if</w:t>
                    </w:r>
                  </w:sdtContent>
                </w:sdt>
                <w:sdt>
                  <w:sdtPr>
                    <w:id w:val="852388238"/>
                    <w:tag w:val="goog_rdk_223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790229590"/>
                    <w:tag w:val="goog_rdk_2236"/>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86674162"/>
                    <w:tag w:val="goog_rdk_223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23555542"/>
        <w:tag w:val="goog_rdk_2251"/>
      </w:sdtPr>
      <w:sdtContent>
        <w:p w:rsidR="00000000" w:rsidDel="00000000" w:rsidP="00000000" w:rsidRDefault="00000000" w:rsidRPr="00000000" w14:paraId="000004B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236949269"/>
              <w:tag w:val="goog_rdk_2239"/>
            </w:sdtPr>
            <w:sdtContent>
              <w:ins w:author="DANLUIS ENRIQUE ROMANI MORA" w:id="12" w:date="2025-11-10T18:52:23Z"/>
              <w:sdt>
                <w:sdtPr>
                  <w:id w:val="-794059869"/>
                  <w:tag w:val="goog_rdk_2240"/>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999588574"/>
                    <w:tag w:val="goog_rdk_2241"/>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1891413910"/>
                    <w:tag w:val="goog_rdk_224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001589093"/>
                    <w:tag w:val="goog_rdk_224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alumnosService</w:t>
                    </w:r>
                  </w:sdtContent>
                </w:sdt>
                <w:sdt>
                  <w:sdtPr>
                    <w:id w:val="-826443218"/>
                    <w:tag w:val="goog_rdk_224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00066304"/>
                    <w:tag w:val="goog_rdk_2245"/>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getAlumnoById</w:t>
                    </w:r>
                  </w:sdtContent>
                </w:sdt>
                <w:sdt>
                  <w:sdtPr>
                    <w:id w:val="1429588314"/>
                    <w:tag w:val="goog_rdk_224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05421278"/>
                    <w:tag w:val="goog_rdk_2247"/>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417340205"/>
                    <w:tag w:val="goog_rdk_224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6938763"/>
                    <w:tag w:val="goog_rdk_2249"/>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subscribe</w:t>
                    </w:r>
                  </w:sdtContent>
                </w:sdt>
                <w:sdt>
                  <w:sdtPr>
                    <w:id w:val="1386853306"/>
                    <w:tag w:val="goog_rdk_225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576900823"/>
        <w:tag w:val="goog_rdk_2261"/>
      </w:sdtPr>
      <w:sdtContent>
        <w:p w:rsidR="00000000" w:rsidDel="00000000" w:rsidP="00000000" w:rsidRDefault="00000000" w:rsidRPr="00000000" w14:paraId="000004B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188664600"/>
              <w:tag w:val="goog_rdk_2252"/>
            </w:sdtPr>
            <w:sdtContent>
              <w:ins w:author="DANLUIS ENRIQUE ROMANI MORA" w:id="12" w:date="2025-11-10T18:52:23Z"/>
              <w:sdt>
                <w:sdtPr>
                  <w:id w:val="1077515378"/>
                  <w:tag w:val="goog_rdk_2253"/>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734592922"/>
                    <w:tag w:val="goog_rdk_2254"/>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next</w:t>
                    </w:r>
                  </w:sdtContent>
                </w:sdt>
                <w:sdt>
                  <w:sdtPr>
                    <w:id w:val="1863261846"/>
                    <w:tag w:val="goog_rdk_2255"/>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46001605"/>
                    <w:tag w:val="goog_rdk_225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916267522"/>
                    <w:tag w:val="goog_rdk_2257"/>
                  </w:sdtPr>
                  <w:sdtContent>
                    <w:r w:rsidDel="00000000" w:rsidR="00000000" w:rsidRPr="00000000">
                      <w:rPr>
                        <w:rFonts w:ascii="Consolas" w:cs="Consolas" w:eastAsia="Consolas" w:hAnsi="Consolas"/>
                        <w:i w:val="1"/>
                        <w:iCs w:val="1"/>
                        <w:color w:val="d6d6dd"/>
                        <w:sz w:val="21"/>
                        <w:szCs w:val="21"/>
                        <w:rtl w:val="0"/>
                        <w:rPrChange w:author="DANLUIS ENRIQUE ROMANI MORA" w:id="13" w:date="2025-11-10T18:52:23Z">
                          <w:rPr>
                            <w:rFonts w:ascii="Consolas" w:cs="Consolas" w:eastAsia="Consolas" w:hAnsi="Consolas"/>
                            <w:sz w:val="21"/>
                            <w:szCs w:val="21"/>
                          </w:rPr>
                        </w:rPrChange>
                      </w:rPr>
                      <w:t xml:space="preserve">data</w:t>
                    </w:r>
                  </w:sdtContent>
                </w:sdt>
                <w:sdt>
                  <w:sdtPr>
                    <w:id w:val="1968837479"/>
                    <w:tag w:val="goog_rdk_225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789316418"/>
                    <w:tag w:val="goog_rdk_2259"/>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=&gt;</w:t>
                    </w:r>
                  </w:sdtContent>
                </w:sdt>
                <w:sdt>
                  <w:sdtPr>
                    <w:id w:val="-1793265943"/>
                    <w:tag w:val="goog_rdk_226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1786418316"/>
        <w:tag w:val="goog_rdk_2265"/>
      </w:sdtPr>
      <w:sdtContent>
        <w:p w:rsidR="00000000" w:rsidDel="00000000" w:rsidP="00000000" w:rsidRDefault="00000000" w:rsidRPr="00000000" w14:paraId="000004B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i w:val="1"/>
              <w:iCs w:val="1"/>
              <w:color w:val="ffffff"/>
              <w:sz w:val="21"/>
              <w:szCs w:val="21"/>
              <w:rPrChange w:author="DANLUIS ENRIQUE ROMANI MORA" w:id="13" w:date="2025-11-10T18:52:23Z">
                <w:rPr>
                  <w:rFonts w:ascii="Consolas" w:cs="Consolas" w:eastAsia="Consolas" w:hAnsi="Consolas"/>
                  <w:sz w:val="21"/>
                  <w:szCs w:val="21"/>
                </w:rPr>
              </w:rPrChange>
            </w:rPr>
          </w:pPr>
          <w:sdt>
            <w:sdtPr>
              <w:id w:val="-883456730"/>
              <w:tag w:val="goog_rdk_2262"/>
            </w:sdtPr>
            <w:sdtContent>
              <w:ins w:author="DANLUIS ENRIQUE ROMANI MORA" w:id="12" w:date="2025-11-10T18:52:23Z"/>
              <w:sdt>
                <w:sdtPr>
                  <w:id w:val="1849460459"/>
                  <w:tag w:val="goog_rdk_2263"/>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672063340"/>
                    <w:tag w:val="goog_rdk_2264"/>
                  </w:sdtPr>
                  <w:sdtContent>
                    <w:r w:rsidDel="00000000" w:rsidR="00000000" w:rsidRPr="00000000">
                      <w:rPr>
                        <w:rFonts w:ascii="Consolas" w:cs="Consolas" w:eastAsia="Consolas" w:hAnsi="Consolas"/>
                        <w:i w:val="1"/>
                        <w:iCs w:val="1"/>
                        <w:color w:val="ffffff"/>
                        <w:sz w:val="21"/>
                        <w:szCs w:val="21"/>
                        <w:rtl w:val="0"/>
                        <w:rPrChange w:author="DANLUIS ENRIQUE ROMANI MORA" w:id="13" w:date="2025-11-10T18:52:23Z">
                          <w:rPr>
                            <w:rFonts w:ascii="Consolas" w:cs="Consolas" w:eastAsia="Consolas" w:hAnsi="Consolas"/>
                            <w:sz w:val="21"/>
                            <w:szCs w:val="21"/>
                          </w:rPr>
                        </w:rPrChange>
                      </w:rPr>
                      <w:t xml:space="preserve">// Calcular edad</w:t>
                    </w:r>
                  </w:sdtContent>
                </w:sdt>
              </w:ins>
            </w:sdtContent>
          </w:sdt>
        </w:p>
      </w:sdtContent>
    </w:sdt>
    <w:sdt>
      <w:sdtPr>
        <w:id w:val="1656651051"/>
        <w:tag w:val="goog_rdk_2290"/>
      </w:sdtPr>
      <w:sdtContent>
        <w:p w:rsidR="00000000" w:rsidDel="00000000" w:rsidP="00000000" w:rsidRDefault="00000000" w:rsidRPr="00000000" w14:paraId="000004B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650968226"/>
              <w:tag w:val="goog_rdk_2266"/>
            </w:sdtPr>
            <w:sdtContent>
              <w:ins w:author="DANLUIS ENRIQUE ROMANI MORA" w:id="12" w:date="2025-11-10T18:52:23Z"/>
              <w:sdt>
                <w:sdtPr>
                  <w:id w:val="1483007423"/>
                  <w:tag w:val="goog_rdk_2267"/>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613765190"/>
                    <w:tag w:val="goog_rdk_2268"/>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const</w:t>
                    </w:r>
                  </w:sdtContent>
                </w:sdt>
                <w:sdt>
                  <w:sdtPr>
                    <w:id w:val="644064343"/>
                    <w:tag w:val="goog_rdk_226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55460849"/>
                    <w:tag w:val="goog_rdk_2270"/>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hoy</w:t>
                    </w:r>
                  </w:sdtContent>
                </w:sdt>
                <w:sdt>
                  <w:sdtPr>
                    <w:id w:val="-1749537109"/>
                    <w:tag w:val="goog_rdk_227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537069733"/>
                    <w:tag w:val="goog_rdk_227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653167806"/>
                    <w:tag w:val="goog_rdk_227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438710970"/>
                    <w:tag w:val="goog_rdk_2274"/>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new</w:t>
                    </w:r>
                  </w:sdtContent>
                </w:sdt>
                <w:sdt>
                  <w:sdtPr>
                    <w:id w:val="-1165956943"/>
                    <w:tag w:val="goog_rdk_227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403444394"/>
                    <w:tag w:val="goog_rdk_2276"/>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Date</w:t>
                    </w:r>
                  </w:sdtContent>
                </w:sdt>
                <w:sdt>
                  <w:sdtPr>
                    <w:id w:val="1457301312"/>
                    <w:tag w:val="goog_rdk_227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491504843"/>
                    <w:tag w:val="goog_rdk_2278"/>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new</w:t>
                    </w:r>
                  </w:sdtContent>
                </w:sdt>
                <w:sdt>
                  <w:sdtPr>
                    <w:id w:val="-924503"/>
                    <w:tag w:val="goog_rdk_227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475467775"/>
                    <w:tag w:val="goog_rdk_2280"/>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Date</w:t>
                    </w:r>
                  </w:sdtContent>
                </w:sdt>
                <w:sdt>
                  <w:sdtPr>
                    <w:id w:val="2104113174"/>
                    <w:tag w:val="goog_rdk_228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407713567"/>
                    <w:tag w:val="goog_rdk_2282"/>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toLocaleString</w:t>
                    </w:r>
                  </w:sdtContent>
                </w:sdt>
                <w:sdt>
                  <w:sdtPr>
                    <w:id w:val="-2089195615"/>
                    <w:tag w:val="goog_rdk_228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627552439"/>
                    <w:tag w:val="goog_rdk_2284"/>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'en-US'</w:t>
                    </w:r>
                  </w:sdtContent>
                </w:sdt>
                <w:sdt>
                  <w:sdtPr>
                    <w:id w:val="-1785681735"/>
                    <w:tag w:val="goog_rdk_228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 </w:t>
                    </w:r>
                  </w:sdtContent>
                </w:sdt>
                <w:sdt>
                  <w:sdtPr>
                    <w:id w:val="1552406548"/>
                    <w:tag w:val="goog_rdk_2286"/>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timeZone:</w:t>
                    </w:r>
                  </w:sdtContent>
                </w:sdt>
                <w:sdt>
                  <w:sdtPr>
                    <w:id w:val="1538231718"/>
                    <w:tag w:val="goog_rdk_228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633854717"/>
                    <w:tag w:val="goog_rdk_2288"/>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'America/Lima'</w:t>
                    </w:r>
                  </w:sdtContent>
                </w:sdt>
                <w:sdt>
                  <w:sdtPr>
                    <w:id w:val="1169822404"/>
                    <w:tag w:val="goog_rdk_228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551173374"/>
        <w:tag w:val="goog_rdk_2307"/>
      </w:sdtPr>
      <w:sdtContent>
        <w:p w:rsidR="00000000" w:rsidDel="00000000" w:rsidP="00000000" w:rsidRDefault="00000000" w:rsidRPr="00000000" w14:paraId="000004B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9020002"/>
              <w:tag w:val="goog_rdk_2291"/>
            </w:sdtPr>
            <w:sdtContent>
              <w:ins w:author="DANLUIS ENRIQUE ROMANI MORA" w:id="12" w:date="2025-11-10T18:52:23Z"/>
              <w:sdt>
                <w:sdtPr>
                  <w:id w:val="-1181941357"/>
                  <w:tag w:val="goog_rdk_2292"/>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601143333"/>
                    <w:tag w:val="goog_rdk_2293"/>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const</w:t>
                    </w:r>
                  </w:sdtContent>
                </w:sdt>
                <w:sdt>
                  <w:sdtPr>
                    <w:id w:val="-1884395606"/>
                    <w:tag w:val="goog_rdk_229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6664818"/>
                    <w:tag w:val="goog_rdk_2295"/>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fechaNac</w:t>
                    </w:r>
                  </w:sdtContent>
                </w:sdt>
                <w:sdt>
                  <w:sdtPr>
                    <w:id w:val="-1293542703"/>
                    <w:tag w:val="goog_rdk_229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866776513"/>
                    <w:tag w:val="goog_rdk_2297"/>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58781272"/>
                    <w:tag w:val="goog_rdk_229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072382983"/>
                    <w:tag w:val="goog_rdk_2299"/>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new</w:t>
                    </w:r>
                  </w:sdtContent>
                </w:sdt>
                <w:sdt>
                  <w:sdtPr>
                    <w:id w:val="-278095117"/>
                    <w:tag w:val="goog_rdk_230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441236859"/>
                    <w:tag w:val="goog_rdk_2301"/>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Date</w:t>
                    </w:r>
                  </w:sdtContent>
                </w:sdt>
                <w:sdt>
                  <w:sdtPr>
                    <w:id w:val="372962220"/>
                    <w:tag w:val="goog_rdk_230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897203626"/>
                    <w:tag w:val="goog_rdk_230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data</w:t>
                    </w:r>
                  </w:sdtContent>
                </w:sdt>
                <w:sdt>
                  <w:sdtPr>
                    <w:id w:val="-1387553187"/>
                    <w:tag w:val="goog_rdk_230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290590006"/>
                    <w:tag w:val="goog_rdk_2305"/>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fechaNacimiento</w:t>
                    </w:r>
                  </w:sdtContent>
                </w:sdt>
                <w:sdt>
                  <w:sdtPr>
                    <w:id w:val="-362304315"/>
                    <w:tag w:val="goog_rdk_230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213993742"/>
        <w:tag w:val="goog_rdk_2326"/>
      </w:sdtPr>
      <w:sdtContent>
        <w:p w:rsidR="00000000" w:rsidDel="00000000" w:rsidP="00000000" w:rsidRDefault="00000000" w:rsidRPr="00000000" w14:paraId="000004B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884353140"/>
              <w:tag w:val="goog_rdk_2308"/>
            </w:sdtPr>
            <w:sdtContent>
              <w:ins w:author="DANLUIS ENRIQUE ROMANI MORA" w:id="12" w:date="2025-11-10T18:52:23Z"/>
              <w:sdt>
                <w:sdtPr>
                  <w:id w:val="-91732427"/>
                  <w:tag w:val="goog_rdk_2309"/>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413023036"/>
                    <w:tag w:val="goog_rdk_2310"/>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let</w:t>
                    </w:r>
                  </w:sdtContent>
                </w:sdt>
                <w:sdt>
                  <w:sdtPr>
                    <w:id w:val="1547465654"/>
                    <w:tag w:val="goog_rdk_231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125454307"/>
                    <w:tag w:val="goog_rdk_2312"/>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edad</w:t>
                    </w:r>
                  </w:sdtContent>
                </w:sdt>
                <w:sdt>
                  <w:sdtPr>
                    <w:id w:val="1494270967"/>
                    <w:tag w:val="goog_rdk_231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75568000"/>
                    <w:tag w:val="goog_rdk_2314"/>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2126061827"/>
                    <w:tag w:val="goog_rdk_231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27283738"/>
                    <w:tag w:val="goog_rdk_2316"/>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hoy</w:t>
                    </w:r>
                  </w:sdtContent>
                </w:sdt>
                <w:sdt>
                  <w:sdtPr>
                    <w:id w:val="-1736747441"/>
                    <w:tag w:val="goog_rdk_231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326720913"/>
                    <w:tag w:val="goog_rdk_2318"/>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getFullYear</w:t>
                    </w:r>
                  </w:sdtContent>
                </w:sdt>
                <w:sdt>
                  <w:sdtPr>
                    <w:id w:val="355419867"/>
                    <w:tag w:val="goog_rdk_231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276240963"/>
                    <w:tag w:val="goog_rdk_232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728173362"/>
                    <w:tag w:val="goog_rdk_232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580790157"/>
                    <w:tag w:val="goog_rdk_232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fechaNac</w:t>
                    </w:r>
                  </w:sdtContent>
                </w:sdt>
                <w:sdt>
                  <w:sdtPr>
                    <w:id w:val="-187435108"/>
                    <w:tag w:val="goog_rdk_232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654838860"/>
                    <w:tag w:val="goog_rdk_2324"/>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getFullYear</w:t>
                    </w:r>
                  </w:sdtContent>
                </w:sdt>
                <w:sdt>
                  <w:sdtPr>
                    <w:id w:val="636112855"/>
                    <w:tag w:val="goog_rdk_232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47631830"/>
        <w:tag w:val="goog_rdk_2345"/>
      </w:sdtPr>
      <w:sdtContent>
        <w:p w:rsidR="00000000" w:rsidDel="00000000" w:rsidP="00000000" w:rsidRDefault="00000000" w:rsidRPr="00000000" w14:paraId="000004B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82820501"/>
              <w:tag w:val="goog_rdk_2327"/>
            </w:sdtPr>
            <w:sdtContent>
              <w:ins w:author="DANLUIS ENRIQUE ROMANI MORA" w:id="12" w:date="2025-11-10T18:52:23Z"/>
              <w:sdt>
                <w:sdtPr>
                  <w:id w:val="-993835806"/>
                  <w:tag w:val="goog_rdk_2328"/>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878432509"/>
                    <w:tag w:val="goog_rdk_2329"/>
                  </w:sdtPr>
                  <w:sdtContent>
                    <w:r w:rsidDel="00000000" w:rsidR="00000000" w:rsidRPr="00000000">
                      <w:rPr>
                        <w:rFonts w:ascii="Consolas" w:cs="Consolas" w:eastAsia="Consolas" w:hAnsi="Consolas"/>
                        <w:color w:val="82d2ce"/>
                        <w:sz w:val="21"/>
                        <w:szCs w:val="21"/>
                        <w:rtl w:val="0"/>
                        <w:rPrChange w:author="DANLUIS ENRIQUE ROMANI MORA" w:id="13" w:date="2025-11-10T18:52:23Z">
                          <w:rPr>
                            <w:rFonts w:ascii="Consolas" w:cs="Consolas" w:eastAsia="Consolas" w:hAnsi="Consolas"/>
                            <w:sz w:val="21"/>
                            <w:szCs w:val="21"/>
                          </w:rPr>
                        </w:rPrChange>
                      </w:rPr>
                      <w:t xml:space="preserve">const</w:t>
                    </w:r>
                  </w:sdtContent>
                </w:sdt>
                <w:sdt>
                  <w:sdtPr>
                    <w:id w:val="1181863026"/>
                    <w:tag w:val="goog_rdk_233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127850882"/>
                    <w:tag w:val="goog_rdk_2331"/>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m</w:t>
                    </w:r>
                  </w:sdtContent>
                </w:sdt>
                <w:sdt>
                  <w:sdtPr>
                    <w:id w:val="1246748763"/>
                    <w:tag w:val="goog_rdk_233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082863083"/>
                    <w:tag w:val="goog_rdk_233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0072613"/>
                    <w:tag w:val="goog_rdk_233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354777854"/>
                    <w:tag w:val="goog_rdk_2335"/>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hoy</w:t>
                    </w:r>
                  </w:sdtContent>
                </w:sdt>
                <w:sdt>
                  <w:sdtPr>
                    <w:id w:val="343400193"/>
                    <w:tag w:val="goog_rdk_233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236653722"/>
                    <w:tag w:val="goog_rdk_2337"/>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getMonth</w:t>
                    </w:r>
                  </w:sdtContent>
                </w:sdt>
                <w:sdt>
                  <w:sdtPr>
                    <w:id w:val="1647428324"/>
                    <w:tag w:val="goog_rdk_233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71546217"/>
                    <w:tag w:val="goog_rdk_2339"/>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240631595"/>
                    <w:tag w:val="goog_rdk_234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839723859"/>
                    <w:tag w:val="goog_rdk_2341"/>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fechaNac</w:t>
                    </w:r>
                  </w:sdtContent>
                </w:sdt>
                <w:sdt>
                  <w:sdtPr>
                    <w:id w:val="-242899627"/>
                    <w:tag w:val="goog_rdk_234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709487012"/>
                    <w:tag w:val="goog_rdk_2343"/>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getMonth</w:t>
                    </w:r>
                  </w:sdtContent>
                </w:sdt>
                <w:sdt>
                  <w:sdtPr>
                    <w:id w:val="546456199"/>
                    <w:tag w:val="goog_rdk_234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401701856"/>
        <w:tag w:val="goog_rdk_2376"/>
      </w:sdtPr>
      <w:sdtContent>
        <w:p w:rsidR="00000000" w:rsidDel="00000000" w:rsidP="00000000" w:rsidRDefault="00000000" w:rsidRPr="00000000" w14:paraId="000004B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2046991757"/>
              <w:tag w:val="goog_rdk_2346"/>
            </w:sdtPr>
            <w:sdtContent>
              <w:ins w:author="DANLUIS ENRIQUE ROMANI MORA" w:id="12" w:date="2025-11-10T18:52:23Z"/>
              <w:sdt>
                <w:sdtPr>
                  <w:id w:val="-1988104391"/>
                  <w:tag w:val="goog_rdk_2347"/>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520417618"/>
                    <w:tag w:val="goog_rdk_2348"/>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if</w:t>
                    </w:r>
                  </w:sdtContent>
                </w:sdt>
                <w:sdt>
                  <w:sdtPr>
                    <w:id w:val="-1963002705"/>
                    <w:tag w:val="goog_rdk_234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592149970"/>
                    <w:tag w:val="goog_rdk_2350"/>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m</w:t>
                    </w:r>
                  </w:sdtContent>
                </w:sdt>
                <w:sdt>
                  <w:sdtPr>
                    <w:id w:val="59777985"/>
                    <w:tag w:val="goog_rdk_235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15991609"/>
                    <w:tag w:val="goog_rdk_235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&lt;</w:t>
                    </w:r>
                  </w:sdtContent>
                </w:sdt>
                <w:sdt>
                  <w:sdtPr>
                    <w:id w:val="-1319295873"/>
                    <w:tag w:val="goog_rdk_235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225085432"/>
                    <w:tag w:val="goog_rdk_2354"/>
                  </w:sdtPr>
                  <w:sdtContent>
                    <w:r w:rsidDel="00000000" w:rsidR="00000000" w:rsidRPr="00000000">
                      <w:rPr>
                        <w:rFonts w:ascii="Consolas" w:cs="Consolas" w:eastAsia="Consolas" w:hAnsi="Consolas"/>
                        <w:color w:val="ebc88d"/>
                        <w:sz w:val="21"/>
                        <w:szCs w:val="21"/>
                        <w:rtl w:val="0"/>
                        <w:rPrChange w:author="DANLUIS ENRIQUE ROMANI MORA" w:id="13" w:date="2025-11-10T18:52:23Z">
                          <w:rPr>
                            <w:rFonts w:ascii="Consolas" w:cs="Consolas" w:eastAsia="Consolas" w:hAnsi="Consolas"/>
                            <w:sz w:val="21"/>
                            <w:szCs w:val="21"/>
                          </w:rPr>
                        </w:rPrChange>
                      </w:rPr>
                      <w:t xml:space="preserve">0</w:t>
                    </w:r>
                  </w:sdtContent>
                </w:sdt>
                <w:sdt>
                  <w:sdtPr>
                    <w:id w:val="1864116834"/>
                    <w:tag w:val="goog_rdk_235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501139409"/>
                    <w:tag w:val="goog_rdk_2356"/>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32439813"/>
                    <w:tag w:val="goog_rdk_235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732988851"/>
                    <w:tag w:val="goog_rdk_2358"/>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m</w:t>
                    </w:r>
                  </w:sdtContent>
                </w:sdt>
                <w:sdt>
                  <w:sdtPr>
                    <w:id w:val="34132577"/>
                    <w:tag w:val="goog_rdk_235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991097382"/>
                    <w:tag w:val="goog_rdk_236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07505629"/>
                    <w:tag w:val="goog_rdk_236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47964112"/>
                    <w:tag w:val="goog_rdk_2362"/>
                  </w:sdtPr>
                  <w:sdtContent>
                    <w:r w:rsidDel="00000000" w:rsidR="00000000" w:rsidRPr="00000000">
                      <w:rPr>
                        <w:rFonts w:ascii="Consolas" w:cs="Consolas" w:eastAsia="Consolas" w:hAnsi="Consolas"/>
                        <w:color w:val="ebc88d"/>
                        <w:sz w:val="21"/>
                        <w:szCs w:val="21"/>
                        <w:rtl w:val="0"/>
                        <w:rPrChange w:author="DANLUIS ENRIQUE ROMANI MORA" w:id="13" w:date="2025-11-10T18:52:23Z">
                          <w:rPr>
                            <w:rFonts w:ascii="Consolas" w:cs="Consolas" w:eastAsia="Consolas" w:hAnsi="Consolas"/>
                            <w:sz w:val="21"/>
                            <w:szCs w:val="21"/>
                          </w:rPr>
                        </w:rPrChange>
                      </w:rPr>
                      <w:t xml:space="preserve">0</w:t>
                    </w:r>
                  </w:sdtContent>
                </w:sdt>
                <w:sdt>
                  <w:sdtPr>
                    <w:id w:val="-437971537"/>
                    <w:tag w:val="goog_rdk_236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019790996"/>
                    <w:tag w:val="goog_rdk_2364"/>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&amp;&amp;</w:t>
                    </w:r>
                  </w:sdtContent>
                </w:sdt>
                <w:sdt>
                  <w:sdtPr>
                    <w:id w:val="-1752653962"/>
                    <w:tag w:val="goog_rdk_236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797050908"/>
                    <w:tag w:val="goog_rdk_2366"/>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hoy</w:t>
                    </w:r>
                  </w:sdtContent>
                </w:sdt>
                <w:sdt>
                  <w:sdtPr>
                    <w:id w:val="-1656059649"/>
                    <w:tag w:val="goog_rdk_236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51320802"/>
                    <w:tag w:val="goog_rdk_2368"/>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getDate</w:t>
                    </w:r>
                  </w:sdtContent>
                </w:sdt>
                <w:sdt>
                  <w:sdtPr>
                    <w:id w:val="-360999386"/>
                    <w:tag w:val="goog_rdk_236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377551805"/>
                    <w:tag w:val="goog_rdk_237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&lt;</w:t>
                    </w:r>
                  </w:sdtContent>
                </w:sdt>
                <w:sdt>
                  <w:sdtPr>
                    <w:id w:val="149528428"/>
                    <w:tag w:val="goog_rdk_237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55284285"/>
                    <w:tag w:val="goog_rdk_2372"/>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fechaNac</w:t>
                    </w:r>
                  </w:sdtContent>
                </w:sdt>
                <w:sdt>
                  <w:sdtPr>
                    <w:id w:val="-602631458"/>
                    <w:tag w:val="goog_rdk_237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726812246"/>
                    <w:tag w:val="goog_rdk_2374"/>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getDate</w:t>
                    </w:r>
                  </w:sdtContent>
                </w:sdt>
                <w:sdt>
                  <w:sdtPr>
                    <w:id w:val="-940851968"/>
                    <w:tag w:val="goog_rdk_237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1569609821"/>
        <w:tag w:val="goog_rdk_2382"/>
      </w:sdtPr>
      <w:sdtContent>
        <w:p w:rsidR="00000000" w:rsidDel="00000000" w:rsidP="00000000" w:rsidRDefault="00000000" w:rsidRPr="00000000" w14:paraId="000004B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65132163"/>
              <w:tag w:val="goog_rdk_2377"/>
            </w:sdtPr>
            <w:sdtContent>
              <w:ins w:author="DANLUIS ENRIQUE ROMANI MORA" w:id="12" w:date="2025-11-10T18:52:23Z"/>
              <w:sdt>
                <w:sdtPr>
                  <w:id w:val="-1164633750"/>
                  <w:tag w:val="goog_rdk_2378"/>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23720520"/>
                    <w:tag w:val="goog_rdk_2379"/>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edad</w:t>
                    </w:r>
                  </w:sdtContent>
                </w:sdt>
                <w:sdt>
                  <w:sdtPr>
                    <w:id w:val="-130830012"/>
                    <w:tag w:val="goog_rdk_238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338400818"/>
                    <w:tag w:val="goog_rdk_238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829875905"/>
        <w:tag w:val="goog_rdk_2385"/>
      </w:sdtPr>
      <w:sdtContent>
        <w:p w:rsidR="00000000" w:rsidDel="00000000" w:rsidP="00000000" w:rsidRDefault="00000000" w:rsidRPr="00000000" w14:paraId="000004B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182303675"/>
              <w:tag w:val="goog_rdk_2383"/>
            </w:sdtPr>
            <w:sdtContent>
              <w:ins w:author="DANLUIS ENRIQUE ROMANI MORA" w:id="12" w:date="2025-11-10T18:52:23Z"/>
              <w:sdt>
                <w:sdtPr>
                  <w:id w:val="-298078808"/>
                  <w:tag w:val="goog_rdk_2384"/>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Content>
          </w:sdt>
        </w:p>
      </w:sdtContent>
    </w:sdt>
    <w:sdt>
      <w:sdtPr>
        <w:id w:val="-913027303"/>
        <w:tag w:val="goog_rdk_2388"/>
      </w:sdtPr>
      <w:sdtContent>
        <w:p w:rsidR="00000000" w:rsidDel="00000000" w:rsidP="00000000" w:rsidRDefault="00000000" w:rsidRPr="00000000" w14:paraId="000004B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909831414"/>
              <w:tag w:val="goog_rdk_2386"/>
            </w:sdtPr>
            <w:sdtContent>
              <w:ins w:author="DANLUIS ENRIQUE ROMANI MORA" w:id="12" w:date="2025-11-10T18:52:23Z"/>
              <w:sdt>
                <w:sdtPr>
                  <w:id w:val="-685816050"/>
                  <w:tag w:val="goog_rdk_2387"/>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1723287808"/>
        <w:tag w:val="goog_rdk_2397"/>
      </w:sdtPr>
      <w:sdtContent>
        <w:p w:rsidR="00000000" w:rsidDel="00000000" w:rsidP="00000000" w:rsidRDefault="00000000" w:rsidRPr="00000000" w14:paraId="000004C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397380463"/>
              <w:tag w:val="goog_rdk_2389"/>
            </w:sdtPr>
            <w:sdtContent>
              <w:ins w:author="DANLUIS ENRIQUE ROMANI MORA" w:id="12" w:date="2025-11-10T18:52:23Z"/>
              <w:sdt>
                <w:sdtPr>
                  <w:id w:val="-1338701900"/>
                  <w:tag w:val="goog_rdk_2390"/>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542720257"/>
                    <w:tag w:val="goog_rdk_2391"/>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169896653"/>
                    <w:tag w:val="goog_rdk_239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443848296"/>
                    <w:tag w:val="goog_rdk_2393"/>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alumno</w:t>
                    </w:r>
                  </w:sdtContent>
                </w:sdt>
                <w:sdt>
                  <w:sdtPr>
                    <w:id w:val="1445166434"/>
                    <w:tag w:val="goog_rdk_239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002697530"/>
                    <w:tag w:val="goog_rdk_2395"/>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182199081"/>
                    <w:tag w:val="goog_rdk_239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ins>
            </w:sdtContent>
          </w:sdt>
        </w:p>
      </w:sdtContent>
    </w:sdt>
    <w:sdt>
      <w:sdtPr>
        <w:id w:val="398859611"/>
        <w:tag w:val="goog_rdk_2414"/>
      </w:sdtPr>
      <w:sdtContent>
        <w:p w:rsidR="00000000" w:rsidDel="00000000" w:rsidP="00000000" w:rsidRDefault="00000000" w:rsidRPr="00000000" w14:paraId="000004C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359024209"/>
              <w:tag w:val="goog_rdk_2398"/>
            </w:sdtPr>
            <w:sdtContent>
              <w:ins w:author="DANLUIS ENRIQUE ROMANI MORA" w:id="12" w:date="2025-11-10T18:52:23Z"/>
              <w:sdt>
                <w:sdtPr>
                  <w:id w:val="765470570"/>
                  <w:tag w:val="goog_rdk_2399"/>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625341629"/>
                    <w:tag w:val="goog_rdk_2400"/>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nombre:</w:t>
                    </w:r>
                  </w:sdtContent>
                </w:sdt>
                <w:sdt>
                  <w:sdtPr>
                    <w:id w:val="331598706"/>
                    <w:tag w:val="goog_rdk_2401"/>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197061030"/>
                    <w:tag w:val="goog_rdk_2402"/>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442963034"/>
                    <w:tag w:val="goog_rdk_2403"/>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26665402"/>
                    <w:tag w:val="goog_rdk_2404"/>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data.</w:t>
                    </w:r>
                  </w:sdtContent>
                </w:sdt>
                <w:sdt>
                  <w:sdtPr>
                    <w:id w:val="-1761925988"/>
                    <w:tag w:val="goog_rdk_2405"/>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nombre</w:t>
                    </w:r>
                  </w:sdtContent>
                </w:sdt>
                <w:sdt>
                  <w:sdtPr>
                    <w:id w:val="1398134225"/>
                    <w:tag w:val="goog_rdk_2406"/>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32775988"/>
                    <w:tag w:val="goog_rdk_2407"/>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056213140"/>
                    <w:tag w:val="goog_rdk_2408"/>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73313113"/>
                    <w:tag w:val="goog_rdk_2409"/>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data.</w:t>
                    </w:r>
                  </w:sdtContent>
                </w:sdt>
                <w:sdt>
                  <w:sdtPr>
                    <w:id w:val="1403640447"/>
                    <w:tag w:val="goog_rdk_2410"/>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apellido</w:t>
                    </w:r>
                  </w:sdtContent>
                </w:sdt>
                <w:sdt>
                  <w:sdtPr>
                    <w:id w:val="-38815452"/>
                    <w:tag w:val="goog_rdk_2411"/>
                  </w:sdtPr>
                  <w:sdtContent>
                    <w:r w:rsidDel="00000000" w:rsidR="00000000" w:rsidRPr="00000000">
                      <w:rPr>
                        <w:rFonts w:ascii="Consolas" w:cs="Consolas" w:eastAsia="Consolas" w:hAnsi="Consolas"/>
                        <w:color w:val="83d6c5"/>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2144688156"/>
                    <w:tag w:val="goog_rdk_2412"/>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11537355"/>
                    <w:tag w:val="goog_rdk_2413"/>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947224"/>
        <w:tag w:val="goog_rdk_2428"/>
      </w:sdtPr>
      <w:sdtContent>
        <w:p w:rsidR="00000000" w:rsidDel="00000000" w:rsidP="00000000" w:rsidRDefault="00000000" w:rsidRPr="00000000" w14:paraId="000004C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i w:val="1"/>
              <w:iCs w:val="1"/>
              <w:color w:val="ffffff"/>
              <w:sz w:val="21"/>
              <w:szCs w:val="21"/>
              <w:rPrChange w:author="DANLUIS ENRIQUE ROMANI MORA" w:id="13" w:date="2025-11-10T18:52:23Z">
                <w:rPr>
                  <w:rFonts w:ascii="Consolas" w:cs="Consolas" w:eastAsia="Consolas" w:hAnsi="Consolas"/>
                  <w:sz w:val="21"/>
                  <w:szCs w:val="21"/>
                </w:rPr>
              </w:rPrChange>
            </w:rPr>
          </w:pPr>
          <w:sdt>
            <w:sdtPr>
              <w:id w:val="1554963981"/>
              <w:tag w:val="goog_rdk_2415"/>
            </w:sdtPr>
            <w:sdtContent>
              <w:ins w:author="DANLUIS ENRIQUE ROMANI MORA" w:id="12" w:date="2025-11-10T18:52:23Z"/>
              <w:sdt>
                <w:sdtPr>
                  <w:id w:val="-581874259"/>
                  <w:tag w:val="goog_rdk_2416"/>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704851643"/>
                    <w:tag w:val="goog_rdk_2417"/>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genero:</w:t>
                    </w:r>
                  </w:sdtContent>
                </w:sdt>
                <w:sdt>
                  <w:sdtPr>
                    <w:id w:val="721497333"/>
                    <w:tag w:val="goog_rdk_241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818265436"/>
                    <w:tag w:val="goog_rdk_2419"/>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data</w:t>
                    </w:r>
                  </w:sdtContent>
                </w:sdt>
                <w:sdt>
                  <w:sdtPr>
                    <w:id w:val="2142862466"/>
                    <w:tag w:val="goog_rdk_242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043930886"/>
                    <w:tag w:val="goog_rdk_2421"/>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genero</w:t>
                    </w:r>
                  </w:sdtContent>
                </w:sdt>
                <w:sdt>
                  <w:sdtPr>
                    <w:id w:val="-1078673900"/>
                    <w:tag w:val="goog_rdk_242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367942890"/>
                    <w:tag w:val="goog_rdk_2423"/>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49826930"/>
                    <w:tag w:val="goog_rdk_242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448322860"/>
                    <w:tag w:val="goog_rdk_2425"/>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'M'</w:t>
                    </w:r>
                  </w:sdtContent>
                </w:sdt>
                <w:sdt>
                  <w:sdtPr>
                    <w:id w:val="1469936662"/>
                    <w:tag w:val="goog_rdk_242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230434146"/>
                    <w:tag w:val="goog_rdk_2427"/>
                  </w:sdtPr>
                  <w:sdtContent>
                    <w:r w:rsidDel="00000000" w:rsidR="00000000" w:rsidRPr="00000000">
                      <w:rPr>
                        <w:rFonts w:ascii="Consolas" w:cs="Consolas" w:eastAsia="Consolas" w:hAnsi="Consolas"/>
                        <w:i w:val="1"/>
                        <w:iCs w:val="1"/>
                        <w:color w:val="ffffff"/>
                        <w:sz w:val="21"/>
                        <w:szCs w:val="21"/>
                        <w:rtl w:val="0"/>
                        <w:rPrChange w:author="DANLUIS ENRIQUE ROMANI MORA" w:id="13" w:date="2025-11-10T18:52:23Z">
                          <w:rPr>
                            <w:rFonts w:ascii="Consolas" w:cs="Consolas" w:eastAsia="Consolas" w:hAnsi="Consolas"/>
                            <w:sz w:val="21"/>
                            <w:szCs w:val="21"/>
                          </w:rPr>
                        </w:rPrChange>
                      </w:rPr>
                      <w:t xml:space="preserve">// valor por defecto si no viene</w:t>
                    </w:r>
                  </w:sdtContent>
                </w:sdt>
              </w:ins>
            </w:sdtContent>
          </w:sdt>
        </w:p>
      </w:sdtContent>
    </w:sdt>
    <w:sdt>
      <w:sdtPr>
        <w:id w:val="515822180"/>
        <w:tag w:val="goog_rdk_2432"/>
      </w:sdtPr>
      <w:sdtContent>
        <w:p w:rsidR="00000000" w:rsidDel="00000000" w:rsidP="00000000" w:rsidRDefault="00000000" w:rsidRPr="00000000" w14:paraId="000004C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94c1fa"/>
              <w:sz w:val="21"/>
              <w:szCs w:val="21"/>
              <w:rPrChange w:author="DANLUIS ENRIQUE ROMANI MORA" w:id="13" w:date="2025-11-10T18:52:23Z">
                <w:rPr>
                  <w:rFonts w:ascii="Consolas" w:cs="Consolas" w:eastAsia="Consolas" w:hAnsi="Consolas"/>
                  <w:sz w:val="21"/>
                  <w:szCs w:val="21"/>
                </w:rPr>
              </w:rPrChange>
            </w:rPr>
          </w:pPr>
          <w:sdt>
            <w:sdtPr>
              <w:id w:val="-120191672"/>
              <w:tag w:val="goog_rdk_2429"/>
            </w:sdtPr>
            <w:sdtContent>
              <w:ins w:author="DANLUIS ENRIQUE ROMANI MORA" w:id="12" w:date="2025-11-10T18:52:23Z"/>
              <w:sdt>
                <w:sdtPr>
                  <w:id w:val="2072180274"/>
                  <w:tag w:val="goog_rdk_2430"/>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898747768"/>
                    <w:tag w:val="goog_rdk_2431"/>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edad</w:t>
                    </w:r>
                  </w:sdtContent>
                </w:sdt>
              </w:ins>
            </w:sdtContent>
          </w:sdt>
        </w:p>
      </w:sdtContent>
    </w:sdt>
    <w:sdt>
      <w:sdtPr>
        <w:id w:val="-556676144"/>
        <w:tag w:val="goog_rdk_2435"/>
      </w:sdtPr>
      <w:sdtContent>
        <w:p w:rsidR="00000000" w:rsidDel="00000000" w:rsidP="00000000" w:rsidRDefault="00000000" w:rsidRPr="00000000" w14:paraId="000004C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410483003"/>
              <w:tag w:val="goog_rdk_2433"/>
            </w:sdtPr>
            <w:sdtContent>
              <w:ins w:author="DANLUIS ENRIQUE ROMANI MORA" w:id="12" w:date="2025-11-10T18:52:23Z"/>
              <w:sdt>
                <w:sdtPr>
                  <w:id w:val="-676520134"/>
                  <w:tag w:val="goog_rdk_2434"/>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Content>
          </w:sdt>
        </w:p>
      </w:sdtContent>
    </w:sdt>
    <w:sdt>
      <w:sdtPr>
        <w:id w:val="345811252"/>
        <w:tag w:val="goog_rdk_2438"/>
      </w:sdtPr>
      <w:sdtContent>
        <w:p w:rsidR="00000000" w:rsidDel="00000000" w:rsidP="00000000" w:rsidRDefault="00000000" w:rsidRPr="00000000" w14:paraId="000004C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513427658"/>
              <w:tag w:val="goog_rdk_2436"/>
            </w:sdtPr>
            <w:sdtContent>
              <w:ins w:author="DANLUIS ENRIQUE ROMANI MORA" w:id="12" w:date="2025-11-10T18:52:23Z"/>
              <w:sdt>
                <w:sdtPr>
                  <w:id w:val="-1363338116"/>
                  <w:tag w:val="goog_rdk_2437"/>
                </w:sdtPr>
                <w:sdtContent>
                  <w:ins w:author="DANLUIS ENRIQUE ROMANI MORA" w:id="12" w:date="2025-11-10T18:52:23Z">
                    <w:r w:rsidDel="00000000" w:rsidR="00000000" w:rsidRPr="00000000">
                      <w:rPr>
                        <w:rtl w:val="0"/>
                      </w:rPr>
                    </w:r>
                  </w:ins>
                </w:sdtContent>
              </w:sdt>
              <w:ins w:author="DANLUIS ENRIQUE ROMANI MORA" w:id="12" w:date="2025-11-10T18:52:23Z"/>
            </w:sdtContent>
          </w:sdt>
        </w:p>
      </w:sdtContent>
    </w:sdt>
    <w:sdt>
      <w:sdtPr>
        <w:id w:val="1631293116"/>
        <w:tag w:val="goog_rdk_2451"/>
      </w:sdtPr>
      <w:sdtContent>
        <w:p w:rsidR="00000000" w:rsidDel="00000000" w:rsidP="00000000" w:rsidRDefault="00000000" w:rsidRPr="00000000" w14:paraId="000004C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784472391"/>
              <w:tag w:val="goog_rdk_2439"/>
            </w:sdtPr>
            <w:sdtContent>
              <w:ins w:author="DANLUIS ENRIQUE ROMANI MORA" w:id="12" w:date="2025-11-10T18:52:23Z"/>
              <w:sdt>
                <w:sdtPr>
                  <w:id w:val="-1237883658"/>
                  <w:tag w:val="goog_rdk_2440"/>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671132498"/>
                    <w:tag w:val="goog_rdk_2441"/>
                  </w:sdtPr>
                  <w:sdtContent>
                    <w:r w:rsidDel="00000000" w:rsidR="00000000" w:rsidRPr="00000000">
                      <w:rPr>
                        <w:rFonts w:ascii="Consolas" w:cs="Consolas" w:eastAsia="Consolas" w:hAnsi="Consolas"/>
                        <w:color w:val="d6d6dd"/>
                        <w:sz w:val="21"/>
                        <w:szCs w:val="21"/>
                        <w:rtl w:val="0"/>
                        <w:rPrChange w:author="DANLUIS ENRIQUE ROMANI MORA" w:id="13" w:date="2025-11-10T18:52:23Z">
                          <w:rPr>
                            <w:rFonts w:ascii="Consolas" w:cs="Consolas" w:eastAsia="Consolas" w:hAnsi="Consolas"/>
                            <w:sz w:val="21"/>
                            <w:szCs w:val="21"/>
                          </w:rPr>
                        </w:rPrChange>
                      </w:rPr>
                      <w:t xml:space="preserve">console</w:t>
                    </w:r>
                  </w:sdtContent>
                </w:sdt>
                <w:sdt>
                  <w:sdtPr>
                    <w:id w:val="-715428007"/>
                    <w:tag w:val="goog_rdk_2442"/>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20470320"/>
                    <w:tag w:val="goog_rdk_2443"/>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log</w:t>
                    </w:r>
                  </w:sdtContent>
                </w:sdt>
                <w:sdt>
                  <w:sdtPr>
                    <w:id w:val="1778731878"/>
                    <w:tag w:val="goog_rdk_244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75218344"/>
                    <w:tag w:val="goog_rdk_2445"/>
                  </w:sdtPr>
                  <w:sdtContent>
                    <w:r w:rsidDel="00000000" w:rsidR="00000000" w:rsidRPr="00000000">
                      <w:rPr>
                        <w:rFonts w:ascii="Consolas" w:cs="Consolas" w:eastAsia="Consolas" w:hAnsi="Consolas"/>
                        <w:color w:val="e394dc"/>
                        <w:sz w:val="21"/>
                        <w:szCs w:val="21"/>
                        <w:rtl w:val="0"/>
                        <w:rPrChange w:author="DANLUIS ENRIQUE ROMANI MORA" w:id="13" w:date="2025-11-10T18:52:23Z">
                          <w:rPr>
                            <w:rFonts w:ascii="Consolas" w:cs="Consolas" w:eastAsia="Consolas" w:hAnsi="Consolas"/>
                            <w:sz w:val="21"/>
                            <w:szCs w:val="21"/>
                          </w:rPr>
                        </w:rPrChange>
                      </w:rPr>
                      <w:t xml:space="preserve">'Datos del alumno cargados:'</w:t>
                    </w:r>
                  </w:sdtContent>
                </w:sdt>
                <w:sdt>
                  <w:sdtPr>
                    <w:id w:val="1089292087"/>
                    <w:tag w:val="goog_rdk_244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sdtContent>
                </w:sdt>
                <w:sdt>
                  <w:sdtPr>
                    <w:id w:val="1551411571"/>
                    <w:tag w:val="goog_rdk_2447"/>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966864937"/>
                    <w:tag w:val="goog_rdk_244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85154580"/>
                    <w:tag w:val="goog_rdk_2449"/>
                  </w:sdtPr>
                  <w:sdtContent>
                    <w:r w:rsidDel="00000000" w:rsidR="00000000" w:rsidRPr="00000000">
                      <w:rPr>
                        <w:rFonts w:ascii="Consolas" w:cs="Consolas" w:eastAsia="Consolas" w:hAnsi="Consolas"/>
                        <w:color w:val="aa9bf5"/>
                        <w:sz w:val="21"/>
                        <w:szCs w:val="21"/>
                        <w:rtl w:val="0"/>
                        <w:rPrChange w:author="DANLUIS ENRIQUE ROMANI MORA" w:id="13" w:date="2025-11-10T18:52:23Z">
                          <w:rPr>
                            <w:rFonts w:ascii="Consolas" w:cs="Consolas" w:eastAsia="Consolas" w:hAnsi="Consolas"/>
                            <w:sz w:val="21"/>
                            <w:szCs w:val="21"/>
                          </w:rPr>
                        </w:rPrChange>
                      </w:rPr>
                      <w:t xml:space="preserve">alumno</w:t>
                    </w:r>
                  </w:sdtContent>
                </w:sdt>
                <w:sdt>
                  <w:sdtPr>
                    <w:id w:val="52274019"/>
                    <w:tag w:val="goog_rdk_2450"/>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439249698"/>
        <w:tag w:val="goog_rdk_2460"/>
      </w:sdtPr>
      <w:sdtContent>
        <w:p w:rsidR="00000000" w:rsidDel="00000000" w:rsidP="00000000" w:rsidRDefault="00000000" w:rsidRPr="00000000" w14:paraId="000004C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607176672"/>
              <w:tag w:val="goog_rdk_2452"/>
            </w:sdtPr>
            <w:sdtContent>
              <w:ins w:author="DANLUIS ENRIQUE ROMANI MORA" w:id="12" w:date="2025-11-10T18:52:23Z"/>
              <w:sdt>
                <w:sdtPr>
                  <w:id w:val="2105260000"/>
                  <w:tag w:val="goog_rdk_2453"/>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145704474"/>
                    <w:tag w:val="goog_rdk_2454"/>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2080154379"/>
                    <w:tag w:val="goog_rdk_2455"/>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131020231"/>
                    <w:tag w:val="goog_rdk_2456"/>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cargarResultadosTest</w:t>
                    </w:r>
                  </w:sdtContent>
                </w:sdt>
                <w:sdt>
                  <w:sdtPr>
                    <w:id w:val="-1623572435"/>
                    <w:tag w:val="goog_rdk_2457"/>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996212623"/>
                    <w:tag w:val="goog_rdk_2458"/>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1431586668"/>
                    <w:tag w:val="goog_rdk_2459"/>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2000273095"/>
        <w:tag w:val="goog_rdk_2469"/>
      </w:sdtPr>
      <w:sdtContent>
        <w:p w:rsidR="00000000" w:rsidDel="00000000" w:rsidP="00000000" w:rsidRDefault="00000000" w:rsidRPr="00000000" w14:paraId="000004C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1739601876"/>
              <w:tag w:val="goog_rdk_2461"/>
            </w:sdtPr>
            <w:sdtContent>
              <w:ins w:author="DANLUIS ENRIQUE ROMANI MORA" w:id="12" w:date="2025-11-10T18:52:23Z"/>
              <w:sdt>
                <w:sdtPr>
                  <w:id w:val="-762779728"/>
                  <w:tag w:val="goog_rdk_2462"/>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
                  <w:sdtPr>
                    <w:id w:val="613829600"/>
                    <w:tag w:val="goog_rdk_2463"/>
                  </w:sdtPr>
                  <w:sdtContent>
                    <w:r w:rsidDel="00000000" w:rsidR="00000000" w:rsidRPr="00000000">
                      <w:rPr>
                        <w:rFonts w:ascii="Consolas" w:cs="Consolas" w:eastAsia="Consolas" w:hAnsi="Consolas"/>
                        <w:color w:val="c1808a"/>
                        <w:sz w:val="21"/>
                        <w:szCs w:val="21"/>
                        <w:rtl w:val="0"/>
                        <w:rPrChange w:author="DANLUIS ENRIQUE ROMANI MORA" w:id="13" w:date="2025-11-10T18:52:23Z">
                          <w:rPr>
                            <w:rFonts w:ascii="Consolas" w:cs="Consolas" w:eastAsia="Consolas" w:hAnsi="Consolas"/>
                            <w:sz w:val="21"/>
                            <w:szCs w:val="21"/>
                          </w:rPr>
                        </w:rPrChange>
                      </w:rPr>
                      <w:t xml:space="preserve">this</w:t>
                    </w:r>
                  </w:sdtContent>
                </w:sdt>
                <w:sdt>
                  <w:sdtPr>
                    <w:id w:val="-564260025"/>
                    <w:tag w:val="goog_rdk_2464"/>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826018942"/>
                    <w:tag w:val="goog_rdk_2465"/>
                  </w:sdtPr>
                  <w:sdtContent>
                    <w:r w:rsidDel="00000000" w:rsidR="00000000" w:rsidRPr="00000000">
                      <w:rPr>
                        <w:rFonts w:ascii="Consolas" w:cs="Consolas" w:eastAsia="Consolas" w:hAnsi="Consolas"/>
                        <w:color w:val="efb080"/>
                        <w:sz w:val="21"/>
                        <w:szCs w:val="21"/>
                        <w:rtl w:val="0"/>
                        <w:rPrChange w:author="DANLUIS ENRIQUE ROMANI MORA" w:id="13" w:date="2025-11-10T18:52:23Z">
                          <w:rPr>
                            <w:rFonts w:ascii="Consolas" w:cs="Consolas" w:eastAsia="Consolas" w:hAnsi="Consolas"/>
                            <w:sz w:val="21"/>
                            <w:szCs w:val="21"/>
                          </w:rPr>
                        </w:rPrChange>
                      </w:rPr>
                      <w:t xml:space="preserve">cargarCursos</w:t>
                    </w:r>
                  </w:sdtContent>
                </w:sdt>
                <w:sdt>
                  <w:sdtPr>
                    <w:id w:val="-1428249463"/>
                    <w:tag w:val="goog_rdk_2466"/>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sdt>
                  <w:sdtPr>
                    <w:id w:val="1581771634"/>
                    <w:tag w:val="goog_rdk_2467"/>
                  </w:sdtPr>
                  <w:sdtContent>
                    <w:r w:rsidDel="00000000" w:rsidR="00000000" w:rsidRPr="00000000">
                      <w:rPr>
                        <w:rFonts w:ascii="Consolas" w:cs="Consolas" w:eastAsia="Consolas" w:hAnsi="Consolas"/>
                        <w:color w:val="94c1fa"/>
                        <w:sz w:val="21"/>
                        <w:szCs w:val="21"/>
                        <w:rtl w:val="0"/>
                        <w:rPrChange w:author="DANLUIS ENRIQUE ROMANI MORA" w:id="13" w:date="2025-11-10T18:52:23Z">
                          <w:rPr>
                            <w:rFonts w:ascii="Consolas" w:cs="Consolas" w:eastAsia="Consolas" w:hAnsi="Consolas"/>
                            <w:sz w:val="21"/>
                            <w:szCs w:val="21"/>
                          </w:rPr>
                        </w:rPrChange>
                      </w:rPr>
                      <w:t xml:space="preserve">idAlumno</w:t>
                    </w:r>
                  </w:sdtContent>
                </w:sdt>
                <w:sdt>
                  <w:sdtPr>
                    <w:id w:val="-990587912"/>
                    <w:tag w:val="goog_rdk_2468"/>
                  </w:sdtPr>
                  <w:sdtContent>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w:t>
                    </w:r>
                  </w:sdtContent>
                </w:sdt>
              </w:ins>
            </w:sdtContent>
          </w:sdt>
        </w:p>
      </w:sdtContent>
    </w:sdt>
    <w:sdt>
      <w:sdtPr>
        <w:id w:val="1324287867"/>
        <w:tag w:val="goog_rdk_2472"/>
      </w:sdtPr>
      <w:sdtContent>
        <w:p w:rsidR="00000000" w:rsidDel="00000000" w:rsidP="00000000" w:rsidRDefault="00000000" w:rsidRPr="00000000" w14:paraId="000004C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2" w:date="2025-11-10T18:52:23Z"/>
              <w:rFonts w:ascii="Consolas" w:cs="Consolas" w:eastAsia="Consolas" w:hAnsi="Consolas"/>
              <w:color w:val="d8dee9"/>
              <w:sz w:val="21"/>
              <w:szCs w:val="21"/>
              <w:rPrChange w:author="DANLUIS ENRIQUE ROMANI MORA" w:id="13" w:date="2025-11-10T18:52:23Z">
                <w:rPr>
                  <w:rFonts w:ascii="Consolas" w:cs="Consolas" w:eastAsia="Consolas" w:hAnsi="Consolas"/>
                  <w:sz w:val="21"/>
                  <w:szCs w:val="21"/>
                </w:rPr>
              </w:rPrChange>
            </w:rPr>
          </w:pPr>
          <w:sdt>
            <w:sdtPr>
              <w:id w:val="2096309463"/>
              <w:tag w:val="goog_rdk_2470"/>
            </w:sdtPr>
            <w:sdtContent>
              <w:ins w:author="DANLUIS ENRIQUE ROMANI MORA" w:id="12" w:date="2025-11-10T18:52:23Z"/>
              <w:sdt>
                <w:sdtPr>
                  <w:id w:val="-1939296292"/>
                  <w:tag w:val="goog_rdk_2471"/>
                </w:sdtPr>
                <w:sdtContent>
                  <w:ins w:author="DANLUIS ENRIQUE ROMANI MORA" w:id="12" w:date="2025-11-10T18:52:23Z">
                    <w:r w:rsidDel="00000000" w:rsidR="00000000" w:rsidRPr="00000000">
                      <w:rPr>
                        <w:rFonts w:ascii="Consolas" w:cs="Consolas" w:eastAsia="Consolas" w:hAnsi="Consolas"/>
                        <w:color w:val="d8dee9"/>
                        <w:sz w:val="21"/>
                        <w:szCs w:val="21"/>
                        <w:rtl w:val="0"/>
                        <w:rPrChange w:author="DANLUIS ENRIQUE ROMANI MORA" w:id="13" w:date="2025-11-10T18:52:23Z">
                          <w:rPr>
                            <w:rFonts w:ascii="Consolas" w:cs="Consolas" w:eastAsia="Consolas" w:hAnsi="Consolas"/>
                            <w:sz w:val="21"/>
                            <w:szCs w:val="21"/>
                          </w:rPr>
                        </w:rPrChange>
                      </w:rPr>
                      <w:t xml:space="preserve">        },</w:t>
                    </w:r>
                  </w:ins>
                </w:sdtContent>
              </w:sdt>
              <w:ins w:author="DANLUIS ENRIQUE ROMANI MORA" w:id="12" w:date="2025-11-10T18:52:23Z"/>
            </w:sdtContent>
          </w:sdt>
        </w:p>
      </w:sdtContent>
    </w:sdt>
    <w:p w:rsidR="00000000" w:rsidDel="00000000" w:rsidP="00000000" w:rsidRDefault="00000000" w:rsidRPr="00000000" w14:paraId="000004C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CB">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C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4.2.1: </w:t>
      </w:r>
      <w:r w:rsidDel="00000000" w:rsidR="00000000" w:rsidRPr="00000000">
        <w:rPr>
          <w:rFonts w:ascii="Times New Roman" w:cs="Times New Roman" w:eastAsia="Times New Roman" w:hAnsi="Times New Roman"/>
          <w:b w:val="1"/>
          <w:bCs w:val="1"/>
          <w:sz w:val="30"/>
          <w:szCs w:val="30"/>
          <w:rtl w:val="0"/>
        </w:rPr>
        <w:t xml:space="preserve">Diseñar la sección “Historial de pruebas” en dashboard.</w:t>
      </w:r>
    </w:p>
    <w:p w:rsidR="00000000" w:rsidDel="00000000" w:rsidP="00000000" w:rsidRDefault="00000000" w:rsidRPr="00000000" w14:paraId="000004C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p>
    <w:p w:rsidR="00000000" w:rsidDel="00000000" w:rsidP="00000000" w:rsidRDefault="00000000" w:rsidRPr="00000000" w14:paraId="000004CE">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C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4.2.2: </w:t>
      </w:r>
      <w:r w:rsidDel="00000000" w:rsidR="00000000" w:rsidRPr="00000000">
        <w:rPr>
          <w:rFonts w:ascii="Times New Roman" w:cs="Times New Roman" w:eastAsia="Times New Roman" w:hAnsi="Times New Roman"/>
          <w:b w:val="1"/>
          <w:bCs w:val="1"/>
          <w:sz w:val="30"/>
          <w:szCs w:val="30"/>
          <w:rtl w:val="0"/>
        </w:rPr>
        <w:t xml:space="preserve">Crear endpoint para recuperar todas las pruebas de un alumno.</w:t>
      </w:r>
    </w:p>
    <w:sdt>
      <w:sdtPr>
        <w:id w:val="-978174183"/>
        <w:tag w:val="goog_rdk_2479"/>
      </w:sdtPr>
      <w:sdtContent>
        <w:p w:rsidR="00000000" w:rsidDel="00000000" w:rsidP="00000000" w:rsidRDefault="00000000" w:rsidRPr="00000000" w14:paraId="000004D0">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791529304"/>
              <w:tag w:val="goog_rdk_2473"/>
            </w:sdtPr>
            <w:sdtContent>
              <w:ins w:author="DANLUIS ENRIQUE ROMANI MORA" w:id="14" w:date="2025-11-10T18:52:51Z"/>
              <w:sdt>
                <w:sdtPr>
                  <w:id w:val="-1371957049"/>
                  <w:tag w:val="goog_rdk_2474"/>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206944172"/>
                    <w:tag w:val="goog_rdk_2475"/>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GetMapping</w:t>
                    </w:r>
                  </w:sdtContent>
                </w:sdt>
                <w:sdt>
                  <w:sdtPr>
                    <w:id w:val="454660515"/>
                    <w:tag w:val="goog_rdk_247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1676221010"/>
                    <w:tag w:val="goog_rdk_2477"/>
                  </w:sdtPr>
                  <w:sdtContent>
                    <w:r w:rsidDel="00000000" w:rsidR="00000000" w:rsidRPr="00000000">
                      <w:rPr>
                        <w:rFonts w:ascii="Consolas" w:cs="Consolas" w:eastAsia="Consolas" w:hAnsi="Consolas"/>
                        <w:color w:val="e394dc"/>
                        <w:sz w:val="21"/>
                        <w:szCs w:val="21"/>
                        <w:rtl w:val="0"/>
                        <w:rPrChange w:author="DANLUIS ENRIQUE ROMANI MORA" w:id="15" w:date="2025-11-10T18:52:51Z">
                          <w:rPr>
                            <w:rFonts w:ascii="Consolas" w:cs="Consolas" w:eastAsia="Consolas" w:hAnsi="Consolas"/>
                            <w:sz w:val="21"/>
                            <w:szCs w:val="21"/>
                          </w:rPr>
                        </w:rPrChange>
                      </w:rPr>
                      <w:t xml:space="preserve">"/{idAlumno}/resultados/historial"</w:t>
                    </w:r>
                  </w:sdtContent>
                </w:sdt>
                <w:sdt>
                  <w:sdtPr>
                    <w:id w:val="-1616363978"/>
                    <w:tag w:val="goog_rdk_247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853704465"/>
        <w:tag w:val="goog_rdk_2501"/>
      </w:sdtPr>
      <w:sdtContent>
        <w:p w:rsidR="00000000" w:rsidDel="00000000" w:rsidP="00000000" w:rsidRDefault="00000000" w:rsidRPr="00000000" w14:paraId="000004D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56479076"/>
              <w:tag w:val="goog_rdk_2480"/>
            </w:sdtPr>
            <w:sdtContent>
              <w:ins w:author="DANLUIS ENRIQUE ROMANI MORA" w:id="14" w:date="2025-11-10T18:52:51Z"/>
              <w:sdt>
                <w:sdtPr>
                  <w:id w:val="-1373109133"/>
                  <w:tag w:val="goog_rdk_2481"/>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912716810"/>
                    <w:tag w:val="goog_rdk_2482"/>
                  </w:sdtPr>
                  <w:sdtContent>
                    <w:r w:rsidDel="00000000" w:rsidR="00000000" w:rsidRPr="00000000">
                      <w:rPr>
                        <w:rFonts w:ascii="Consolas" w:cs="Consolas" w:eastAsia="Consolas" w:hAnsi="Consolas"/>
                        <w:color w:val="82d2ce"/>
                        <w:sz w:val="21"/>
                        <w:szCs w:val="21"/>
                        <w:rtl w:val="0"/>
                        <w:rPrChange w:author="DANLUIS ENRIQUE ROMANI MORA" w:id="15" w:date="2025-11-10T18:52:51Z">
                          <w:rPr>
                            <w:rFonts w:ascii="Consolas" w:cs="Consolas" w:eastAsia="Consolas" w:hAnsi="Consolas"/>
                            <w:sz w:val="21"/>
                            <w:szCs w:val="21"/>
                          </w:rPr>
                        </w:rPrChange>
                      </w:rPr>
                      <w:t xml:space="preserve">public</w:t>
                    </w:r>
                  </w:sdtContent>
                </w:sdt>
                <w:sdt>
                  <w:sdtPr>
                    <w:id w:val="94019765"/>
                    <w:tag w:val="goog_rdk_2483"/>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018875627"/>
                    <w:tag w:val="goog_rdk_2484"/>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ResponseEntity</w:t>
                    </w:r>
                  </w:sdtContent>
                </w:sdt>
                <w:sdt>
                  <w:sdtPr>
                    <w:id w:val="1386826521"/>
                    <w:tag w:val="goog_rdk_2485"/>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&lt;</w:t>
                    </w:r>
                  </w:sdtContent>
                </w:sdt>
                <w:sdt>
                  <w:sdtPr>
                    <w:id w:val="261015341"/>
                    <w:tag w:val="goog_rdk_2486"/>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List</w:t>
                    </w:r>
                  </w:sdtContent>
                </w:sdt>
                <w:sdt>
                  <w:sdtPr>
                    <w:id w:val="347415211"/>
                    <w:tag w:val="goog_rdk_2487"/>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&lt;</w:t>
                    </w:r>
                  </w:sdtContent>
                </w:sdt>
                <w:sdt>
                  <w:sdtPr>
                    <w:id w:val="382743623"/>
                    <w:tag w:val="goog_rdk_248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ResultadoDTO</w:t>
                    </w:r>
                  </w:sdtContent>
                </w:sdt>
                <w:sdt>
                  <w:sdtPr>
                    <w:id w:val="-1066007469"/>
                    <w:tag w:val="goog_rdk_248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&gt;&gt;</w:t>
                    </w:r>
                  </w:sdtContent>
                </w:sdt>
                <w:sdt>
                  <w:sdtPr>
                    <w:id w:val="-2056409448"/>
                    <w:tag w:val="goog_rdk_2490"/>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717865901"/>
                    <w:tag w:val="goog_rdk_2491"/>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obtenerHistorialResultados</w:t>
                    </w:r>
                  </w:sdtContent>
                </w:sdt>
                <w:sdt>
                  <w:sdtPr>
                    <w:id w:val="912017347"/>
                    <w:tag w:val="goog_rdk_2492"/>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1852139057"/>
                    <w:tag w:val="goog_rdk_2493"/>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PathVariable</w:t>
                    </w:r>
                  </w:sdtContent>
                </w:sdt>
                <w:sdt>
                  <w:sdtPr>
                    <w:id w:val="1260037089"/>
                    <w:tag w:val="goog_rdk_2494"/>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638374646"/>
                    <w:tag w:val="goog_rdk_2495"/>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Integer</w:t>
                    </w:r>
                  </w:sdtContent>
                </w:sdt>
                <w:sdt>
                  <w:sdtPr>
                    <w:id w:val="2020123820"/>
                    <w:tag w:val="goog_rdk_249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32832071"/>
                    <w:tag w:val="goog_rdk_2497"/>
                  </w:sdtPr>
                  <w:sdtContent>
                    <w:r w:rsidDel="00000000" w:rsidR="00000000" w:rsidRPr="00000000">
                      <w:rPr>
                        <w:rFonts w:ascii="Consolas" w:cs="Consolas" w:eastAsia="Consolas" w:hAnsi="Consolas"/>
                        <w:i w:val="1"/>
                        <w:iCs w:val="1"/>
                        <w:color w:val="d6d6dd"/>
                        <w:sz w:val="21"/>
                        <w:szCs w:val="21"/>
                        <w:rtl w:val="0"/>
                        <w:rPrChange w:author="DANLUIS ENRIQUE ROMANI MORA" w:id="15" w:date="2025-11-10T18:52:51Z">
                          <w:rPr>
                            <w:rFonts w:ascii="Consolas" w:cs="Consolas" w:eastAsia="Consolas" w:hAnsi="Consolas"/>
                            <w:sz w:val="21"/>
                            <w:szCs w:val="21"/>
                          </w:rPr>
                        </w:rPrChange>
                      </w:rPr>
                      <w:t xml:space="preserve">idAlumno</w:t>
                    </w:r>
                  </w:sdtContent>
                </w:sdt>
                <w:sdt>
                  <w:sdtPr>
                    <w:id w:val="1981914268"/>
                    <w:tag w:val="goog_rdk_249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563139637"/>
                    <w:tag w:val="goog_rdk_2499"/>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819132374"/>
                    <w:tag w:val="goog_rdk_2500"/>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2118949609"/>
        <w:tag w:val="goog_rdk_2510"/>
      </w:sdtPr>
      <w:sdtContent>
        <w:p w:rsidR="00000000" w:rsidDel="00000000" w:rsidP="00000000" w:rsidRDefault="00000000" w:rsidRPr="00000000" w14:paraId="000004D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737904953"/>
              <w:tag w:val="goog_rdk_2502"/>
            </w:sdtPr>
            <w:sdtContent>
              <w:ins w:author="DANLUIS ENRIQUE ROMANI MORA" w:id="14" w:date="2025-11-10T18:52:51Z"/>
              <w:sdt>
                <w:sdtPr>
                  <w:id w:val="-641682804"/>
                  <w:tag w:val="goog_rdk_2503"/>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106192155"/>
                    <w:tag w:val="goog_rdk_2504"/>
                  </w:sdtPr>
                  <w:sdtContent>
                    <w:r w:rsidDel="00000000" w:rsidR="00000000" w:rsidRPr="00000000">
                      <w:rPr>
                        <w:rFonts w:ascii="Consolas" w:cs="Consolas" w:eastAsia="Consolas" w:hAnsi="Consolas"/>
                        <w:color w:val="83d6c5"/>
                        <w:sz w:val="21"/>
                        <w:szCs w:val="21"/>
                        <w:rtl w:val="0"/>
                        <w:rPrChange w:author="DANLUIS ENRIQUE ROMANI MORA" w:id="15" w:date="2025-11-10T18:52:51Z">
                          <w:rPr>
                            <w:rFonts w:ascii="Consolas" w:cs="Consolas" w:eastAsia="Consolas" w:hAnsi="Consolas"/>
                            <w:sz w:val="21"/>
                            <w:szCs w:val="21"/>
                          </w:rPr>
                        </w:rPrChange>
                      </w:rPr>
                      <w:t xml:space="preserve">return</w:t>
                    </w:r>
                  </w:sdtContent>
                </w:sdt>
                <w:sdt>
                  <w:sdtPr>
                    <w:id w:val="813445639"/>
                    <w:tag w:val="goog_rdk_2505"/>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ResponseEntity.</w:t>
                    </w:r>
                  </w:sdtContent>
                </w:sdt>
                <w:sdt>
                  <w:sdtPr>
                    <w:id w:val="-982429747"/>
                    <w:tag w:val="goog_rdk_2506"/>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ok</w:t>
                    </w:r>
                  </w:sdtContent>
                </w:sdt>
                <w:sdt>
                  <w:sdtPr>
                    <w:id w:val="2038787543"/>
                    <w:tag w:val="goog_rdk_2507"/>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(testService.</w:t>
                    </w:r>
                  </w:sdtContent>
                </w:sdt>
                <w:sdt>
                  <w:sdtPr>
                    <w:id w:val="1570173250"/>
                    <w:tag w:val="goog_rdk_250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obtenerHistorialResultados</w:t>
                    </w:r>
                  </w:sdtContent>
                </w:sdt>
                <w:sdt>
                  <w:sdtPr>
                    <w:id w:val="27867656"/>
                    <w:tag w:val="goog_rdk_250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(idAlumno));</w:t>
                    </w:r>
                  </w:sdtContent>
                </w:sdt>
              </w:ins>
            </w:sdtContent>
          </w:sdt>
        </w:p>
      </w:sdtContent>
    </w:sdt>
    <w:sdt>
      <w:sdtPr>
        <w:id w:val="-909515065"/>
        <w:tag w:val="goog_rdk_2513"/>
      </w:sdtPr>
      <w:sdtContent>
        <w:p w:rsidR="00000000" w:rsidDel="00000000" w:rsidP="00000000" w:rsidRDefault="00000000" w:rsidRPr="00000000" w14:paraId="000004D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236315671"/>
              <w:tag w:val="goog_rdk_2511"/>
            </w:sdtPr>
            <w:sdtContent>
              <w:ins w:author="DANLUIS ENRIQUE ROMANI MORA" w:id="14" w:date="2025-11-10T18:52:51Z"/>
              <w:sdt>
                <w:sdtPr>
                  <w:id w:val="708805096"/>
                  <w:tag w:val="goog_rdk_2512"/>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Content>
          </w:sdt>
        </w:p>
      </w:sdtContent>
    </w:sdt>
    <w:sdt>
      <w:sdtPr>
        <w:id w:val="1787893726"/>
        <w:tag w:val="goog_rdk_2531"/>
      </w:sdtPr>
      <w:sdtContent>
        <w:p w:rsidR="00000000" w:rsidDel="00000000" w:rsidP="00000000" w:rsidRDefault="00000000" w:rsidRPr="00000000" w14:paraId="000004D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774508427"/>
              <w:tag w:val="goog_rdk_2514"/>
            </w:sdtPr>
            <w:sdtContent>
              <w:ins w:author="DANLUIS ENRIQUE ROMANI MORA" w:id="14" w:date="2025-11-10T18:52:51Z"/>
              <w:sdt>
                <w:sdtPr>
                  <w:id w:val="544583165"/>
                  <w:tag w:val="goog_rdk_2515"/>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506547681"/>
                    <w:tag w:val="goog_rdk_2516"/>
                  </w:sdtPr>
                  <w:sdtContent>
                    <w:r w:rsidDel="00000000" w:rsidR="00000000" w:rsidRPr="00000000">
                      <w:rPr>
                        <w:rFonts w:ascii="Consolas" w:cs="Consolas" w:eastAsia="Consolas" w:hAnsi="Consolas"/>
                        <w:color w:val="82d2ce"/>
                        <w:sz w:val="21"/>
                        <w:szCs w:val="21"/>
                        <w:rtl w:val="0"/>
                        <w:rPrChange w:author="DANLUIS ENRIQUE ROMANI MORA" w:id="15" w:date="2025-11-10T18:52:51Z">
                          <w:rPr>
                            <w:rFonts w:ascii="Consolas" w:cs="Consolas" w:eastAsia="Consolas" w:hAnsi="Consolas"/>
                            <w:sz w:val="21"/>
                            <w:szCs w:val="21"/>
                          </w:rPr>
                        </w:rPrChange>
                      </w:rPr>
                      <w:t xml:space="preserve">public</w:t>
                    </w:r>
                  </w:sdtContent>
                </w:sdt>
                <w:sdt>
                  <w:sdtPr>
                    <w:id w:val="1682641906"/>
                    <w:tag w:val="goog_rdk_2517"/>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266797995"/>
                    <w:tag w:val="goog_rdk_251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List</w:t>
                    </w:r>
                  </w:sdtContent>
                </w:sdt>
                <w:sdt>
                  <w:sdtPr>
                    <w:id w:val="1398574692"/>
                    <w:tag w:val="goog_rdk_251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&lt;</w:t>
                    </w:r>
                  </w:sdtContent>
                </w:sdt>
                <w:sdt>
                  <w:sdtPr>
                    <w:id w:val="-1076404138"/>
                    <w:tag w:val="goog_rdk_2520"/>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ResultadoDTO</w:t>
                    </w:r>
                  </w:sdtContent>
                </w:sdt>
                <w:sdt>
                  <w:sdtPr>
                    <w:id w:val="-858105042"/>
                    <w:tag w:val="goog_rdk_2521"/>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&gt;</w:t>
                    </w:r>
                  </w:sdtContent>
                </w:sdt>
                <w:sdt>
                  <w:sdtPr>
                    <w:id w:val="1945920243"/>
                    <w:tag w:val="goog_rdk_2522"/>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380636052"/>
                    <w:tag w:val="goog_rdk_2523"/>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obtenerHistorialResultados</w:t>
                    </w:r>
                  </w:sdtContent>
                </w:sdt>
                <w:sdt>
                  <w:sdtPr>
                    <w:id w:val="239181338"/>
                    <w:tag w:val="goog_rdk_2524"/>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1700437988"/>
                    <w:tag w:val="goog_rdk_2525"/>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Integer</w:t>
                    </w:r>
                  </w:sdtContent>
                </w:sdt>
                <w:sdt>
                  <w:sdtPr>
                    <w:id w:val="2102904418"/>
                    <w:tag w:val="goog_rdk_252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754110290"/>
                    <w:tag w:val="goog_rdk_2527"/>
                  </w:sdtPr>
                  <w:sdtContent>
                    <w:r w:rsidDel="00000000" w:rsidR="00000000" w:rsidRPr="00000000">
                      <w:rPr>
                        <w:rFonts w:ascii="Consolas" w:cs="Consolas" w:eastAsia="Consolas" w:hAnsi="Consolas"/>
                        <w:i w:val="1"/>
                        <w:iCs w:val="1"/>
                        <w:color w:val="d6d6dd"/>
                        <w:sz w:val="21"/>
                        <w:szCs w:val="21"/>
                        <w:rtl w:val="0"/>
                        <w:rPrChange w:author="DANLUIS ENRIQUE ROMANI MORA" w:id="15" w:date="2025-11-10T18:52:51Z">
                          <w:rPr>
                            <w:rFonts w:ascii="Consolas" w:cs="Consolas" w:eastAsia="Consolas" w:hAnsi="Consolas"/>
                            <w:sz w:val="21"/>
                            <w:szCs w:val="21"/>
                          </w:rPr>
                        </w:rPrChange>
                      </w:rPr>
                      <w:t xml:space="preserve">idAlumno</w:t>
                    </w:r>
                  </w:sdtContent>
                </w:sdt>
                <w:sdt>
                  <w:sdtPr>
                    <w:id w:val="1440828291"/>
                    <w:tag w:val="goog_rdk_252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1308135148"/>
                    <w:tag w:val="goog_rdk_2529"/>
                  </w:sdtPr>
                  <w:sdtContent>
                    <w:r w:rsidDel="00000000" w:rsidR="00000000" w:rsidRPr="00000000">
                      <w:rPr>
                        <w:rFonts w:ascii="Consolas" w:cs="Consolas" w:eastAsia="Consolas" w:hAnsi="Consolas"/>
                        <w:color w:val="aaa0fa"/>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152158121"/>
                    <w:tag w:val="goog_rdk_2530"/>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353309508"/>
        <w:tag w:val="goog_rdk_2540"/>
      </w:sdtPr>
      <w:sdtContent>
        <w:p w:rsidR="00000000" w:rsidDel="00000000" w:rsidP="00000000" w:rsidRDefault="00000000" w:rsidRPr="00000000" w14:paraId="000004D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419242839"/>
              <w:tag w:val="goog_rdk_2532"/>
            </w:sdtPr>
            <w:sdtContent>
              <w:ins w:author="DANLUIS ENRIQUE ROMANI MORA" w:id="14" w:date="2025-11-10T18:52:51Z"/>
              <w:sdt>
                <w:sdtPr>
                  <w:id w:val="1014566719"/>
                  <w:tag w:val="goog_rdk_2533"/>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1629778804"/>
                    <w:tag w:val="goog_rdk_2534"/>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List</w:t>
                    </w:r>
                  </w:sdtContent>
                </w:sdt>
                <w:sdt>
                  <w:sdtPr>
                    <w:id w:val="1633180287"/>
                    <w:tag w:val="goog_rdk_2535"/>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&lt;</w:t>
                    </w:r>
                  </w:sdtContent>
                </w:sdt>
                <w:sdt>
                  <w:sdtPr>
                    <w:id w:val="702222781"/>
                    <w:tag w:val="goog_rdk_2536"/>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ResultadoTest</w:t>
                    </w:r>
                  </w:sdtContent>
                </w:sdt>
                <w:sdt>
                  <w:sdtPr>
                    <w:id w:val="425812131"/>
                    <w:tag w:val="goog_rdk_2537"/>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&gt; resultados = resultadoTestRepository.</w:t>
                    </w:r>
                  </w:sdtContent>
                </w:sdt>
                <w:sdt>
                  <w:sdtPr>
                    <w:id w:val="1483436355"/>
                    <w:tag w:val="goog_rdk_253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findByAlumnoId</w:t>
                    </w:r>
                  </w:sdtContent>
                </w:sdt>
                <w:sdt>
                  <w:sdtPr>
                    <w:id w:val="1323803481"/>
                    <w:tag w:val="goog_rdk_253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(idAlumno);</w:t>
                    </w:r>
                  </w:sdtContent>
                </w:sdt>
              </w:ins>
            </w:sdtContent>
          </w:sdt>
        </w:p>
      </w:sdtContent>
    </w:sdt>
    <w:sdt>
      <w:sdtPr>
        <w:id w:val="-952901933"/>
        <w:tag w:val="goog_rdk_2543"/>
      </w:sdtPr>
      <w:sdtContent>
        <w:p w:rsidR="00000000" w:rsidDel="00000000" w:rsidP="00000000" w:rsidRDefault="00000000" w:rsidRPr="00000000" w14:paraId="000004D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755813608"/>
              <w:tag w:val="goog_rdk_2541"/>
            </w:sdtPr>
            <w:sdtContent>
              <w:ins w:author="DANLUIS ENRIQUE ROMANI MORA" w:id="14" w:date="2025-11-10T18:52:51Z"/>
              <w:sdt>
                <w:sdtPr>
                  <w:id w:val="1252562855"/>
                  <w:tag w:val="goog_rdk_2542"/>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Content>
          </w:sdt>
        </w:p>
      </w:sdtContent>
    </w:sdt>
    <w:sdt>
      <w:sdtPr>
        <w:id w:val="-1731350252"/>
        <w:tag w:val="goog_rdk_2550"/>
      </w:sdtPr>
      <w:sdtContent>
        <w:p w:rsidR="00000000" w:rsidDel="00000000" w:rsidP="00000000" w:rsidRDefault="00000000" w:rsidRPr="00000000" w14:paraId="000004D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874014165"/>
              <w:tag w:val="goog_rdk_2544"/>
            </w:sdtPr>
            <w:sdtContent>
              <w:ins w:author="DANLUIS ENRIQUE ROMANI MORA" w:id="14" w:date="2025-11-10T18:52:51Z"/>
              <w:sdt>
                <w:sdtPr>
                  <w:id w:val="1467687402"/>
                  <w:tag w:val="goog_rdk_2545"/>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950879851"/>
                    <w:tag w:val="goog_rdk_2546"/>
                  </w:sdtPr>
                  <w:sdtContent>
                    <w:r w:rsidDel="00000000" w:rsidR="00000000" w:rsidRPr="00000000">
                      <w:rPr>
                        <w:rFonts w:ascii="Consolas" w:cs="Consolas" w:eastAsia="Consolas" w:hAnsi="Consolas"/>
                        <w:color w:val="83d6c5"/>
                        <w:sz w:val="21"/>
                        <w:szCs w:val="21"/>
                        <w:rtl w:val="0"/>
                        <w:rPrChange w:author="DANLUIS ENRIQUE ROMANI MORA" w:id="15" w:date="2025-11-10T18:52:51Z">
                          <w:rPr>
                            <w:rFonts w:ascii="Consolas" w:cs="Consolas" w:eastAsia="Consolas" w:hAnsi="Consolas"/>
                            <w:sz w:val="21"/>
                            <w:szCs w:val="21"/>
                          </w:rPr>
                        </w:rPrChange>
                      </w:rPr>
                      <w:t xml:space="preserve">return</w:t>
                    </w:r>
                  </w:sdtContent>
                </w:sdt>
                <w:sdt>
                  <w:sdtPr>
                    <w:id w:val="1167366084"/>
                    <w:tag w:val="goog_rdk_2547"/>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resultados.</w:t>
                    </w:r>
                  </w:sdtContent>
                </w:sdt>
                <w:sdt>
                  <w:sdtPr>
                    <w:id w:val="939689148"/>
                    <w:tag w:val="goog_rdk_254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stream</w:t>
                    </w:r>
                  </w:sdtContent>
                </w:sdt>
                <w:sdt>
                  <w:sdtPr>
                    <w:id w:val="477753050"/>
                    <w:tag w:val="goog_rdk_254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391487759"/>
        <w:tag w:val="goog_rdk_2561"/>
      </w:sdtPr>
      <w:sdtContent>
        <w:p w:rsidR="00000000" w:rsidDel="00000000" w:rsidP="00000000" w:rsidRDefault="00000000" w:rsidRPr="00000000" w14:paraId="000004D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665368138"/>
              <w:tag w:val="goog_rdk_2551"/>
            </w:sdtPr>
            <w:sdtContent>
              <w:ins w:author="DANLUIS ENRIQUE ROMANI MORA" w:id="14" w:date="2025-11-10T18:52:51Z"/>
              <w:sdt>
                <w:sdtPr>
                  <w:id w:val="-1990181468"/>
                  <w:tag w:val="goog_rdk_2552"/>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1199048357"/>
                    <w:tag w:val="goog_rdk_2553"/>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map</w:t>
                    </w:r>
                  </w:sdtContent>
                </w:sdt>
                <w:sdt>
                  <w:sdtPr>
                    <w:id w:val="1767122049"/>
                    <w:tag w:val="goog_rdk_2554"/>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(r </w:t>
                    </w:r>
                  </w:sdtContent>
                </w:sdt>
                <w:sdt>
                  <w:sdtPr>
                    <w:id w:val="1727789505"/>
                    <w:tag w:val="goog_rdk_2555"/>
                  </w:sdtPr>
                  <w:sdtContent>
                    <w:r w:rsidDel="00000000" w:rsidR="00000000" w:rsidRPr="00000000">
                      <w:rPr>
                        <w:rFonts w:ascii="Consolas" w:cs="Consolas" w:eastAsia="Consolas" w:hAnsi="Consolas"/>
                        <w:color w:val="82d2ce"/>
                        <w:sz w:val="21"/>
                        <w:szCs w:val="21"/>
                        <w:rtl w:val="0"/>
                        <w:rPrChange w:author="DANLUIS ENRIQUE ROMANI MORA" w:id="15" w:date="2025-11-10T18:52:51Z">
                          <w:rPr>
                            <w:rFonts w:ascii="Consolas" w:cs="Consolas" w:eastAsia="Consolas" w:hAnsi="Consolas"/>
                            <w:sz w:val="21"/>
                            <w:szCs w:val="21"/>
                          </w:rPr>
                        </w:rPrChange>
                      </w:rPr>
                      <w:t xml:space="preserve">-&gt;</w:t>
                    </w:r>
                  </w:sdtContent>
                </w:sdt>
                <w:sdt>
                  <w:sdtPr>
                    <w:id w:val="-1687487193"/>
                    <w:tag w:val="goog_rdk_255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70201592"/>
                    <w:tag w:val="goog_rdk_2557"/>
                  </w:sdtPr>
                  <w:sdtContent>
                    <w:r w:rsidDel="00000000" w:rsidR="00000000" w:rsidRPr="00000000">
                      <w:rPr>
                        <w:rFonts w:ascii="Consolas" w:cs="Consolas" w:eastAsia="Consolas" w:hAnsi="Consolas"/>
                        <w:color w:val="83d6c5"/>
                        <w:sz w:val="21"/>
                        <w:szCs w:val="21"/>
                        <w:rtl w:val="0"/>
                        <w:rPrChange w:author="DANLUIS ENRIQUE ROMANI MORA" w:id="15" w:date="2025-11-10T18:52:51Z">
                          <w:rPr>
                            <w:rFonts w:ascii="Consolas" w:cs="Consolas" w:eastAsia="Consolas" w:hAnsi="Consolas"/>
                            <w:sz w:val="21"/>
                            <w:szCs w:val="21"/>
                          </w:rPr>
                        </w:rPrChange>
                      </w:rPr>
                      <w:t xml:space="preserve">new</w:t>
                    </w:r>
                  </w:sdtContent>
                </w:sdt>
                <w:sdt>
                  <w:sdtPr>
                    <w:id w:val="-184481423"/>
                    <w:tag w:val="goog_rdk_255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sdtContent>
                </w:sdt>
                <w:sdt>
                  <w:sdtPr>
                    <w:id w:val="-1634657212"/>
                    <w:tag w:val="goog_rdk_2559"/>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ResultadoDTO</w:t>
                    </w:r>
                  </w:sdtContent>
                </w:sdt>
                <w:sdt>
                  <w:sdtPr>
                    <w:id w:val="2026846850"/>
                    <w:tag w:val="goog_rdk_2560"/>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901986821"/>
        <w:tag w:val="goog_rdk_2566"/>
      </w:sdtPr>
      <w:sdtContent>
        <w:p w:rsidR="00000000" w:rsidDel="00000000" w:rsidP="00000000" w:rsidRDefault="00000000" w:rsidRPr="00000000" w14:paraId="000004D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2067244587"/>
              <w:tag w:val="goog_rdk_2562"/>
            </w:sdtPr>
            <w:sdtContent>
              <w:ins w:author="DANLUIS ENRIQUE ROMANI MORA" w:id="14" w:date="2025-11-10T18:52:51Z"/>
              <w:sdt>
                <w:sdtPr>
                  <w:id w:val="35643597"/>
                  <w:tag w:val="goog_rdk_2563"/>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1158604478"/>
                    <w:tag w:val="goog_rdk_2564"/>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getIdResultado</w:t>
                    </w:r>
                  </w:sdtContent>
                </w:sdt>
                <w:sdt>
                  <w:sdtPr>
                    <w:id w:val="452226803"/>
                    <w:tag w:val="goog_rdk_2565"/>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799800146"/>
        <w:tag w:val="goog_rdk_2573"/>
      </w:sdtPr>
      <w:sdtContent>
        <w:p w:rsidR="00000000" w:rsidDel="00000000" w:rsidP="00000000" w:rsidRDefault="00000000" w:rsidRPr="00000000" w14:paraId="000004D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2025602315"/>
              <w:tag w:val="goog_rdk_2567"/>
            </w:sdtPr>
            <w:sdtContent>
              <w:ins w:author="DANLUIS ENRIQUE ROMANI MORA" w:id="14" w:date="2025-11-10T18:52:51Z"/>
              <w:sdt>
                <w:sdtPr>
                  <w:id w:val="-1864971409"/>
                  <w:tag w:val="goog_rdk_2568"/>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1390539221"/>
                    <w:tag w:val="goog_rdk_2569"/>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getIntentoTest</w:t>
                    </w:r>
                  </w:sdtContent>
                </w:sdt>
                <w:sdt>
                  <w:sdtPr>
                    <w:id w:val="514132364"/>
                    <w:tag w:val="goog_rdk_2570"/>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213125266"/>
                    <w:tag w:val="goog_rdk_2571"/>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getIdIntento</w:t>
                    </w:r>
                  </w:sdtContent>
                </w:sdt>
                <w:sdt>
                  <w:sdtPr>
                    <w:id w:val="-2132636160"/>
                    <w:tag w:val="goog_rdk_2572"/>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544549069"/>
        <w:tag w:val="goog_rdk_2580"/>
      </w:sdtPr>
      <w:sdtContent>
        <w:p w:rsidR="00000000" w:rsidDel="00000000" w:rsidP="00000000" w:rsidRDefault="00000000" w:rsidRPr="00000000" w14:paraId="000004D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499686220"/>
              <w:tag w:val="goog_rdk_2574"/>
            </w:sdtPr>
            <w:sdtContent>
              <w:ins w:author="DANLUIS ENRIQUE ROMANI MORA" w:id="14" w:date="2025-11-10T18:52:51Z"/>
              <w:sdt>
                <w:sdtPr>
                  <w:id w:val="1886401119"/>
                  <w:tag w:val="goog_rdk_2575"/>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1284211069"/>
                    <w:tag w:val="goog_rdk_2576"/>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getIntentoTest</w:t>
                    </w:r>
                  </w:sdtContent>
                </w:sdt>
                <w:sdt>
                  <w:sdtPr>
                    <w:id w:val="-836368250"/>
                    <w:tag w:val="goog_rdk_2577"/>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669978038"/>
                    <w:tag w:val="goog_rdk_2578"/>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getFechaRealizacion</w:t>
                    </w:r>
                  </w:sdtContent>
                </w:sdt>
                <w:sdt>
                  <w:sdtPr>
                    <w:id w:val="-1569847288"/>
                    <w:tag w:val="goog_rdk_2579"/>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154398428"/>
        <w:tag w:val="goog_rdk_2587"/>
      </w:sdtPr>
      <w:sdtContent>
        <w:p w:rsidR="00000000" w:rsidDel="00000000" w:rsidP="00000000" w:rsidRDefault="00000000" w:rsidRPr="00000000" w14:paraId="000004D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987689978"/>
              <w:tag w:val="goog_rdk_2581"/>
            </w:sdtPr>
            <w:sdtContent>
              <w:ins w:author="DANLUIS ENRIQUE ROMANI MORA" w:id="14" w:date="2025-11-10T18:52:51Z"/>
              <w:sdt>
                <w:sdtPr>
                  <w:id w:val="-1256265130"/>
                  <w:tag w:val="goog_rdk_2582"/>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1583908061"/>
                    <w:tag w:val="goog_rdk_2583"/>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getTipoInteligencia</w:t>
                    </w:r>
                  </w:sdtContent>
                </w:sdt>
                <w:sdt>
                  <w:sdtPr>
                    <w:id w:val="335044492"/>
                    <w:tag w:val="goog_rdk_2584"/>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956323409"/>
                    <w:tag w:val="goog_rdk_2585"/>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getIdInteligencia</w:t>
                    </w:r>
                  </w:sdtContent>
                </w:sdt>
                <w:sdt>
                  <w:sdtPr>
                    <w:id w:val="1267287181"/>
                    <w:tag w:val="goog_rdk_258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666769555"/>
        <w:tag w:val="goog_rdk_2594"/>
      </w:sdtPr>
      <w:sdtContent>
        <w:p w:rsidR="00000000" w:rsidDel="00000000" w:rsidP="00000000" w:rsidRDefault="00000000" w:rsidRPr="00000000" w14:paraId="000004D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601091879"/>
              <w:tag w:val="goog_rdk_2588"/>
            </w:sdtPr>
            <w:sdtContent>
              <w:ins w:author="DANLUIS ENRIQUE ROMANI MORA" w:id="14" w:date="2025-11-10T18:52:51Z"/>
              <w:sdt>
                <w:sdtPr>
                  <w:id w:val="1246784274"/>
                  <w:tag w:val="goog_rdk_2589"/>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323194248"/>
                    <w:tag w:val="goog_rdk_2590"/>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getTipoInteligencia</w:t>
                    </w:r>
                  </w:sdtContent>
                </w:sdt>
                <w:sdt>
                  <w:sdtPr>
                    <w:id w:val="1224364532"/>
                    <w:tag w:val="goog_rdk_2591"/>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sdt>
                  <w:sdtPr>
                    <w:id w:val="-1725362584"/>
                    <w:tag w:val="goog_rdk_2592"/>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getNombre</w:t>
                    </w:r>
                  </w:sdtContent>
                </w:sdt>
                <w:sdt>
                  <w:sdtPr>
                    <w:id w:val="-1393410160"/>
                    <w:tag w:val="goog_rdk_2593"/>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951952858"/>
        <w:tag w:val="goog_rdk_2599"/>
      </w:sdtPr>
      <w:sdtContent>
        <w:p w:rsidR="00000000" w:rsidDel="00000000" w:rsidP="00000000" w:rsidRDefault="00000000" w:rsidRPr="00000000" w14:paraId="000004D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031107639"/>
              <w:tag w:val="goog_rdk_2595"/>
            </w:sdtPr>
            <w:sdtContent>
              <w:ins w:author="DANLUIS ENRIQUE ROMANI MORA" w:id="14" w:date="2025-11-10T18:52:51Z"/>
              <w:sdt>
                <w:sdtPr>
                  <w:id w:val="-576509687"/>
                  <w:tag w:val="goog_rdk_2596"/>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r.</w:t>
                    </w:r>
                  </w:ins>
                </w:sdtContent>
              </w:sdt>
              <w:ins w:author="DANLUIS ENRIQUE ROMANI MORA" w:id="14" w:date="2025-11-10T18:52:51Z">
                <w:sdt>
                  <w:sdtPr>
                    <w:id w:val="-330215805"/>
                    <w:tag w:val="goog_rdk_2597"/>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getPuntajeCalculado</w:t>
                    </w:r>
                  </w:sdtContent>
                </w:sdt>
                <w:sdt>
                  <w:sdtPr>
                    <w:id w:val="541439076"/>
                    <w:tag w:val="goog_rdk_259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910479133"/>
        <w:tag w:val="goog_rdk_2602"/>
      </w:sdtPr>
      <w:sdtContent>
        <w:p w:rsidR="00000000" w:rsidDel="00000000" w:rsidP="00000000" w:rsidRDefault="00000000" w:rsidRPr="00000000" w14:paraId="000004D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646306681"/>
              <w:tag w:val="goog_rdk_2600"/>
            </w:sdtPr>
            <w:sdtContent>
              <w:ins w:author="DANLUIS ENRIQUE ROMANI MORA" w:id="14" w:date="2025-11-10T18:52:51Z"/>
              <w:sdt>
                <w:sdtPr>
                  <w:id w:val="971087818"/>
                  <w:tag w:val="goog_rdk_2601"/>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Content>
          </w:sdt>
        </w:p>
      </w:sdtContent>
    </w:sdt>
    <w:sdt>
      <w:sdtPr>
        <w:id w:val="495584052"/>
        <w:tag w:val="goog_rdk_2609"/>
      </w:sdtPr>
      <w:sdtContent>
        <w:p w:rsidR="00000000" w:rsidDel="00000000" w:rsidP="00000000" w:rsidRDefault="00000000" w:rsidRPr="00000000" w14:paraId="000004E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600739056"/>
              <w:tag w:val="goog_rdk_2603"/>
            </w:sdtPr>
            <w:sdtContent>
              <w:ins w:author="DANLUIS ENRIQUE ROMANI MORA" w:id="14" w:date="2025-11-10T18:52:51Z"/>
              <w:sdt>
                <w:sdtPr>
                  <w:id w:val="2117516531"/>
                  <w:tag w:val="goog_rdk_2604"/>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
                  <w:sdtPr>
                    <w:id w:val="1978003240"/>
                    <w:tag w:val="goog_rdk_2605"/>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collect</w:t>
                    </w:r>
                  </w:sdtContent>
                </w:sdt>
                <w:sdt>
                  <w:sdtPr>
                    <w:id w:val="-107861136"/>
                    <w:tag w:val="goog_rdk_2606"/>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(Collectors.</w:t>
                    </w:r>
                  </w:sdtContent>
                </w:sdt>
                <w:sdt>
                  <w:sdtPr>
                    <w:id w:val="-21091755"/>
                    <w:tag w:val="goog_rdk_2607"/>
                  </w:sdtPr>
                  <w:sdtContent>
                    <w:r w:rsidDel="00000000" w:rsidR="00000000" w:rsidRPr="00000000">
                      <w:rPr>
                        <w:rFonts w:ascii="Consolas" w:cs="Consolas" w:eastAsia="Consolas" w:hAnsi="Consolas"/>
                        <w:color w:val="efb080"/>
                        <w:sz w:val="21"/>
                        <w:szCs w:val="21"/>
                        <w:rtl w:val="0"/>
                        <w:rPrChange w:author="DANLUIS ENRIQUE ROMANI MORA" w:id="15" w:date="2025-11-10T18:52:51Z">
                          <w:rPr>
                            <w:rFonts w:ascii="Consolas" w:cs="Consolas" w:eastAsia="Consolas" w:hAnsi="Consolas"/>
                            <w:sz w:val="21"/>
                            <w:szCs w:val="21"/>
                          </w:rPr>
                        </w:rPrChange>
                      </w:rPr>
                      <w:t xml:space="preserve">toList</w:t>
                    </w:r>
                  </w:sdtContent>
                </w:sdt>
                <w:sdt>
                  <w:sdtPr>
                    <w:id w:val="720770806"/>
                    <w:tag w:val="goog_rdk_2608"/>
                  </w:sdtPr>
                  <w:sdtContent>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w:t>
                    </w:r>
                  </w:sdtContent>
                </w:sdt>
              </w:ins>
            </w:sdtContent>
          </w:sdt>
        </w:p>
      </w:sdtContent>
    </w:sdt>
    <w:sdt>
      <w:sdtPr>
        <w:id w:val="-1062121749"/>
        <w:tag w:val="goog_rdk_2612"/>
      </w:sdtPr>
      <w:sdtContent>
        <w:p w:rsidR="00000000" w:rsidDel="00000000" w:rsidP="00000000" w:rsidRDefault="00000000" w:rsidRPr="00000000" w14:paraId="000004E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4" w:date="2025-11-10T18:52:51Z"/>
              <w:rFonts w:ascii="Consolas" w:cs="Consolas" w:eastAsia="Consolas" w:hAnsi="Consolas"/>
              <w:color w:val="d6d6dd"/>
              <w:sz w:val="21"/>
              <w:szCs w:val="21"/>
              <w:rPrChange w:author="DANLUIS ENRIQUE ROMANI MORA" w:id="15" w:date="2025-11-10T18:52:51Z">
                <w:rPr>
                  <w:rFonts w:ascii="Consolas" w:cs="Consolas" w:eastAsia="Consolas" w:hAnsi="Consolas"/>
                  <w:sz w:val="21"/>
                  <w:szCs w:val="21"/>
                </w:rPr>
              </w:rPrChange>
            </w:rPr>
          </w:pPr>
          <w:sdt>
            <w:sdtPr>
              <w:id w:val="-173401442"/>
              <w:tag w:val="goog_rdk_2610"/>
            </w:sdtPr>
            <w:sdtContent>
              <w:ins w:author="DANLUIS ENRIQUE ROMANI MORA" w:id="14" w:date="2025-11-10T18:52:51Z"/>
              <w:sdt>
                <w:sdtPr>
                  <w:id w:val="1590088199"/>
                  <w:tag w:val="goog_rdk_2611"/>
                </w:sdtPr>
                <w:sdtContent>
                  <w:ins w:author="DANLUIS ENRIQUE ROMANI MORA" w:id="14" w:date="2025-11-10T18:52:51Z">
                    <w:r w:rsidDel="00000000" w:rsidR="00000000" w:rsidRPr="00000000">
                      <w:rPr>
                        <w:rFonts w:ascii="Consolas" w:cs="Consolas" w:eastAsia="Consolas" w:hAnsi="Consolas"/>
                        <w:color w:val="d6d6dd"/>
                        <w:sz w:val="21"/>
                        <w:szCs w:val="21"/>
                        <w:rtl w:val="0"/>
                        <w:rPrChange w:author="DANLUIS ENRIQUE ROMANI MORA" w:id="15" w:date="2025-11-10T18:52:51Z">
                          <w:rPr>
                            <w:rFonts w:ascii="Consolas" w:cs="Consolas" w:eastAsia="Consolas" w:hAnsi="Consolas"/>
                            <w:sz w:val="21"/>
                            <w:szCs w:val="21"/>
                          </w:rPr>
                        </w:rPrChange>
                      </w:rPr>
                      <w:t xml:space="preserve">    }</w:t>
                    </w:r>
                  </w:ins>
                </w:sdtContent>
              </w:sdt>
              <w:ins w:author="DANLUIS ENRIQUE ROMANI MORA" w:id="14" w:date="2025-11-10T18:52:51Z"/>
            </w:sdtContent>
          </w:sdt>
        </w:p>
      </w:sdtContent>
    </w:sdt>
    <w:p w:rsidR="00000000" w:rsidDel="00000000" w:rsidP="00000000" w:rsidRDefault="00000000" w:rsidRPr="00000000" w14:paraId="000004E2">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E3">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E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4.2.3: </w:t>
      </w:r>
      <w:r w:rsidDel="00000000" w:rsidR="00000000" w:rsidRPr="00000000">
        <w:rPr>
          <w:rFonts w:ascii="Times New Roman" w:cs="Times New Roman" w:eastAsia="Times New Roman" w:hAnsi="Times New Roman"/>
          <w:b w:val="1"/>
          <w:bCs w:val="1"/>
          <w:sz w:val="30"/>
          <w:szCs w:val="30"/>
          <w:rtl w:val="0"/>
        </w:rPr>
        <w:t xml:space="preserve">Implementar paginación o scroll si hay muchos registros.</w:t>
      </w:r>
    </w:p>
    <w:sdt>
      <w:sdtPr>
        <w:id w:val="-84750873"/>
        <w:tag w:val="goog_rdk_2614"/>
      </w:sdtPr>
      <w:sdtContent>
        <w:p w:rsidR="00000000" w:rsidDel="00000000" w:rsidP="00000000" w:rsidRDefault="00000000" w:rsidRPr="00000000" w14:paraId="000004E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sdt>
            <w:sdtPr>
              <w:id w:val="1165307357"/>
              <w:tag w:val="goog_rdk_2613"/>
            </w:sdtPr>
            <w:sdtContent>
              <w:ins w:author="DANLUIS ENRIQUE ROMANI MORA" w:id="16" w:date="2025-11-10T18:53:12Z">
                <w:r w:rsidDel="00000000" w:rsidR="00000000" w:rsidRPr="00000000">
                  <w:rPr>
                    <w:rFonts w:ascii="Consolas" w:cs="Consolas" w:eastAsia="Consolas" w:hAnsi="Consolas"/>
                    <w:sz w:val="21"/>
                    <w:szCs w:val="21"/>
                    <w:rtl w:val="0"/>
                  </w:rPr>
                  <w:t xml:space="preserve">   public List&lt;IntentoCompletoDTO&gt; obtenerTodosLosIntentosPorAlumno(Integer idAlumno) {</w:t>
                </w:r>
              </w:ins>
            </w:sdtContent>
          </w:sdt>
        </w:p>
      </w:sdtContent>
    </w:sdt>
    <w:sdt>
      <w:sdtPr>
        <w:id w:val="1211850040"/>
        <w:tag w:val="goog_rdk_2616"/>
      </w:sdtPr>
      <w:sdtContent>
        <w:p w:rsidR="00000000" w:rsidDel="00000000" w:rsidP="00000000" w:rsidRDefault="00000000" w:rsidRPr="00000000" w14:paraId="000004E6">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354517219"/>
              <w:tag w:val="goog_rdk_2615"/>
            </w:sdtPr>
            <w:sdtContent>
              <w:ins w:author="DANLUIS ENRIQUE ROMANI MORA" w:id="16" w:date="2025-11-10T18:53:12Z">
                <w:r w:rsidDel="00000000" w:rsidR="00000000" w:rsidRPr="00000000">
                  <w:rPr>
                    <w:rFonts w:ascii="Consolas" w:cs="Consolas" w:eastAsia="Consolas" w:hAnsi="Consolas"/>
                    <w:sz w:val="21"/>
                    <w:szCs w:val="21"/>
                    <w:rtl w:val="0"/>
                  </w:rPr>
                  <w:t xml:space="preserve">        // Obtener todos los intentos del alumno ordenados por fecha descendente</w:t>
                </w:r>
              </w:ins>
            </w:sdtContent>
          </w:sdt>
        </w:p>
      </w:sdtContent>
    </w:sdt>
    <w:sdt>
      <w:sdtPr>
        <w:id w:val="270570210"/>
        <w:tag w:val="goog_rdk_2618"/>
      </w:sdtPr>
      <w:sdtContent>
        <w:p w:rsidR="00000000" w:rsidDel="00000000" w:rsidP="00000000" w:rsidRDefault="00000000" w:rsidRPr="00000000" w14:paraId="000004E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487607233"/>
              <w:tag w:val="goog_rdk_2617"/>
            </w:sdtPr>
            <w:sdtContent>
              <w:ins w:author="DANLUIS ENRIQUE ROMANI MORA" w:id="16" w:date="2025-11-10T18:53:12Z">
                <w:r w:rsidDel="00000000" w:rsidR="00000000" w:rsidRPr="00000000">
                  <w:rPr>
                    <w:rFonts w:ascii="Consolas" w:cs="Consolas" w:eastAsia="Consolas" w:hAnsi="Consolas"/>
                    <w:sz w:val="21"/>
                    <w:szCs w:val="21"/>
                    <w:rtl w:val="0"/>
                  </w:rPr>
                  <w:t xml:space="preserve">        List&lt;IntentoTest&gt; intentos = intentoTestRepository.findByAlumno_IdAlumnoOrderByFechaRealizacionDesc(idAlumno);</w:t>
                </w:r>
              </w:ins>
            </w:sdtContent>
          </w:sdt>
        </w:p>
      </w:sdtContent>
    </w:sdt>
    <w:sdt>
      <w:sdtPr>
        <w:id w:val="1814284174"/>
        <w:tag w:val="goog_rdk_2620"/>
      </w:sdtPr>
      <w:sdtContent>
        <w:p w:rsidR="00000000" w:rsidDel="00000000" w:rsidP="00000000" w:rsidRDefault="00000000" w:rsidRPr="00000000" w14:paraId="000004E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472293469"/>
              <w:tag w:val="goog_rdk_2619"/>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721320518"/>
        <w:tag w:val="goog_rdk_2622"/>
      </w:sdtPr>
      <w:sdtContent>
        <w:p w:rsidR="00000000" w:rsidDel="00000000" w:rsidP="00000000" w:rsidRDefault="00000000" w:rsidRPr="00000000" w14:paraId="000004E9">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934051842"/>
              <w:tag w:val="goog_rdk_2621"/>
            </w:sdtPr>
            <w:sdtContent>
              <w:ins w:author="DANLUIS ENRIQUE ROMANI MORA" w:id="16" w:date="2025-11-10T18:53:12Z">
                <w:r w:rsidDel="00000000" w:rsidR="00000000" w:rsidRPr="00000000">
                  <w:rPr>
                    <w:rFonts w:ascii="Consolas" w:cs="Consolas" w:eastAsia="Consolas" w:hAnsi="Consolas"/>
                    <w:sz w:val="21"/>
                    <w:szCs w:val="21"/>
                    <w:rtl w:val="0"/>
                  </w:rPr>
                  <w:t xml:space="preserve">        if (intentos.isEmpty()) {</w:t>
                </w:r>
              </w:ins>
            </w:sdtContent>
          </w:sdt>
        </w:p>
      </w:sdtContent>
    </w:sdt>
    <w:sdt>
      <w:sdtPr>
        <w:id w:val="879909111"/>
        <w:tag w:val="goog_rdk_2624"/>
      </w:sdtPr>
      <w:sdtContent>
        <w:p w:rsidR="00000000" w:rsidDel="00000000" w:rsidP="00000000" w:rsidRDefault="00000000" w:rsidRPr="00000000" w14:paraId="000004E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10368230"/>
              <w:tag w:val="goog_rdk_2623"/>
            </w:sdtPr>
            <w:sdtContent>
              <w:ins w:author="DANLUIS ENRIQUE ROMANI MORA" w:id="16" w:date="2025-11-10T18:53:12Z">
                <w:r w:rsidDel="00000000" w:rsidR="00000000" w:rsidRPr="00000000">
                  <w:rPr>
                    <w:rFonts w:ascii="Consolas" w:cs="Consolas" w:eastAsia="Consolas" w:hAnsi="Consolas"/>
                    <w:sz w:val="21"/>
                    <w:szCs w:val="21"/>
                    <w:rtl w:val="0"/>
                  </w:rPr>
                  <w:t xml:space="preserve">            return List.of(); // Retornar lista vacía si no hay intentos</w:t>
                </w:r>
              </w:ins>
            </w:sdtContent>
          </w:sdt>
        </w:p>
      </w:sdtContent>
    </w:sdt>
    <w:sdt>
      <w:sdtPr>
        <w:id w:val="-1235455527"/>
        <w:tag w:val="goog_rdk_2626"/>
      </w:sdtPr>
      <w:sdtContent>
        <w:p w:rsidR="00000000" w:rsidDel="00000000" w:rsidP="00000000" w:rsidRDefault="00000000" w:rsidRPr="00000000" w14:paraId="000004EB">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552289206"/>
              <w:tag w:val="goog_rdk_2625"/>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149509054"/>
        <w:tag w:val="goog_rdk_2628"/>
      </w:sdtPr>
      <w:sdtContent>
        <w:p w:rsidR="00000000" w:rsidDel="00000000" w:rsidP="00000000" w:rsidRDefault="00000000" w:rsidRPr="00000000" w14:paraId="000004EC">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329046858"/>
              <w:tag w:val="goog_rdk_2627"/>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914903621"/>
        <w:tag w:val="goog_rdk_2630"/>
      </w:sdtPr>
      <w:sdtContent>
        <w:p w:rsidR="00000000" w:rsidDel="00000000" w:rsidP="00000000" w:rsidRDefault="00000000" w:rsidRPr="00000000" w14:paraId="000004ED">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67573146"/>
              <w:tag w:val="goog_rdk_2629"/>
            </w:sdtPr>
            <w:sdtContent>
              <w:ins w:author="DANLUIS ENRIQUE ROMANI MORA" w:id="16" w:date="2025-11-10T18:53:12Z">
                <w:r w:rsidDel="00000000" w:rsidR="00000000" w:rsidRPr="00000000">
                  <w:rPr>
                    <w:rFonts w:ascii="Consolas" w:cs="Consolas" w:eastAsia="Consolas" w:hAnsi="Consolas"/>
                    <w:sz w:val="21"/>
                    <w:szCs w:val="21"/>
                    <w:rtl w:val="0"/>
                  </w:rPr>
                  <w:t xml:space="preserve">        // Para cada intento, obtener sus resultados y formatearlos</w:t>
                </w:r>
              </w:ins>
            </w:sdtContent>
          </w:sdt>
        </w:p>
      </w:sdtContent>
    </w:sdt>
    <w:sdt>
      <w:sdtPr>
        <w:id w:val="681899128"/>
        <w:tag w:val="goog_rdk_2632"/>
      </w:sdtPr>
      <w:sdtContent>
        <w:p w:rsidR="00000000" w:rsidDel="00000000" w:rsidP="00000000" w:rsidRDefault="00000000" w:rsidRPr="00000000" w14:paraId="000004EE">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113889281"/>
              <w:tag w:val="goog_rdk_2631"/>
            </w:sdtPr>
            <w:sdtContent>
              <w:ins w:author="DANLUIS ENRIQUE ROMANI MORA" w:id="16" w:date="2025-11-10T18:53:12Z">
                <w:r w:rsidDel="00000000" w:rsidR="00000000" w:rsidRPr="00000000">
                  <w:rPr>
                    <w:rFonts w:ascii="Consolas" w:cs="Consolas" w:eastAsia="Consolas" w:hAnsi="Consolas"/>
                    <w:sz w:val="21"/>
                    <w:szCs w:val="21"/>
                    <w:rtl w:val="0"/>
                  </w:rPr>
                  <w:t xml:space="preserve">        List&lt;IntentoCompletoDTO&gt; intentosCompletos = new java.util.ArrayList&lt;&gt;();</w:t>
                </w:r>
              </w:ins>
            </w:sdtContent>
          </w:sdt>
        </w:p>
      </w:sdtContent>
    </w:sdt>
    <w:sdt>
      <w:sdtPr>
        <w:id w:val="-593044373"/>
        <w:tag w:val="goog_rdk_2634"/>
      </w:sdtPr>
      <w:sdtContent>
        <w:p w:rsidR="00000000" w:rsidDel="00000000" w:rsidP="00000000" w:rsidRDefault="00000000" w:rsidRPr="00000000" w14:paraId="000004EF">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701278031"/>
              <w:tag w:val="goog_rdk_2633"/>
            </w:sdtPr>
            <w:sdtContent>
              <w:ins w:author="DANLUIS ENRIQUE ROMANI MORA" w:id="16" w:date="2025-11-10T18:53:12Z">
                <w:r w:rsidDel="00000000" w:rsidR="00000000" w:rsidRPr="00000000">
                  <w:rPr>
                    <w:rFonts w:ascii="Consolas" w:cs="Consolas" w:eastAsia="Consolas" w:hAnsi="Consolas"/>
                    <w:sz w:val="21"/>
                    <w:szCs w:val="21"/>
                    <w:rtl w:val="0"/>
                  </w:rPr>
                  <w:t xml:space="preserve">        int numeroIntento = intentos.size(); // Empezar desde el más reciente</w:t>
                </w:r>
              </w:ins>
            </w:sdtContent>
          </w:sdt>
        </w:p>
      </w:sdtContent>
    </w:sdt>
    <w:sdt>
      <w:sdtPr>
        <w:id w:val="824477096"/>
        <w:tag w:val="goog_rdk_2636"/>
      </w:sdtPr>
      <w:sdtContent>
        <w:p w:rsidR="00000000" w:rsidDel="00000000" w:rsidP="00000000" w:rsidRDefault="00000000" w:rsidRPr="00000000" w14:paraId="000004F0">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37820817"/>
              <w:tag w:val="goog_rdk_2635"/>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725883708"/>
        <w:tag w:val="goog_rdk_2638"/>
      </w:sdtPr>
      <w:sdtContent>
        <w:p w:rsidR="00000000" w:rsidDel="00000000" w:rsidP="00000000" w:rsidRDefault="00000000" w:rsidRPr="00000000" w14:paraId="000004F1">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46173864"/>
              <w:tag w:val="goog_rdk_2637"/>
            </w:sdtPr>
            <w:sdtContent>
              <w:ins w:author="DANLUIS ENRIQUE ROMANI MORA" w:id="16" w:date="2025-11-10T18:53:12Z">
                <w:r w:rsidDel="00000000" w:rsidR="00000000" w:rsidRPr="00000000">
                  <w:rPr>
                    <w:rFonts w:ascii="Consolas" w:cs="Consolas" w:eastAsia="Consolas" w:hAnsi="Consolas"/>
                    <w:sz w:val="21"/>
                    <w:szCs w:val="21"/>
                    <w:rtl w:val="0"/>
                  </w:rPr>
                  <w:t xml:space="preserve">        for (IntentoTest intento : intentos) {</w:t>
                </w:r>
              </w:ins>
            </w:sdtContent>
          </w:sdt>
        </w:p>
      </w:sdtContent>
    </w:sdt>
    <w:sdt>
      <w:sdtPr>
        <w:id w:val="523158907"/>
        <w:tag w:val="goog_rdk_2640"/>
      </w:sdtPr>
      <w:sdtContent>
        <w:p w:rsidR="00000000" w:rsidDel="00000000" w:rsidP="00000000" w:rsidRDefault="00000000" w:rsidRPr="00000000" w14:paraId="000004F2">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96531747"/>
              <w:tag w:val="goog_rdk_2639"/>
            </w:sdtPr>
            <w:sdtContent>
              <w:ins w:author="DANLUIS ENRIQUE ROMANI MORA" w:id="16" w:date="2025-11-10T18:53:12Z">
                <w:r w:rsidDel="00000000" w:rsidR="00000000" w:rsidRPr="00000000">
                  <w:rPr>
                    <w:rFonts w:ascii="Consolas" w:cs="Consolas" w:eastAsia="Consolas" w:hAnsi="Consolas"/>
                    <w:sz w:val="21"/>
                    <w:szCs w:val="21"/>
                    <w:rtl w:val="0"/>
                  </w:rPr>
                  <w:t xml:space="preserve">            // Obtener resultados de este intento</w:t>
                </w:r>
              </w:ins>
            </w:sdtContent>
          </w:sdt>
        </w:p>
      </w:sdtContent>
    </w:sdt>
    <w:sdt>
      <w:sdtPr>
        <w:id w:val="1380213692"/>
        <w:tag w:val="goog_rdk_2642"/>
      </w:sdtPr>
      <w:sdtContent>
        <w:p w:rsidR="00000000" w:rsidDel="00000000" w:rsidP="00000000" w:rsidRDefault="00000000" w:rsidRPr="00000000" w14:paraId="000004F3">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773961202"/>
              <w:tag w:val="goog_rdk_2641"/>
            </w:sdtPr>
            <w:sdtContent>
              <w:ins w:author="DANLUIS ENRIQUE ROMANI MORA" w:id="16" w:date="2025-11-10T18:53:12Z">
                <w:r w:rsidDel="00000000" w:rsidR="00000000" w:rsidRPr="00000000">
                  <w:rPr>
                    <w:rFonts w:ascii="Consolas" w:cs="Consolas" w:eastAsia="Consolas" w:hAnsi="Consolas"/>
                    <w:sz w:val="21"/>
                    <w:szCs w:val="21"/>
                    <w:rtl w:val="0"/>
                  </w:rPr>
                  <w:t xml:space="preserve">            List&lt;ResultadoTest&gt; resultados = resultadoTestRepository.findByIntentoId(intento.getIdIntento());</w:t>
                </w:r>
              </w:ins>
            </w:sdtContent>
          </w:sdt>
        </w:p>
      </w:sdtContent>
    </w:sdt>
    <w:sdt>
      <w:sdtPr>
        <w:id w:val="1811240782"/>
        <w:tag w:val="goog_rdk_2644"/>
      </w:sdtPr>
      <w:sdtContent>
        <w:p w:rsidR="00000000" w:rsidDel="00000000" w:rsidP="00000000" w:rsidRDefault="00000000" w:rsidRPr="00000000" w14:paraId="000004F4">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98766657"/>
              <w:tag w:val="goog_rdk_2643"/>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735128718"/>
        <w:tag w:val="goog_rdk_2646"/>
      </w:sdtPr>
      <w:sdtContent>
        <w:p w:rsidR="00000000" w:rsidDel="00000000" w:rsidP="00000000" w:rsidRDefault="00000000" w:rsidRPr="00000000" w14:paraId="000004F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94227729"/>
              <w:tag w:val="goog_rdk_2645"/>
            </w:sdtPr>
            <w:sdtContent>
              <w:ins w:author="DANLUIS ENRIQUE ROMANI MORA" w:id="16" w:date="2025-11-10T18:53:12Z">
                <w:r w:rsidDel="00000000" w:rsidR="00000000" w:rsidRPr="00000000">
                  <w:rPr>
                    <w:rFonts w:ascii="Consolas" w:cs="Consolas" w:eastAsia="Consolas" w:hAnsi="Consolas"/>
                    <w:sz w:val="21"/>
                    <w:szCs w:val="21"/>
                    <w:rtl w:val="0"/>
                  </w:rPr>
                  <w:t xml:space="preserve">            // Formatear los resultados</w:t>
                </w:r>
              </w:ins>
            </w:sdtContent>
          </w:sdt>
        </w:p>
      </w:sdtContent>
    </w:sdt>
    <w:sdt>
      <w:sdtPr>
        <w:id w:val="-2013761165"/>
        <w:tag w:val="goog_rdk_2648"/>
      </w:sdtPr>
      <w:sdtContent>
        <w:p w:rsidR="00000000" w:rsidDel="00000000" w:rsidP="00000000" w:rsidRDefault="00000000" w:rsidRPr="00000000" w14:paraId="000004F6">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492339497"/>
              <w:tag w:val="goog_rdk_2647"/>
            </w:sdtPr>
            <w:sdtContent>
              <w:ins w:author="DANLUIS ENRIQUE ROMANI MORA" w:id="16" w:date="2025-11-10T18:53:12Z">
                <w:r w:rsidDel="00000000" w:rsidR="00000000" w:rsidRPr="00000000">
                  <w:rPr>
                    <w:rFonts w:ascii="Consolas" w:cs="Consolas" w:eastAsia="Consolas" w:hAnsi="Consolas"/>
                    <w:sz w:val="21"/>
                    <w:szCs w:val="21"/>
                    <w:rtl w:val="0"/>
                  </w:rPr>
                  <w:t xml:space="preserve">            List&lt;IntentoCompletoDTO.ResultadoIntentoDTO&gt; resultadosDTO = resultados.stream()</w:t>
                </w:r>
              </w:ins>
            </w:sdtContent>
          </w:sdt>
        </w:p>
      </w:sdtContent>
    </w:sdt>
    <w:sdt>
      <w:sdtPr>
        <w:id w:val="-1398714843"/>
        <w:tag w:val="goog_rdk_2650"/>
      </w:sdtPr>
      <w:sdtContent>
        <w:p w:rsidR="00000000" w:rsidDel="00000000" w:rsidP="00000000" w:rsidRDefault="00000000" w:rsidRPr="00000000" w14:paraId="000004F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76830154"/>
              <w:tag w:val="goog_rdk_2649"/>
            </w:sdtPr>
            <w:sdtContent>
              <w:ins w:author="DANLUIS ENRIQUE ROMANI MORA" w:id="16" w:date="2025-11-10T18:53:12Z">
                <w:r w:rsidDel="00000000" w:rsidR="00000000" w:rsidRPr="00000000">
                  <w:rPr>
                    <w:rFonts w:ascii="Consolas" w:cs="Consolas" w:eastAsia="Consolas" w:hAnsi="Consolas"/>
                    <w:sz w:val="21"/>
                    <w:szCs w:val="21"/>
                    <w:rtl w:val="0"/>
                  </w:rPr>
                  <w:t xml:space="preserve">                .map(r -&gt; new IntentoCompletoDTO.ResultadoIntentoDTO(</w:t>
                </w:r>
              </w:ins>
            </w:sdtContent>
          </w:sdt>
        </w:p>
      </w:sdtContent>
    </w:sdt>
    <w:sdt>
      <w:sdtPr>
        <w:id w:val="96148080"/>
        <w:tag w:val="goog_rdk_2652"/>
      </w:sdtPr>
      <w:sdtContent>
        <w:p w:rsidR="00000000" w:rsidDel="00000000" w:rsidP="00000000" w:rsidRDefault="00000000" w:rsidRPr="00000000" w14:paraId="000004F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134631025"/>
              <w:tag w:val="goog_rdk_2651"/>
            </w:sdtPr>
            <w:sdtContent>
              <w:ins w:author="DANLUIS ENRIQUE ROMANI MORA" w:id="16" w:date="2025-11-10T18:53:12Z">
                <w:r w:rsidDel="00000000" w:rsidR="00000000" w:rsidRPr="00000000">
                  <w:rPr>
                    <w:rFonts w:ascii="Consolas" w:cs="Consolas" w:eastAsia="Consolas" w:hAnsi="Consolas"/>
                    <w:sz w:val="21"/>
                    <w:szCs w:val="21"/>
                    <w:rtl w:val="0"/>
                  </w:rPr>
                  <w:t xml:space="preserve">                    r.getTipoInteligencia().getIdInteligencia(),</w:t>
                </w:r>
              </w:ins>
            </w:sdtContent>
          </w:sdt>
        </w:p>
      </w:sdtContent>
    </w:sdt>
    <w:sdt>
      <w:sdtPr>
        <w:id w:val="310054833"/>
        <w:tag w:val="goog_rdk_2654"/>
      </w:sdtPr>
      <w:sdtContent>
        <w:p w:rsidR="00000000" w:rsidDel="00000000" w:rsidP="00000000" w:rsidRDefault="00000000" w:rsidRPr="00000000" w14:paraId="000004F9">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394729278"/>
              <w:tag w:val="goog_rdk_2653"/>
            </w:sdtPr>
            <w:sdtContent>
              <w:ins w:author="DANLUIS ENRIQUE ROMANI MORA" w:id="16" w:date="2025-11-10T18:53:12Z">
                <w:r w:rsidDel="00000000" w:rsidR="00000000" w:rsidRPr="00000000">
                  <w:rPr>
                    <w:rFonts w:ascii="Consolas" w:cs="Consolas" w:eastAsia="Consolas" w:hAnsi="Consolas"/>
                    <w:sz w:val="21"/>
                    <w:szCs w:val="21"/>
                    <w:rtl w:val="0"/>
                  </w:rPr>
                  <w:t xml:space="preserve">                    r.getTipoInteligencia().getNombre(),</w:t>
                </w:r>
              </w:ins>
            </w:sdtContent>
          </w:sdt>
        </w:p>
      </w:sdtContent>
    </w:sdt>
    <w:sdt>
      <w:sdtPr>
        <w:id w:val="69722219"/>
        <w:tag w:val="goog_rdk_2656"/>
      </w:sdtPr>
      <w:sdtContent>
        <w:p w:rsidR="00000000" w:rsidDel="00000000" w:rsidP="00000000" w:rsidRDefault="00000000" w:rsidRPr="00000000" w14:paraId="000004F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21553492"/>
              <w:tag w:val="goog_rdk_2655"/>
            </w:sdtPr>
            <w:sdtContent>
              <w:ins w:author="DANLUIS ENRIQUE ROMANI MORA" w:id="16" w:date="2025-11-10T18:53:12Z">
                <w:r w:rsidDel="00000000" w:rsidR="00000000" w:rsidRPr="00000000">
                  <w:rPr>
                    <w:rFonts w:ascii="Consolas" w:cs="Consolas" w:eastAsia="Consolas" w:hAnsi="Consolas"/>
                    <w:sz w:val="21"/>
                    <w:szCs w:val="21"/>
                    <w:rtl w:val="0"/>
                  </w:rPr>
                  <w:t xml:space="preserve">                    r.getPuntajeCalculado()</w:t>
                </w:r>
              </w:ins>
            </w:sdtContent>
          </w:sdt>
        </w:p>
      </w:sdtContent>
    </w:sdt>
    <w:sdt>
      <w:sdtPr>
        <w:id w:val="-154391037"/>
        <w:tag w:val="goog_rdk_2658"/>
      </w:sdtPr>
      <w:sdtContent>
        <w:p w:rsidR="00000000" w:rsidDel="00000000" w:rsidP="00000000" w:rsidRDefault="00000000" w:rsidRPr="00000000" w14:paraId="000004FB">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33843621"/>
              <w:tag w:val="goog_rdk_2657"/>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084252281"/>
        <w:tag w:val="goog_rdk_2660"/>
      </w:sdtPr>
      <w:sdtContent>
        <w:p w:rsidR="00000000" w:rsidDel="00000000" w:rsidP="00000000" w:rsidRDefault="00000000" w:rsidRPr="00000000" w14:paraId="000004FC">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40255044"/>
              <w:tag w:val="goog_rdk_2659"/>
            </w:sdtPr>
            <w:sdtContent>
              <w:ins w:author="DANLUIS ENRIQUE ROMANI MORA" w:id="16" w:date="2025-11-10T18:53:12Z">
                <w:r w:rsidDel="00000000" w:rsidR="00000000" w:rsidRPr="00000000">
                  <w:rPr>
                    <w:rFonts w:ascii="Consolas" w:cs="Consolas" w:eastAsia="Consolas" w:hAnsi="Consolas"/>
                    <w:sz w:val="21"/>
                    <w:szCs w:val="21"/>
                    <w:rtl w:val="0"/>
                  </w:rPr>
                  <w:t xml:space="preserve">                .collect(Collectors.toList());</w:t>
                </w:r>
              </w:ins>
            </w:sdtContent>
          </w:sdt>
        </w:p>
      </w:sdtContent>
    </w:sdt>
    <w:sdt>
      <w:sdtPr>
        <w:id w:val="372255974"/>
        <w:tag w:val="goog_rdk_2662"/>
      </w:sdtPr>
      <w:sdtContent>
        <w:p w:rsidR="00000000" w:rsidDel="00000000" w:rsidP="00000000" w:rsidRDefault="00000000" w:rsidRPr="00000000" w14:paraId="000004FD">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456585044"/>
              <w:tag w:val="goog_rdk_2661"/>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113800800"/>
        <w:tag w:val="goog_rdk_2664"/>
      </w:sdtPr>
      <w:sdtContent>
        <w:p w:rsidR="00000000" w:rsidDel="00000000" w:rsidP="00000000" w:rsidRDefault="00000000" w:rsidRPr="00000000" w14:paraId="000004FE">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137298663"/>
              <w:tag w:val="goog_rdk_2663"/>
            </w:sdtPr>
            <w:sdtContent>
              <w:ins w:author="DANLUIS ENRIQUE ROMANI MORA" w:id="16" w:date="2025-11-10T18:53:12Z">
                <w:r w:rsidDel="00000000" w:rsidR="00000000" w:rsidRPr="00000000">
                  <w:rPr>
                    <w:rFonts w:ascii="Consolas" w:cs="Consolas" w:eastAsia="Consolas" w:hAnsi="Consolas"/>
                    <w:sz w:val="21"/>
                    <w:szCs w:val="21"/>
                    <w:rtl w:val="0"/>
                  </w:rPr>
                  <w:t xml:space="preserve">            // Crear el DTO del intento completo</w:t>
                </w:r>
              </w:ins>
            </w:sdtContent>
          </w:sdt>
        </w:p>
      </w:sdtContent>
    </w:sdt>
    <w:sdt>
      <w:sdtPr>
        <w:id w:val="627886513"/>
        <w:tag w:val="goog_rdk_2666"/>
      </w:sdtPr>
      <w:sdtContent>
        <w:p w:rsidR="00000000" w:rsidDel="00000000" w:rsidP="00000000" w:rsidRDefault="00000000" w:rsidRPr="00000000" w14:paraId="000004FF">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134083599"/>
              <w:tag w:val="goog_rdk_2665"/>
            </w:sdtPr>
            <w:sdtContent>
              <w:ins w:author="DANLUIS ENRIQUE ROMANI MORA" w:id="16" w:date="2025-11-10T18:53:12Z">
                <w:r w:rsidDel="00000000" w:rsidR="00000000" w:rsidRPr="00000000">
                  <w:rPr>
                    <w:rFonts w:ascii="Consolas" w:cs="Consolas" w:eastAsia="Consolas" w:hAnsi="Consolas"/>
                    <w:sz w:val="21"/>
                    <w:szCs w:val="21"/>
                    <w:rtl w:val="0"/>
                  </w:rPr>
                  <w:t xml:space="preserve">            IntentoCompletoDTO intentoCompleto = new IntentoCompletoDTO(</w:t>
                </w:r>
              </w:ins>
            </w:sdtContent>
          </w:sdt>
        </w:p>
      </w:sdtContent>
    </w:sdt>
    <w:sdt>
      <w:sdtPr>
        <w:id w:val="-270438060"/>
        <w:tag w:val="goog_rdk_2668"/>
      </w:sdtPr>
      <w:sdtContent>
        <w:p w:rsidR="00000000" w:rsidDel="00000000" w:rsidP="00000000" w:rsidRDefault="00000000" w:rsidRPr="00000000" w14:paraId="00000500">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701383247"/>
              <w:tag w:val="goog_rdk_2667"/>
            </w:sdtPr>
            <w:sdtContent>
              <w:ins w:author="DANLUIS ENRIQUE ROMANI MORA" w:id="16" w:date="2025-11-10T18:53:12Z">
                <w:r w:rsidDel="00000000" w:rsidR="00000000" w:rsidRPr="00000000">
                  <w:rPr>
                    <w:rFonts w:ascii="Consolas" w:cs="Consolas" w:eastAsia="Consolas" w:hAnsi="Consolas"/>
                    <w:sz w:val="21"/>
                    <w:szCs w:val="21"/>
                    <w:rtl w:val="0"/>
                  </w:rPr>
                  <w:t xml:space="preserve">                intento.getIdIntento(),</w:t>
                </w:r>
              </w:ins>
            </w:sdtContent>
          </w:sdt>
        </w:p>
      </w:sdtContent>
    </w:sdt>
    <w:sdt>
      <w:sdtPr>
        <w:id w:val="-1832745925"/>
        <w:tag w:val="goog_rdk_2670"/>
      </w:sdtPr>
      <w:sdtContent>
        <w:p w:rsidR="00000000" w:rsidDel="00000000" w:rsidP="00000000" w:rsidRDefault="00000000" w:rsidRPr="00000000" w14:paraId="00000501">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265423083"/>
              <w:tag w:val="goog_rdk_2669"/>
            </w:sdtPr>
            <w:sdtContent>
              <w:ins w:author="DANLUIS ENRIQUE ROMANI MORA" w:id="16" w:date="2025-11-10T18:53:12Z">
                <w:r w:rsidDel="00000000" w:rsidR="00000000" w:rsidRPr="00000000">
                  <w:rPr>
                    <w:rFonts w:ascii="Consolas" w:cs="Consolas" w:eastAsia="Consolas" w:hAnsi="Consolas"/>
                    <w:sz w:val="21"/>
                    <w:szCs w:val="21"/>
                    <w:rtl w:val="0"/>
                  </w:rPr>
                  <w:t xml:space="preserve">                numeroIntento,</w:t>
                </w:r>
              </w:ins>
            </w:sdtContent>
          </w:sdt>
        </w:p>
      </w:sdtContent>
    </w:sdt>
    <w:sdt>
      <w:sdtPr>
        <w:id w:val="1308940871"/>
        <w:tag w:val="goog_rdk_2672"/>
      </w:sdtPr>
      <w:sdtContent>
        <w:p w:rsidR="00000000" w:rsidDel="00000000" w:rsidP="00000000" w:rsidRDefault="00000000" w:rsidRPr="00000000" w14:paraId="00000502">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241417500"/>
              <w:tag w:val="goog_rdk_2671"/>
            </w:sdtPr>
            <w:sdtContent>
              <w:ins w:author="DANLUIS ENRIQUE ROMANI MORA" w:id="16" w:date="2025-11-10T18:53:12Z">
                <w:r w:rsidDel="00000000" w:rsidR="00000000" w:rsidRPr="00000000">
                  <w:rPr>
                    <w:rFonts w:ascii="Consolas" w:cs="Consolas" w:eastAsia="Consolas" w:hAnsi="Consolas"/>
                    <w:sz w:val="21"/>
                    <w:szCs w:val="21"/>
                    <w:rtl w:val="0"/>
                  </w:rPr>
                  <w:t xml:space="preserve">                intento.getFechaRealizacion(),</w:t>
                </w:r>
              </w:ins>
            </w:sdtContent>
          </w:sdt>
        </w:p>
      </w:sdtContent>
    </w:sdt>
    <w:sdt>
      <w:sdtPr>
        <w:id w:val="-1096461758"/>
        <w:tag w:val="goog_rdk_2674"/>
      </w:sdtPr>
      <w:sdtContent>
        <w:p w:rsidR="00000000" w:rsidDel="00000000" w:rsidP="00000000" w:rsidRDefault="00000000" w:rsidRPr="00000000" w14:paraId="00000503">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80520831"/>
              <w:tag w:val="goog_rdk_2673"/>
            </w:sdtPr>
            <w:sdtContent>
              <w:ins w:author="DANLUIS ENRIQUE ROMANI MORA" w:id="16" w:date="2025-11-10T18:53:12Z">
                <w:r w:rsidDel="00000000" w:rsidR="00000000" w:rsidRPr="00000000">
                  <w:rPr>
                    <w:rFonts w:ascii="Consolas" w:cs="Consolas" w:eastAsia="Consolas" w:hAnsi="Consolas"/>
                    <w:sz w:val="21"/>
                    <w:szCs w:val="21"/>
                    <w:rtl w:val="0"/>
                  </w:rPr>
                  <w:t xml:space="preserve">                resultadosDTO</w:t>
                </w:r>
              </w:ins>
            </w:sdtContent>
          </w:sdt>
        </w:p>
      </w:sdtContent>
    </w:sdt>
    <w:sdt>
      <w:sdtPr>
        <w:id w:val="9422475"/>
        <w:tag w:val="goog_rdk_2676"/>
      </w:sdtPr>
      <w:sdtContent>
        <w:p w:rsidR="00000000" w:rsidDel="00000000" w:rsidP="00000000" w:rsidRDefault="00000000" w:rsidRPr="00000000" w14:paraId="00000504">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467598284"/>
              <w:tag w:val="goog_rdk_2675"/>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708523807"/>
        <w:tag w:val="goog_rdk_2678"/>
      </w:sdtPr>
      <w:sdtContent>
        <w:p w:rsidR="00000000" w:rsidDel="00000000" w:rsidP="00000000" w:rsidRDefault="00000000" w:rsidRPr="00000000" w14:paraId="0000050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776470664"/>
              <w:tag w:val="goog_rdk_2677"/>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1797410026"/>
        <w:tag w:val="goog_rdk_2680"/>
      </w:sdtPr>
      <w:sdtContent>
        <w:p w:rsidR="00000000" w:rsidDel="00000000" w:rsidP="00000000" w:rsidRDefault="00000000" w:rsidRPr="00000000" w14:paraId="00000506">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388905172"/>
              <w:tag w:val="goog_rdk_2679"/>
            </w:sdtPr>
            <w:sdtContent>
              <w:ins w:author="DANLUIS ENRIQUE ROMANI MORA" w:id="16" w:date="2025-11-10T18:53:12Z">
                <w:r w:rsidDel="00000000" w:rsidR="00000000" w:rsidRPr="00000000">
                  <w:rPr>
                    <w:rFonts w:ascii="Consolas" w:cs="Consolas" w:eastAsia="Consolas" w:hAnsi="Consolas"/>
                    <w:sz w:val="21"/>
                    <w:szCs w:val="21"/>
                    <w:rtl w:val="0"/>
                  </w:rPr>
                  <w:t xml:space="preserve">            intentosCompletos.add(intentoCompleto);</w:t>
                </w:r>
              </w:ins>
            </w:sdtContent>
          </w:sdt>
        </w:p>
      </w:sdtContent>
    </w:sdt>
    <w:sdt>
      <w:sdtPr>
        <w:id w:val="-1936987073"/>
        <w:tag w:val="goog_rdk_2682"/>
      </w:sdtPr>
      <w:sdtContent>
        <w:p w:rsidR="00000000" w:rsidDel="00000000" w:rsidP="00000000" w:rsidRDefault="00000000" w:rsidRPr="00000000" w14:paraId="0000050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757068929"/>
              <w:tag w:val="goog_rdk_2681"/>
            </w:sdtPr>
            <w:sdtContent>
              <w:ins w:author="DANLUIS ENRIQUE ROMANI MORA" w:id="16" w:date="2025-11-10T18:53:12Z">
                <w:r w:rsidDel="00000000" w:rsidR="00000000" w:rsidRPr="00000000">
                  <w:rPr>
                    <w:rFonts w:ascii="Consolas" w:cs="Consolas" w:eastAsia="Consolas" w:hAnsi="Consolas"/>
                    <w:sz w:val="21"/>
                    <w:szCs w:val="21"/>
                    <w:rtl w:val="0"/>
                  </w:rPr>
                  <w:t xml:space="preserve">            numeroIntento--; // Decrementar para el siguiente intento (más antiguo)</w:t>
                </w:r>
              </w:ins>
            </w:sdtContent>
          </w:sdt>
        </w:p>
      </w:sdtContent>
    </w:sdt>
    <w:sdt>
      <w:sdtPr>
        <w:id w:val="2091603644"/>
        <w:tag w:val="goog_rdk_2684"/>
      </w:sdtPr>
      <w:sdtContent>
        <w:p w:rsidR="00000000" w:rsidDel="00000000" w:rsidP="00000000" w:rsidRDefault="00000000" w:rsidRPr="00000000" w14:paraId="0000050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1437595418"/>
              <w:tag w:val="goog_rdk_2683"/>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sdt>
      <w:sdtPr>
        <w:id w:val="-324912692"/>
        <w:tag w:val="goog_rdk_2686"/>
      </w:sdtPr>
      <w:sdtContent>
        <w:p w:rsidR="00000000" w:rsidDel="00000000" w:rsidP="00000000" w:rsidRDefault="00000000" w:rsidRPr="00000000" w14:paraId="00000509">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6" w:date="2025-11-10T18:53:12Z"/>
              <w:rFonts w:ascii="Consolas" w:cs="Consolas" w:eastAsia="Consolas" w:hAnsi="Consolas"/>
              <w:sz w:val="21"/>
              <w:szCs w:val="21"/>
            </w:rPr>
          </w:pPr>
          <w:sdt>
            <w:sdtPr>
              <w:id w:val="753530326"/>
              <w:tag w:val="goog_rdk_2685"/>
            </w:sdtPr>
            <w:sdtContent>
              <w:ins w:author="DANLUIS ENRIQUE ROMANI MORA" w:id="16" w:date="2025-11-10T18:53:12Z">
                <w:r w:rsidDel="00000000" w:rsidR="00000000" w:rsidRPr="00000000">
                  <w:rPr>
                    <w:rFonts w:ascii="Consolas" w:cs="Consolas" w:eastAsia="Consolas" w:hAnsi="Consolas"/>
                    <w:sz w:val="21"/>
                    <w:szCs w:val="21"/>
                    <w:rtl w:val="0"/>
                  </w:rPr>
                  <w:t xml:space="preserve">        </w:t>
                </w:r>
              </w:ins>
            </w:sdtContent>
          </w:sdt>
        </w:p>
      </w:sdtContent>
    </w:sdt>
    <w:p w:rsidR="00000000" w:rsidDel="00000000" w:rsidP="00000000" w:rsidRDefault="00000000" w:rsidRPr="00000000" w14:paraId="0000050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sdt>
        <w:sdtPr>
          <w:id w:val="1589735497"/>
          <w:tag w:val="goog_rdk_2687"/>
        </w:sdtPr>
        <w:sdtContent>
          <w:ins w:author="DANLUIS ENRIQUE ROMANI MORA" w:id="16" w:date="2025-11-10T18:53:12Z">
            <w:r w:rsidDel="00000000" w:rsidR="00000000" w:rsidRPr="00000000">
              <w:rPr>
                <w:rFonts w:ascii="Consolas" w:cs="Consolas" w:eastAsia="Consolas" w:hAnsi="Consolas"/>
                <w:sz w:val="21"/>
                <w:szCs w:val="21"/>
                <w:rtl w:val="0"/>
              </w:rPr>
              <w:t xml:space="preserve">        return intentosCompletos;</w:t>
            </w:r>
          </w:ins>
        </w:sdtContent>
      </w:sdt>
      <w:r w:rsidDel="00000000" w:rsidR="00000000" w:rsidRPr="00000000">
        <w:rPr>
          <w:rtl w:val="0"/>
        </w:rPr>
      </w:r>
    </w:p>
    <w:p w:rsidR="00000000" w:rsidDel="00000000" w:rsidP="00000000" w:rsidRDefault="00000000" w:rsidRPr="00000000" w14:paraId="0000050B">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0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3.1.1: </w:t>
      </w:r>
      <w:r w:rsidDel="00000000" w:rsidR="00000000" w:rsidRPr="00000000">
        <w:rPr>
          <w:rFonts w:ascii="Times New Roman" w:cs="Times New Roman" w:eastAsia="Times New Roman" w:hAnsi="Times New Roman"/>
          <w:b w:val="1"/>
          <w:bCs w:val="1"/>
          <w:sz w:val="30"/>
          <w:szCs w:val="30"/>
          <w:rtl w:val="0"/>
        </w:rPr>
        <w:t xml:space="preserve">Diseñar interfaz con caja de texto y botón de envío.</w:t>
      </w:r>
    </w:p>
    <w:sdt>
      <w:sdtPr>
        <w:id w:val="2126169721"/>
        <w:tag w:val="goog_rdk_2697"/>
      </w:sdtPr>
      <w:sdtContent>
        <w:p w:rsidR="00000000" w:rsidDel="00000000" w:rsidP="00000000" w:rsidRDefault="00000000" w:rsidRPr="00000000" w14:paraId="0000050D">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810523924"/>
              <w:tag w:val="goog_rdk_2688"/>
            </w:sdtPr>
            <w:sdtContent>
              <w:ins w:author="DANLUIS ENRIQUE ROMANI MORA" w:id="17" w:date="2025-11-10T18:53:29Z"/>
              <w:sdt>
                <w:sdtPr>
                  <w:id w:val="-1872428666"/>
                  <w:tag w:val="goog_rdk_2689"/>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118391816"/>
                    <w:tag w:val="goog_rdk_269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733683359"/>
                    <w:tag w:val="goog_rdk_2691"/>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876261519"/>
                    <w:tag w:val="goog_rdk_269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372278951"/>
                    <w:tag w:val="goog_rdk_269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247832657"/>
                    <w:tag w:val="goog_rdk_269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089490701"/>
                    <w:tag w:val="goog_rdk_269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"scroll-box chatbox"</w:t>
                    </w:r>
                  </w:sdtContent>
                </w:sdt>
                <w:sdt>
                  <w:sdtPr>
                    <w:id w:val="-514091769"/>
                    <w:tag w:val="goog_rdk_269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659319201"/>
        <w:tag w:val="goog_rdk_2701"/>
      </w:sdtPr>
      <w:sdtContent>
        <w:p w:rsidR="00000000" w:rsidDel="00000000" w:rsidP="00000000" w:rsidRDefault="00000000" w:rsidRPr="00000000" w14:paraId="0000050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i w:val="1"/>
              <w:iCs w:val="1"/>
              <w:color w:val="ffffff"/>
              <w:sz w:val="21"/>
              <w:szCs w:val="21"/>
              <w:rPrChange w:author="DANLUIS ENRIQUE ROMANI MORA" w:id="18" w:date="2025-11-10T18:53:29Z">
                <w:rPr>
                  <w:rFonts w:ascii="Consolas" w:cs="Consolas" w:eastAsia="Consolas" w:hAnsi="Consolas"/>
                  <w:sz w:val="21"/>
                  <w:szCs w:val="21"/>
                </w:rPr>
              </w:rPrChange>
            </w:rPr>
          </w:pPr>
          <w:sdt>
            <w:sdtPr>
              <w:id w:val="918537283"/>
              <w:tag w:val="goog_rdk_2698"/>
            </w:sdtPr>
            <w:sdtContent>
              <w:ins w:author="DANLUIS ENRIQUE ROMANI MORA" w:id="17" w:date="2025-11-10T18:53:29Z"/>
              <w:sdt>
                <w:sdtPr>
                  <w:id w:val="-5681369"/>
                  <w:tag w:val="goog_rdk_2699"/>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618112633"/>
                    <w:tag w:val="goog_rdk_2700"/>
                  </w:sdtPr>
                  <w:sdtContent>
                    <w:r w:rsidDel="00000000" w:rsidR="00000000" w:rsidRPr="00000000">
                      <w:rPr>
                        <w:rFonts w:ascii="Consolas" w:cs="Consolas" w:eastAsia="Consolas" w:hAnsi="Consolas"/>
                        <w:i w:val="1"/>
                        <w:iCs w:val="1"/>
                        <w:color w:val="ffffff"/>
                        <w:sz w:val="21"/>
                        <w:szCs w:val="21"/>
                        <w:rtl w:val="0"/>
                        <w:rPrChange w:author="DANLUIS ENRIQUE ROMANI MORA" w:id="18" w:date="2025-11-10T18:53:29Z">
                          <w:rPr>
                            <w:rFonts w:ascii="Consolas" w:cs="Consolas" w:eastAsia="Consolas" w:hAnsi="Consolas"/>
                            <w:sz w:val="21"/>
                            <w:szCs w:val="21"/>
                          </w:rPr>
                        </w:rPrChange>
                      </w:rPr>
                      <w:t xml:space="preserve">&lt;!-- ✅ Solo un chatContainer --&gt;</w:t>
                    </w:r>
                  </w:sdtContent>
                </w:sdt>
              </w:ins>
            </w:sdtContent>
          </w:sdt>
        </w:p>
      </w:sdtContent>
    </w:sdt>
    <w:sdt>
      <w:sdtPr>
        <w:id w:val="1951870530"/>
        <w:tag w:val="goog_rdk_2720"/>
      </w:sdtPr>
      <w:sdtContent>
        <w:p w:rsidR="00000000" w:rsidDel="00000000" w:rsidP="00000000" w:rsidRDefault="00000000" w:rsidRPr="00000000" w14:paraId="0000050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036845520"/>
              <w:tag w:val="goog_rdk_2702"/>
            </w:sdtPr>
            <w:sdtContent>
              <w:ins w:author="DANLUIS ENRIQUE ROMANI MORA" w:id="17" w:date="2025-11-10T18:53:29Z"/>
              <w:sdt>
                <w:sdtPr>
                  <w:id w:val="338380921"/>
                  <w:tag w:val="goog_rdk_2703"/>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756373332"/>
                    <w:tag w:val="goog_rdk_2704"/>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737339408"/>
                    <w:tag w:val="goog_rdk_2705"/>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781444285"/>
                    <w:tag w:val="goog_rdk_2706"/>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358022884"/>
                    <w:tag w:val="goog_rdk_2707"/>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#chatContainer</w:t>
                    </w:r>
                  </w:sdtContent>
                </w:sdt>
                <w:sdt>
                  <w:sdtPr>
                    <w:id w:val="1609218361"/>
                    <w:tag w:val="goog_rdk_2708"/>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530380659"/>
                    <w:tag w:val="goog_rdk_2709"/>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1669596759"/>
                    <w:tag w:val="goog_rdk_2710"/>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092537975"/>
                    <w:tag w:val="goog_rdk_2711"/>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"chat-window"</w:t>
                    </w:r>
                  </w:sdtContent>
                </w:sdt>
                <w:sdt>
                  <w:sdtPr>
                    <w:id w:val="773325553"/>
                    <w:tag w:val="goog_rdk_271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991651798"/>
                    <w:tag w:val="goog_rdk_271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(scroll)</w:t>
                    </w:r>
                  </w:sdtContent>
                </w:sdt>
                <w:sdt>
                  <w:sdtPr>
                    <w:id w:val="2111151927"/>
                    <w:tag w:val="goog_rdk_271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751252818"/>
                    <w:tag w:val="goog_rdk_271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217693843"/>
                    <w:tag w:val="goog_rdk_2716"/>
                  </w:sdtPr>
                  <w:sdtContent>
                    <w:r w:rsidDel="00000000" w:rsidR="00000000" w:rsidRPr="00000000">
                      <w:rPr>
                        <w:rFonts w:ascii="Consolas" w:cs="Consolas" w:eastAsia="Consolas" w:hAnsi="Consolas"/>
                        <w:color w:val="efb080"/>
                        <w:sz w:val="21"/>
                        <w:szCs w:val="21"/>
                        <w:rtl w:val="0"/>
                        <w:rPrChange w:author="DANLUIS ENRIQUE ROMANI MORA" w:id="18" w:date="2025-11-10T18:53:29Z">
                          <w:rPr>
                            <w:rFonts w:ascii="Consolas" w:cs="Consolas" w:eastAsia="Consolas" w:hAnsi="Consolas"/>
                            <w:sz w:val="21"/>
                            <w:szCs w:val="21"/>
                          </w:rPr>
                        </w:rPrChange>
                      </w:rPr>
                      <w:t xml:space="preserve">onScroll</w:t>
                    </w:r>
                  </w:sdtContent>
                </w:sdt>
                <w:sdt>
                  <w:sdtPr>
                    <w:id w:val="-1762373766"/>
                    <w:tag w:val="goog_rdk_2717"/>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22949449"/>
                    <w:tag w:val="goog_rdk_2718"/>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896397854"/>
                    <w:tag w:val="goog_rdk_2719"/>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971716241"/>
        <w:tag w:val="goog_rdk_2723"/>
      </w:sdtPr>
      <w:sdtContent>
        <w:p w:rsidR="00000000" w:rsidDel="00000000" w:rsidP="00000000" w:rsidRDefault="00000000" w:rsidRPr="00000000" w14:paraId="0000051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d8dee9"/>
              <w:sz w:val="21"/>
              <w:szCs w:val="21"/>
              <w:rPrChange w:author="DANLUIS ENRIQUE ROMANI MORA" w:id="18" w:date="2025-11-10T18:53:29Z">
                <w:rPr>
                  <w:rFonts w:ascii="Consolas" w:cs="Consolas" w:eastAsia="Consolas" w:hAnsi="Consolas"/>
                  <w:sz w:val="21"/>
                  <w:szCs w:val="21"/>
                </w:rPr>
              </w:rPrChange>
            </w:rPr>
          </w:pPr>
          <w:sdt>
            <w:sdtPr>
              <w:id w:val="1257376537"/>
              <w:tag w:val="goog_rdk_2721"/>
            </w:sdtPr>
            <w:sdtContent>
              <w:ins w:author="DANLUIS ENRIQUE ROMANI MORA" w:id="17" w:date="2025-11-10T18:53:29Z"/>
              <w:sdt>
                <w:sdtPr>
                  <w:id w:val="-2068192256"/>
                  <w:tag w:val="goog_rdk_2722"/>
                </w:sdtPr>
                <w:sdtContent>
                  <w:ins w:author="DANLUIS ENRIQUE ROMANI MORA" w:id="17" w:date="2025-11-10T18:53:29Z">
                    <w:r w:rsidDel="00000000" w:rsidR="00000000" w:rsidRPr="00000000">
                      <w:rPr>
                        <w:rtl w:val="0"/>
                      </w:rPr>
                    </w:r>
                  </w:ins>
                </w:sdtContent>
              </w:sdt>
              <w:ins w:author="DANLUIS ENRIQUE ROMANI MORA" w:id="17" w:date="2025-11-10T18:53:29Z"/>
            </w:sdtContent>
          </w:sdt>
        </w:p>
      </w:sdtContent>
    </w:sdt>
    <w:sdt>
      <w:sdtPr>
        <w:id w:val="-1973733670"/>
        <w:tag w:val="goog_rdk_2740"/>
      </w:sdtPr>
      <w:sdtContent>
        <w:p w:rsidR="00000000" w:rsidDel="00000000" w:rsidP="00000000" w:rsidRDefault="00000000" w:rsidRPr="00000000" w14:paraId="0000051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e394dc"/>
              <w:sz w:val="21"/>
              <w:szCs w:val="21"/>
              <w:rPrChange w:author="DANLUIS ENRIQUE ROMANI MORA" w:id="18" w:date="2025-11-10T18:53:29Z">
                <w:rPr>
                  <w:rFonts w:ascii="Consolas" w:cs="Consolas" w:eastAsia="Consolas" w:hAnsi="Consolas"/>
                  <w:sz w:val="21"/>
                  <w:szCs w:val="21"/>
                </w:rPr>
              </w:rPrChange>
            </w:rPr>
          </w:pPr>
          <w:sdt>
            <w:sdtPr>
              <w:id w:val="-1184374106"/>
              <w:tag w:val="goog_rdk_2724"/>
            </w:sdtPr>
            <w:sdtContent>
              <w:ins w:author="DANLUIS ENRIQUE ROMANI MORA" w:id="17" w:date="2025-11-10T18:53:29Z"/>
              <w:sdt>
                <w:sdtPr>
                  <w:id w:val="-768707366"/>
                  <w:tag w:val="goog_rdk_2725"/>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080713128"/>
                    <w:tag w:val="goog_rdk_272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929837480"/>
                    <w:tag w:val="goog_rdk_2727"/>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389683659"/>
                    <w:tag w:val="goog_rdk_2728"/>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675641128"/>
                    <w:tag w:val="goog_rdk_2729"/>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*ngFor</w:t>
                    </w:r>
                  </w:sdtContent>
                </w:sdt>
                <w:sdt>
                  <w:sdtPr>
                    <w:id w:val="179257883"/>
                    <w:tag w:val="goog_rdk_2730"/>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206356839"/>
                    <w:tag w:val="goog_rdk_2731"/>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885816992"/>
                    <w:tag w:val="goog_rdk_2732"/>
                  </w:sdtPr>
                  <w:sdtContent>
                    <w:r w:rsidDel="00000000" w:rsidR="00000000" w:rsidRPr="00000000">
                      <w:rPr>
                        <w:rFonts w:ascii="Consolas" w:cs="Consolas" w:eastAsia="Consolas" w:hAnsi="Consolas"/>
                        <w:color w:val="82d2ce"/>
                        <w:sz w:val="21"/>
                        <w:szCs w:val="21"/>
                        <w:rtl w:val="0"/>
                        <w:rPrChange w:author="DANLUIS ENRIQUE ROMANI MORA" w:id="18" w:date="2025-11-10T18:53:29Z">
                          <w:rPr>
                            <w:rFonts w:ascii="Consolas" w:cs="Consolas" w:eastAsia="Consolas" w:hAnsi="Consolas"/>
                            <w:sz w:val="21"/>
                            <w:szCs w:val="21"/>
                          </w:rPr>
                        </w:rPrChange>
                      </w:rPr>
                      <w:t xml:space="preserve">let</w:t>
                    </w:r>
                  </w:sdtContent>
                </w:sdt>
                <w:sdt>
                  <w:sdtPr>
                    <w:id w:val="-2101263523"/>
                    <w:tag w:val="goog_rdk_2733"/>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108888657"/>
                    <w:tag w:val="goog_rdk_2734"/>
                  </w:sdtPr>
                  <w:sdtContent>
                    <w:r w:rsidDel="00000000" w:rsidR="00000000" w:rsidRPr="00000000">
                      <w:rPr>
                        <w:rFonts w:ascii="Consolas" w:cs="Consolas" w:eastAsia="Consolas" w:hAnsi="Consolas"/>
                        <w:color w:val="94c1fa"/>
                        <w:sz w:val="21"/>
                        <w:szCs w:val="21"/>
                        <w:rtl w:val="0"/>
                        <w:rPrChange w:author="DANLUIS ENRIQUE ROMANI MORA" w:id="18" w:date="2025-11-10T18:53:29Z">
                          <w:rPr>
                            <w:rFonts w:ascii="Consolas" w:cs="Consolas" w:eastAsia="Consolas" w:hAnsi="Consolas"/>
                            <w:sz w:val="21"/>
                            <w:szCs w:val="21"/>
                          </w:rPr>
                        </w:rPrChange>
                      </w:rPr>
                      <w:t xml:space="preserve">msg</w:t>
                    </w:r>
                  </w:sdtContent>
                </w:sdt>
                <w:sdt>
                  <w:sdtPr>
                    <w:id w:val="-679846135"/>
                    <w:tag w:val="goog_rdk_2735"/>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875479238"/>
                    <w:tag w:val="goog_rdk_2736"/>
                  </w:sdtPr>
                  <w:sdtContent>
                    <w:r w:rsidDel="00000000" w:rsidR="00000000" w:rsidRPr="00000000">
                      <w:rPr>
                        <w:rFonts w:ascii="Consolas" w:cs="Consolas" w:eastAsia="Consolas" w:hAnsi="Consolas"/>
                        <w:color w:val="83d6c5"/>
                        <w:sz w:val="21"/>
                        <w:szCs w:val="21"/>
                        <w:rtl w:val="0"/>
                        <w:rPrChange w:author="DANLUIS ENRIQUE ROMANI MORA" w:id="18" w:date="2025-11-10T18:53:29Z">
                          <w:rPr>
                            <w:rFonts w:ascii="Consolas" w:cs="Consolas" w:eastAsia="Consolas" w:hAnsi="Consolas"/>
                            <w:sz w:val="21"/>
                            <w:szCs w:val="21"/>
                          </w:rPr>
                        </w:rPrChange>
                      </w:rPr>
                      <w:t xml:space="preserve">of</w:t>
                    </w:r>
                  </w:sdtContent>
                </w:sdt>
                <w:sdt>
                  <w:sdtPr>
                    <w:id w:val="-594800340"/>
                    <w:tag w:val="goog_rdk_2737"/>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793480025"/>
                    <w:tag w:val="goog_rdk_2738"/>
                  </w:sdtPr>
                  <w:sdtContent>
                    <w:r w:rsidDel="00000000" w:rsidR="00000000" w:rsidRPr="00000000">
                      <w:rPr>
                        <w:rFonts w:ascii="Consolas" w:cs="Consolas" w:eastAsia="Consolas" w:hAnsi="Consolas"/>
                        <w:color w:val="94c1fa"/>
                        <w:sz w:val="21"/>
                        <w:szCs w:val="21"/>
                        <w:rtl w:val="0"/>
                        <w:rPrChange w:author="DANLUIS ENRIQUE ROMANI MORA" w:id="18" w:date="2025-11-10T18:53:29Z">
                          <w:rPr>
                            <w:rFonts w:ascii="Consolas" w:cs="Consolas" w:eastAsia="Consolas" w:hAnsi="Consolas"/>
                            <w:sz w:val="21"/>
                            <w:szCs w:val="21"/>
                          </w:rPr>
                        </w:rPrChange>
                      </w:rPr>
                      <w:t xml:space="preserve">mensajes</w:t>
                    </w:r>
                  </w:sdtContent>
                </w:sdt>
                <w:sdt>
                  <w:sdtPr>
                    <w:id w:val="-44807289"/>
                    <w:tag w:val="goog_rdk_2739"/>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ins>
            </w:sdtContent>
          </w:sdt>
        </w:p>
      </w:sdtContent>
    </w:sdt>
    <w:sdt>
      <w:sdtPr>
        <w:id w:val="702437656"/>
        <w:tag w:val="goog_rdk_2747"/>
      </w:sdtPr>
      <w:sdtContent>
        <w:p w:rsidR="00000000" w:rsidDel="00000000" w:rsidP="00000000" w:rsidRDefault="00000000" w:rsidRPr="00000000" w14:paraId="0000051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fad075"/>
              <w:sz w:val="21"/>
              <w:szCs w:val="21"/>
              <w:rPrChange w:author="DANLUIS ENRIQUE ROMANI MORA" w:id="18" w:date="2025-11-10T18:53:29Z">
                <w:rPr>
                  <w:rFonts w:ascii="Consolas" w:cs="Consolas" w:eastAsia="Consolas" w:hAnsi="Consolas"/>
                  <w:sz w:val="21"/>
                  <w:szCs w:val="21"/>
                </w:rPr>
              </w:rPrChange>
            </w:rPr>
          </w:pPr>
          <w:sdt>
            <w:sdtPr>
              <w:id w:val="535690899"/>
              <w:tag w:val="goog_rdk_2741"/>
            </w:sdtPr>
            <w:sdtContent>
              <w:ins w:author="DANLUIS ENRIQUE ROMANI MORA" w:id="17" w:date="2025-11-10T18:53:29Z"/>
              <w:sdt>
                <w:sdtPr>
                  <w:id w:val="1535193494"/>
                  <w:tag w:val="goog_rdk_2742"/>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647964004"/>
                    <w:tag w:val="goog_rdk_274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[ngClass]</w:t>
                    </w:r>
                  </w:sdtContent>
                </w:sdt>
                <w:sdt>
                  <w:sdtPr>
                    <w:id w:val="-1333154035"/>
                    <w:tag w:val="goog_rdk_274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432661464"/>
                    <w:tag w:val="goog_rdk_274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049673927"/>
                    <w:tag w:val="goog_rdk_2746"/>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ins>
            </w:sdtContent>
          </w:sdt>
        </w:p>
      </w:sdtContent>
    </w:sdt>
    <w:sdt>
      <w:sdtPr>
        <w:id w:val="-927272950"/>
        <w:tag w:val="goog_rdk_2752"/>
      </w:sdtPr>
      <w:sdtContent>
        <w:p w:rsidR="00000000" w:rsidDel="00000000" w:rsidP="00000000" w:rsidRDefault="00000000" w:rsidRPr="00000000" w14:paraId="0000051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fad075"/>
              <w:sz w:val="21"/>
              <w:szCs w:val="21"/>
              <w:rPrChange w:author="DANLUIS ENRIQUE ROMANI MORA" w:id="18" w:date="2025-11-10T18:53:29Z">
                <w:rPr>
                  <w:rFonts w:ascii="Consolas" w:cs="Consolas" w:eastAsia="Consolas" w:hAnsi="Consolas"/>
                  <w:sz w:val="21"/>
                  <w:szCs w:val="21"/>
                </w:rPr>
              </w:rPrChange>
            </w:rPr>
          </w:pPr>
          <w:sdt>
            <w:sdtPr>
              <w:id w:val="621339313"/>
              <w:tag w:val="goog_rdk_2748"/>
            </w:sdtPr>
            <w:sdtContent>
              <w:ins w:author="DANLUIS ENRIQUE ROMANI MORA" w:id="17" w:date="2025-11-10T18:53:29Z"/>
              <w:sdt>
                <w:sdtPr>
                  <w:id w:val="989445058"/>
                  <w:tag w:val="goog_rdk_2749"/>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775745268"/>
                    <w:tag w:val="goog_rdk_275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'mensaje'</w:t>
                    </w:r>
                  </w:sdtContent>
                </w:sdt>
                <w:sdt>
                  <w:sdtPr>
                    <w:id w:val="1298429649"/>
                    <w:tag w:val="goog_rdk_2751"/>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true,</w:t>
                    </w:r>
                  </w:sdtContent>
                </w:sdt>
              </w:ins>
            </w:sdtContent>
          </w:sdt>
        </w:p>
      </w:sdtContent>
    </w:sdt>
    <w:sdt>
      <w:sdtPr>
        <w:id w:val="1205344472"/>
        <w:tag w:val="goog_rdk_2765"/>
      </w:sdtPr>
      <w:sdtContent>
        <w:p w:rsidR="00000000" w:rsidDel="00000000" w:rsidP="00000000" w:rsidRDefault="00000000" w:rsidRPr="00000000" w14:paraId="0000051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fad075"/>
              <w:sz w:val="21"/>
              <w:szCs w:val="21"/>
              <w:rPrChange w:author="DANLUIS ENRIQUE ROMANI MORA" w:id="18" w:date="2025-11-10T18:53:29Z">
                <w:rPr>
                  <w:rFonts w:ascii="Consolas" w:cs="Consolas" w:eastAsia="Consolas" w:hAnsi="Consolas"/>
                  <w:sz w:val="21"/>
                  <w:szCs w:val="21"/>
                </w:rPr>
              </w:rPrChange>
            </w:rPr>
          </w:pPr>
          <w:sdt>
            <w:sdtPr>
              <w:id w:val="-11097889"/>
              <w:tag w:val="goog_rdk_2753"/>
            </w:sdtPr>
            <w:sdtContent>
              <w:ins w:author="DANLUIS ENRIQUE ROMANI MORA" w:id="17" w:date="2025-11-10T18:53:29Z"/>
              <w:sdt>
                <w:sdtPr>
                  <w:id w:val="-1369080781"/>
                  <w:tag w:val="goog_rdk_2754"/>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796774383"/>
                    <w:tag w:val="goog_rdk_275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'usuario'</w:t>
                    </w:r>
                  </w:sdtContent>
                </w:sdt>
                <w:sdt>
                  <w:sdtPr>
                    <w:id w:val="-784049443"/>
                    <w:tag w:val="goog_rdk_2756"/>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493893362"/>
                    <w:tag w:val="goog_rdk_2757"/>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msg</w:t>
                    </w:r>
                  </w:sdtContent>
                </w:sdt>
                <w:sdt>
                  <w:sdtPr>
                    <w:id w:val="1532898592"/>
                    <w:tag w:val="goog_rdk_2758"/>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884972625"/>
                    <w:tag w:val="goog_rdk_2759"/>
                  </w:sdtPr>
                  <w:sdtContent>
                    <w:r w:rsidDel="00000000" w:rsidR="00000000" w:rsidRPr="00000000">
                      <w:rPr>
                        <w:rFonts w:ascii="Consolas" w:cs="Consolas" w:eastAsia="Consolas" w:hAnsi="Consolas"/>
                        <w:color w:val="aa9bf5"/>
                        <w:sz w:val="21"/>
                        <w:szCs w:val="21"/>
                        <w:rtl w:val="0"/>
                        <w:rPrChange w:author="DANLUIS ENRIQUE ROMANI MORA" w:id="18" w:date="2025-11-10T18:53:29Z">
                          <w:rPr>
                            <w:rFonts w:ascii="Consolas" w:cs="Consolas" w:eastAsia="Consolas" w:hAnsi="Consolas"/>
                            <w:sz w:val="21"/>
                            <w:szCs w:val="21"/>
                          </w:rPr>
                        </w:rPrChange>
                      </w:rPr>
                      <w:t xml:space="preserve">emisor</w:t>
                    </w:r>
                  </w:sdtContent>
                </w:sdt>
                <w:sdt>
                  <w:sdtPr>
                    <w:id w:val="62339237"/>
                    <w:tag w:val="goog_rdk_2760"/>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542000790"/>
                    <w:tag w:val="goog_rdk_2761"/>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571018242"/>
                    <w:tag w:val="goog_rdk_276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2056029866"/>
                    <w:tag w:val="goog_rdk_2763"/>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'usuario'</w:t>
                    </w:r>
                  </w:sdtContent>
                </w:sdt>
                <w:sdt>
                  <w:sdtPr>
                    <w:id w:val="964123017"/>
                    <w:tag w:val="goog_rdk_2764"/>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ins>
            </w:sdtContent>
          </w:sdt>
        </w:p>
      </w:sdtContent>
    </w:sdt>
    <w:sdt>
      <w:sdtPr>
        <w:id w:val="1961488876"/>
        <w:tag w:val="goog_rdk_2777"/>
      </w:sdtPr>
      <w:sdtContent>
        <w:p w:rsidR="00000000" w:rsidDel="00000000" w:rsidP="00000000" w:rsidRDefault="00000000" w:rsidRPr="00000000" w14:paraId="0000051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e394dc"/>
              <w:sz w:val="21"/>
              <w:szCs w:val="21"/>
              <w:rPrChange w:author="DANLUIS ENRIQUE ROMANI MORA" w:id="18" w:date="2025-11-10T18:53:29Z">
                <w:rPr>
                  <w:rFonts w:ascii="Consolas" w:cs="Consolas" w:eastAsia="Consolas" w:hAnsi="Consolas"/>
                  <w:sz w:val="21"/>
                  <w:szCs w:val="21"/>
                </w:rPr>
              </w:rPrChange>
            </w:rPr>
          </w:pPr>
          <w:sdt>
            <w:sdtPr>
              <w:id w:val="-1750689575"/>
              <w:tag w:val="goog_rdk_2766"/>
            </w:sdtPr>
            <w:sdtContent>
              <w:ins w:author="DANLUIS ENRIQUE ROMANI MORA" w:id="17" w:date="2025-11-10T18:53:29Z"/>
              <w:sdt>
                <w:sdtPr>
                  <w:id w:val="569526284"/>
                  <w:tag w:val="goog_rdk_2767"/>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831104187"/>
                    <w:tag w:val="goog_rdk_2768"/>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'ia'</w:t>
                    </w:r>
                  </w:sdtContent>
                </w:sdt>
                <w:sdt>
                  <w:sdtPr>
                    <w:id w:val="-143139339"/>
                    <w:tag w:val="goog_rdk_2769"/>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456917950"/>
                    <w:tag w:val="goog_rdk_2770"/>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msg</w:t>
                    </w:r>
                  </w:sdtContent>
                </w:sdt>
                <w:sdt>
                  <w:sdtPr>
                    <w:id w:val="682934194"/>
                    <w:tag w:val="goog_rdk_2771"/>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891552735"/>
                    <w:tag w:val="goog_rdk_2772"/>
                  </w:sdtPr>
                  <w:sdtContent>
                    <w:r w:rsidDel="00000000" w:rsidR="00000000" w:rsidRPr="00000000">
                      <w:rPr>
                        <w:rFonts w:ascii="Consolas" w:cs="Consolas" w:eastAsia="Consolas" w:hAnsi="Consolas"/>
                        <w:color w:val="aa9bf5"/>
                        <w:sz w:val="21"/>
                        <w:szCs w:val="21"/>
                        <w:rtl w:val="0"/>
                        <w:rPrChange w:author="DANLUIS ENRIQUE ROMANI MORA" w:id="18" w:date="2025-11-10T18:53:29Z">
                          <w:rPr>
                            <w:rFonts w:ascii="Consolas" w:cs="Consolas" w:eastAsia="Consolas" w:hAnsi="Consolas"/>
                            <w:sz w:val="21"/>
                            <w:szCs w:val="21"/>
                          </w:rPr>
                        </w:rPrChange>
                      </w:rPr>
                      <w:t xml:space="preserve">emisor</w:t>
                    </w:r>
                  </w:sdtContent>
                </w:sdt>
                <w:sdt>
                  <w:sdtPr>
                    <w:id w:val="1563808061"/>
                    <w:tag w:val="goog_rdk_2773"/>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983948036"/>
                    <w:tag w:val="goog_rdk_277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323515035"/>
                    <w:tag w:val="goog_rdk_2775"/>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601606613"/>
                    <w:tag w:val="goog_rdk_2776"/>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'usuario'</w:t>
                    </w:r>
                  </w:sdtContent>
                </w:sdt>
              </w:ins>
            </w:sdtContent>
          </w:sdt>
        </w:p>
      </w:sdtContent>
    </w:sdt>
    <w:sdt>
      <w:sdtPr>
        <w:id w:val="774847734"/>
        <w:tag w:val="goog_rdk_2782"/>
      </w:sdtPr>
      <w:sdtContent>
        <w:p w:rsidR="00000000" w:rsidDel="00000000" w:rsidP="00000000" w:rsidRDefault="00000000" w:rsidRPr="00000000" w14:paraId="0000051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234444793"/>
              <w:tag w:val="goog_rdk_2778"/>
            </w:sdtPr>
            <w:sdtContent>
              <w:ins w:author="DANLUIS ENRIQUE ROMANI MORA" w:id="17" w:date="2025-11-10T18:53:29Z"/>
              <w:sdt>
                <w:sdtPr>
                  <w:id w:val="-1641249570"/>
                  <w:tag w:val="goog_rdk_2779"/>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652996904"/>
                    <w:tag w:val="goog_rdk_278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663289812"/>
                    <w:tag w:val="goog_rdk_2781"/>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274349643"/>
        <w:tag w:val="goog_rdk_2798"/>
      </w:sdtPr>
      <w:sdtContent>
        <w:p w:rsidR="00000000" w:rsidDel="00000000" w:rsidP="00000000" w:rsidRDefault="00000000" w:rsidRPr="00000000" w14:paraId="0000051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497134845"/>
              <w:tag w:val="goog_rdk_2783"/>
            </w:sdtPr>
            <w:sdtContent>
              <w:ins w:author="DANLUIS ENRIQUE ROMANI MORA" w:id="17" w:date="2025-11-10T18:53:29Z"/>
              <w:sdt>
                <w:sdtPr>
                  <w:id w:val="-56631721"/>
                  <w:tag w:val="goog_rdk_2784"/>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2053082311"/>
                    <w:tag w:val="goog_rdk_2785"/>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862102442"/>
                    <w:tag w:val="goog_rdk_2786"/>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037270201"/>
                    <w:tag w:val="goog_rdk_2787"/>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447385749"/>
                    <w:tag w:val="goog_rdk_2788"/>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[innerHTML]</w:t>
                    </w:r>
                  </w:sdtContent>
                </w:sdt>
                <w:sdt>
                  <w:sdtPr>
                    <w:id w:val="-238484095"/>
                    <w:tag w:val="goog_rdk_2789"/>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329985748"/>
                    <w:tag w:val="goog_rdk_279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887450247"/>
                    <w:tag w:val="goog_rdk_2791"/>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msg</w:t>
                    </w:r>
                  </w:sdtContent>
                </w:sdt>
                <w:sdt>
                  <w:sdtPr>
                    <w:id w:val="898490652"/>
                    <w:tag w:val="goog_rdk_279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370552248"/>
                    <w:tag w:val="goog_rdk_2793"/>
                  </w:sdtPr>
                  <w:sdtContent>
                    <w:r w:rsidDel="00000000" w:rsidR="00000000" w:rsidRPr="00000000">
                      <w:rPr>
                        <w:rFonts w:ascii="Consolas" w:cs="Consolas" w:eastAsia="Consolas" w:hAnsi="Consolas"/>
                        <w:color w:val="aa9bf5"/>
                        <w:sz w:val="21"/>
                        <w:szCs w:val="21"/>
                        <w:rtl w:val="0"/>
                        <w:rPrChange w:author="DANLUIS ENRIQUE ROMANI MORA" w:id="18" w:date="2025-11-10T18:53:29Z">
                          <w:rPr>
                            <w:rFonts w:ascii="Consolas" w:cs="Consolas" w:eastAsia="Consolas" w:hAnsi="Consolas"/>
                            <w:sz w:val="21"/>
                            <w:szCs w:val="21"/>
                          </w:rPr>
                        </w:rPrChange>
                      </w:rPr>
                      <w:t xml:space="preserve">texto</w:t>
                    </w:r>
                  </w:sdtContent>
                </w:sdt>
                <w:sdt>
                  <w:sdtPr>
                    <w:id w:val="-1238434493"/>
                    <w:tag w:val="goog_rdk_2794"/>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551336721"/>
                    <w:tag w:val="goog_rdk_2795"/>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&gt;&lt;/</w:t>
                    </w:r>
                  </w:sdtContent>
                </w:sdt>
                <w:sdt>
                  <w:sdtPr>
                    <w:id w:val="-753007847"/>
                    <w:tag w:val="goog_rdk_2796"/>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209116973"/>
                    <w:tag w:val="goog_rdk_2797"/>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392748785"/>
        <w:tag w:val="goog_rdk_2804"/>
      </w:sdtPr>
      <w:sdtContent>
        <w:p w:rsidR="00000000" w:rsidDel="00000000" w:rsidP="00000000" w:rsidRDefault="00000000" w:rsidRPr="00000000" w14:paraId="0000051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142487736"/>
              <w:tag w:val="goog_rdk_2799"/>
            </w:sdtPr>
            <w:sdtContent>
              <w:ins w:author="DANLUIS ENRIQUE ROMANI MORA" w:id="17" w:date="2025-11-10T18:53:29Z"/>
              <w:sdt>
                <w:sdtPr>
                  <w:id w:val="329997505"/>
                  <w:tag w:val="goog_rdk_2800"/>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404765149"/>
                    <w:tag w:val="goog_rdk_2801"/>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740743801"/>
                    <w:tag w:val="goog_rdk_2802"/>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278992171"/>
                    <w:tag w:val="goog_rdk_2803"/>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903389840"/>
        <w:tag w:val="goog_rdk_2807"/>
      </w:sdtPr>
      <w:sdtContent>
        <w:p w:rsidR="00000000" w:rsidDel="00000000" w:rsidP="00000000" w:rsidRDefault="00000000" w:rsidRPr="00000000" w14:paraId="0000051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d8dee9"/>
              <w:sz w:val="21"/>
              <w:szCs w:val="21"/>
              <w:rPrChange w:author="DANLUIS ENRIQUE ROMANI MORA" w:id="18" w:date="2025-11-10T18:53:29Z">
                <w:rPr>
                  <w:rFonts w:ascii="Consolas" w:cs="Consolas" w:eastAsia="Consolas" w:hAnsi="Consolas"/>
                  <w:sz w:val="21"/>
                  <w:szCs w:val="21"/>
                </w:rPr>
              </w:rPrChange>
            </w:rPr>
          </w:pPr>
          <w:sdt>
            <w:sdtPr>
              <w:id w:val="2108757925"/>
              <w:tag w:val="goog_rdk_2805"/>
            </w:sdtPr>
            <w:sdtContent>
              <w:ins w:author="DANLUIS ENRIQUE ROMANI MORA" w:id="17" w:date="2025-11-10T18:53:29Z"/>
              <w:sdt>
                <w:sdtPr>
                  <w:id w:val="1610256521"/>
                  <w:tag w:val="goog_rdk_2806"/>
                </w:sdtPr>
                <w:sdtContent>
                  <w:ins w:author="DANLUIS ENRIQUE ROMANI MORA" w:id="17" w:date="2025-11-10T18:53:29Z">
                    <w:r w:rsidDel="00000000" w:rsidR="00000000" w:rsidRPr="00000000">
                      <w:rPr>
                        <w:rtl w:val="0"/>
                      </w:rPr>
                    </w:r>
                  </w:ins>
                </w:sdtContent>
              </w:sdt>
              <w:ins w:author="DANLUIS ENRIQUE ROMANI MORA" w:id="17" w:date="2025-11-10T18:53:29Z"/>
            </w:sdtContent>
          </w:sdt>
        </w:p>
      </w:sdtContent>
    </w:sdt>
    <w:sdt>
      <w:sdtPr>
        <w:id w:val="-1693953401"/>
        <w:tag w:val="goog_rdk_2811"/>
      </w:sdtPr>
      <w:sdtContent>
        <w:p w:rsidR="00000000" w:rsidDel="00000000" w:rsidP="00000000" w:rsidRDefault="00000000" w:rsidRPr="00000000" w14:paraId="0000051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i w:val="1"/>
              <w:iCs w:val="1"/>
              <w:color w:val="ffffff"/>
              <w:sz w:val="21"/>
              <w:szCs w:val="21"/>
              <w:rPrChange w:author="DANLUIS ENRIQUE ROMANI MORA" w:id="18" w:date="2025-11-10T18:53:29Z">
                <w:rPr>
                  <w:rFonts w:ascii="Consolas" w:cs="Consolas" w:eastAsia="Consolas" w:hAnsi="Consolas"/>
                  <w:sz w:val="21"/>
                  <w:szCs w:val="21"/>
                </w:rPr>
              </w:rPrChange>
            </w:rPr>
          </w:pPr>
          <w:sdt>
            <w:sdtPr>
              <w:id w:val="36551590"/>
              <w:tag w:val="goog_rdk_2808"/>
            </w:sdtPr>
            <w:sdtContent>
              <w:ins w:author="DANLUIS ENRIQUE ROMANI MORA" w:id="17" w:date="2025-11-10T18:53:29Z"/>
              <w:sdt>
                <w:sdtPr>
                  <w:id w:val="597813472"/>
                  <w:tag w:val="goog_rdk_2809"/>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172044351"/>
                    <w:tag w:val="goog_rdk_2810"/>
                  </w:sdtPr>
                  <w:sdtContent>
                    <w:r w:rsidDel="00000000" w:rsidR="00000000" w:rsidRPr="00000000">
                      <w:rPr>
                        <w:rFonts w:ascii="Consolas" w:cs="Consolas" w:eastAsia="Consolas" w:hAnsi="Consolas"/>
                        <w:i w:val="1"/>
                        <w:iCs w:val="1"/>
                        <w:color w:val="ffffff"/>
                        <w:sz w:val="21"/>
                        <w:szCs w:val="21"/>
                        <w:rtl w:val="0"/>
                        <w:rPrChange w:author="DANLUIS ENRIQUE ROMANI MORA" w:id="18" w:date="2025-11-10T18:53:29Z">
                          <w:rPr>
                            <w:rFonts w:ascii="Consolas" w:cs="Consolas" w:eastAsia="Consolas" w:hAnsi="Consolas"/>
                            <w:sz w:val="21"/>
                            <w:szCs w:val="21"/>
                          </w:rPr>
                        </w:rPrChange>
                      </w:rPr>
                      <w:t xml:space="preserve">&lt;!-- Loader --&gt;</w:t>
                    </w:r>
                  </w:sdtContent>
                </w:sdt>
              </w:ins>
            </w:sdtContent>
          </w:sdt>
        </w:p>
      </w:sdtContent>
    </w:sdt>
    <w:sdt>
      <w:sdtPr>
        <w:id w:val="183460651"/>
        <w:tag w:val="goog_rdk_2827"/>
      </w:sdtPr>
      <w:sdtContent>
        <w:p w:rsidR="00000000" w:rsidDel="00000000" w:rsidP="00000000" w:rsidRDefault="00000000" w:rsidRPr="00000000" w14:paraId="0000051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052333184"/>
              <w:tag w:val="goog_rdk_2812"/>
            </w:sdtPr>
            <w:sdtContent>
              <w:ins w:author="DANLUIS ENRIQUE ROMANI MORA" w:id="17" w:date="2025-11-10T18:53:29Z"/>
              <w:sdt>
                <w:sdtPr>
                  <w:id w:val="-372688834"/>
                  <w:tag w:val="goog_rdk_2813"/>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844873780"/>
                    <w:tag w:val="goog_rdk_2814"/>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511926240"/>
                    <w:tag w:val="goog_rdk_2815"/>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931367145"/>
                    <w:tag w:val="goog_rdk_2816"/>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2062009580"/>
                    <w:tag w:val="goog_rdk_2817"/>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*ngIf</w:t>
                    </w:r>
                  </w:sdtContent>
                </w:sdt>
                <w:sdt>
                  <w:sdtPr>
                    <w:id w:val="1731032940"/>
                    <w:tag w:val="goog_rdk_2818"/>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326264228"/>
                    <w:tag w:val="goog_rdk_2819"/>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177484666"/>
                    <w:tag w:val="goog_rdk_2820"/>
                  </w:sdtPr>
                  <w:sdtContent>
                    <w:r w:rsidDel="00000000" w:rsidR="00000000" w:rsidRPr="00000000">
                      <w:rPr>
                        <w:rFonts w:ascii="Consolas" w:cs="Consolas" w:eastAsia="Consolas" w:hAnsi="Consolas"/>
                        <w:color w:val="94c1fa"/>
                        <w:sz w:val="21"/>
                        <w:szCs w:val="21"/>
                        <w:rtl w:val="0"/>
                        <w:rPrChange w:author="DANLUIS ENRIQUE ROMANI MORA" w:id="18" w:date="2025-11-10T18:53:29Z">
                          <w:rPr>
                            <w:rFonts w:ascii="Consolas" w:cs="Consolas" w:eastAsia="Consolas" w:hAnsi="Consolas"/>
                            <w:sz w:val="21"/>
                            <w:szCs w:val="21"/>
                          </w:rPr>
                        </w:rPrChange>
                      </w:rPr>
                      <w:t xml:space="preserve">cargando</w:t>
                    </w:r>
                  </w:sdtContent>
                </w:sdt>
                <w:sdt>
                  <w:sdtPr>
                    <w:id w:val="677315782"/>
                    <w:tag w:val="goog_rdk_2821"/>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409674876"/>
                    <w:tag w:val="goog_rdk_282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429731899"/>
                    <w:tag w:val="goog_rdk_282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2029464340"/>
                    <w:tag w:val="goog_rdk_282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420150497"/>
                    <w:tag w:val="goog_rdk_282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"mensaje ia escribiendo"</w:t>
                    </w:r>
                  </w:sdtContent>
                </w:sdt>
                <w:sdt>
                  <w:sdtPr>
                    <w:id w:val="86032022"/>
                    <w:tag w:val="goog_rdk_282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490461586"/>
        <w:tag w:val="goog_rdk_2861"/>
      </w:sdtPr>
      <w:sdtContent>
        <w:p w:rsidR="00000000" w:rsidDel="00000000" w:rsidP="00000000" w:rsidRDefault="00000000" w:rsidRPr="00000000" w14:paraId="0000051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850891939"/>
              <w:tag w:val="goog_rdk_2828"/>
            </w:sdtPr>
            <w:sdtContent>
              <w:ins w:author="DANLUIS ENRIQUE ROMANI MORA" w:id="17" w:date="2025-11-10T18:53:29Z"/>
              <w:sdt>
                <w:sdtPr>
                  <w:id w:val="-1535496500"/>
                  <w:tag w:val="goog_rdk_2829"/>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Escribiendo</w:t>
                    </w:r>
                  </w:ins>
                </w:sdtContent>
              </w:sdt>
              <w:ins w:author="DANLUIS ENRIQUE ROMANI MORA" w:id="17" w:date="2025-11-10T18:53:29Z">
                <w:sdt>
                  <w:sdtPr>
                    <w:id w:val="-526668782"/>
                    <w:tag w:val="goog_rdk_283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179148889"/>
                    <w:tag w:val="goog_rdk_2831"/>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817319227"/>
                    <w:tag w:val="goog_rdk_283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828611764"/>
                    <w:tag w:val="goog_rdk_283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1203128225"/>
                    <w:tag w:val="goog_rdk_283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326621251"/>
                    <w:tag w:val="goog_rdk_283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"puntos"</w:t>
                    </w:r>
                  </w:sdtContent>
                </w:sdt>
                <w:sdt>
                  <w:sdtPr>
                    <w:id w:val="-1118296621"/>
                    <w:tag w:val="goog_rdk_283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sdt>
                  <w:sdtPr>
                    <w:id w:val="1733339660"/>
                    <w:tag w:val="goog_rdk_2837"/>
                  </w:sdtPr>
                  <w:sdtContent>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747465268"/>
                    <w:tag w:val="goog_rdk_2838"/>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2094037107"/>
                    <w:tag w:val="goog_rdk_2839"/>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672848884"/>
                    <w:tag w:val="goog_rdk_284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&gt;&lt;</w:t>
                    </w:r>
                  </w:sdtContent>
                </w:sdt>
                <w:sdt>
                  <w:sdtPr>
                    <w:id w:val="1901028105"/>
                    <w:tag w:val="goog_rdk_2841"/>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1050464326"/>
                    <w:tag w:val="goog_rdk_284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24871975"/>
                    <w:tag w:val="goog_rdk_284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444061034"/>
                    <w:tag w:val="goog_rdk_284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025441107"/>
                    <w:tag w:val="goog_rdk_284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"puntos"</w:t>
                    </w:r>
                  </w:sdtContent>
                </w:sdt>
                <w:sdt>
                  <w:sdtPr>
                    <w:id w:val="1642191106"/>
                    <w:tag w:val="goog_rdk_284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sdt>
                  <w:sdtPr>
                    <w:id w:val="1246199194"/>
                    <w:tag w:val="goog_rdk_2847"/>
                  </w:sdtPr>
                  <w:sdtContent>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939877118"/>
                    <w:tag w:val="goog_rdk_2848"/>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63278982"/>
                    <w:tag w:val="goog_rdk_2849"/>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642073676"/>
                    <w:tag w:val="goog_rdk_285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&gt;&lt;</w:t>
                    </w:r>
                  </w:sdtContent>
                </w:sdt>
                <w:sdt>
                  <w:sdtPr>
                    <w:id w:val="693733120"/>
                    <w:tag w:val="goog_rdk_2851"/>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1261530195"/>
                    <w:tag w:val="goog_rdk_2852"/>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587631665"/>
                    <w:tag w:val="goog_rdk_2853"/>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1904773506"/>
                    <w:tag w:val="goog_rdk_2854"/>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926935188"/>
                    <w:tag w:val="goog_rdk_2855"/>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"puntos"</w:t>
                    </w:r>
                  </w:sdtContent>
                </w:sdt>
                <w:sdt>
                  <w:sdtPr>
                    <w:id w:val="769406055"/>
                    <w:tag w:val="goog_rdk_285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sdt>
                  <w:sdtPr>
                    <w:id w:val="440663605"/>
                    <w:tag w:val="goog_rdk_2857"/>
                  </w:sdtPr>
                  <w:sdtContent>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412432471"/>
                    <w:tag w:val="goog_rdk_2858"/>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157587266"/>
                    <w:tag w:val="goog_rdk_2859"/>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span</w:t>
                    </w:r>
                  </w:sdtContent>
                </w:sdt>
                <w:sdt>
                  <w:sdtPr>
                    <w:id w:val="13185541"/>
                    <w:tag w:val="goog_rdk_286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808435683"/>
        <w:tag w:val="goog_rdk_2867"/>
      </w:sdtPr>
      <w:sdtContent>
        <w:p w:rsidR="00000000" w:rsidDel="00000000" w:rsidP="00000000" w:rsidRDefault="00000000" w:rsidRPr="00000000" w14:paraId="0000051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664252269"/>
              <w:tag w:val="goog_rdk_2862"/>
            </w:sdtPr>
            <w:sdtContent>
              <w:ins w:author="DANLUIS ENRIQUE ROMANI MORA" w:id="17" w:date="2025-11-10T18:53:29Z"/>
              <w:sdt>
                <w:sdtPr>
                  <w:id w:val="657876439"/>
                  <w:tag w:val="goog_rdk_2863"/>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647710906"/>
                    <w:tag w:val="goog_rdk_2864"/>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048409867"/>
                    <w:tag w:val="goog_rdk_2865"/>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964305503"/>
                    <w:tag w:val="goog_rdk_2866"/>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889711656"/>
        <w:tag w:val="goog_rdk_2873"/>
      </w:sdtPr>
      <w:sdtContent>
        <w:p w:rsidR="00000000" w:rsidDel="00000000" w:rsidP="00000000" w:rsidRDefault="00000000" w:rsidRPr="00000000" w14:paraId="0000051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557436654"/>
              <w:tag w:val="goog_rdk_2868"/>
            </w:sdtPr>
            <w:sdtContent>
              <w:ins w:author="DANLUIS ENRIQUE ROMANI MORA" w:id="17" w:date="2025-11-10T18:53:29Z"/>
              <w:sdt>
                <w:sdtPr>
                  <w:id w:val="-437850116"/>
                  <w:tag w:val="goog_rdk_2869"/>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178462624"/>
                    <w:tag w:val="goog_rdk_2870"/>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905568206"/>
                    <w:tag w:val="goog_rdk_2871"/>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64174466"/>
                    <w:tag w:val="goog_rdk_2872"/>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2113835564"/>
        <w:tag w:val="goog_rdk_2876"/>
      </w:sdtPr>
      <w:sdtContent>
        <w:p w:rsidR="00000000" w:rsidDel="00000000" w:rsidP="00000000" w:rsidRDefault="00000000" w:rsidRPr="00000000" w14:paraId="0000051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d8dee9"/>
              <w:sz w:val="21"/>
              <w:szCs w:val="21"/>
              <w:rPrChange w:author="DANLUIS ENRIQUE ROMANI MORA" w:id="18" w:date="2025-11-10T18:53:29Z">
                <w:rPr>
                  <w:rFonts w:ascii="Consolas" w:cs="Consolas" w:eastAsia="Consolas" w:hAnsi="Consolas"/>
                  <w:sz w:val="21"/>
                  <w:szCs w:val="21"/>
                </w:rPr>
              </w:rPrChange>
            </w:rPr>
          </w:pPr>
          <w:sdt>
            <w:sdtPr>
              <w:id w:val="-1889979533"/>
              <w:tag w:val="goog_rdk_2874"/>
            </w:sdtPr>
            <w:sdtContent>
              <w:ins w:author="DANLUIS ENRIQUE ROMANI MORA" w:id="17" w:date="2025-11-10T18:53:29Z"/>
              <w:sdt>
                <w:sdtPr>
                  <w:id w:val="-84056774"/>
                  <w:tag w:val="goog_rdk_2875"/>
                </w:sdtPr>
                <w:sdtContent>
                  <w:ins w:author="DANLUIS ENRIQUE ROMANI MORA" w:id="17" w:date="2025-11-10T18:53:29Z">
                    <w:r w:rsidDel="00000000" w:rsidR="00000000" w:rsidRPr="00000000">
                      <w:rPr>
                        <w:rtl w:val="0"/>
                      </w:rPr>
                    </w:r>
                  </w:ins>
                </w:sdtContent>
              </w:sdt>
              <w:ins w:author="DANLUIS ENRIQUE ROMANI MORA" w:id="17" w:date="2025-11-10T18:53:29Z"/>
            </w:sdtContent>
          </w:sdt>
        </w:p>
      </w:sdtContent>
    </w:sdt>
    <w:sdt>
      <w:sdtPr>
        <w:id w:val="-704020176"/>
        <w:tag w:val="goog_rdk_2886"/>
      </w:sdtPr>
      <w:sdtContent>
        <w:p w:rsidR="00000000" w:rsidDel="00000000" w:rsidP="00000000" w:rsidRDefault="00000000" w:rsidRPr="00000000" w14:paraId="0000052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219176095"/>
              <w:tag w:val="goog_rdk_2877"/>
            </w:sdtPr>
            <w:sdtContent>
              <w:ins w:author="DANLUIS ENRIQUE ROMANI MORA" w:id="17" w:date="2025-11-10T18:53:29Z"/>
              <w:sdt>
                <w:sdtPr>
                  <w:id w:val="564956770"/>
                  <w:tag w:val="goog_rdk_2878"/>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668581448"/>
                    <w:tag w:val="goog_rdk_2879"/>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858651143"/>
                    <w:tag w:val="goog_rdk_2880"/>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1042447962"/>
                    <w:tag w:val="goog_rdk_2881"/>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18431995"/>
                    <w:tag w:val="goog_rdk_2882"/>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840202878"/>
                    <w:tag w:val="goog_rdk_2883"/>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643836926"/>
                    <w:tag w:val="goog_rdk_2884"/>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"input-chat"</w:t>
                    </w:r>
                  </w:sdtContent>
                </w:sdt>
                <w:sdt>
                  <w:sdtPr>
                    <w:id w:val="-706097777"/>
                    <w:tag w:val="goog_rdk_2885"/>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696706209"/>
        <w:tag w:val="goog_rdk_2895"/>
      </w:sdtPr>
      <w:sdtContent>
        <w:p w:rsidR="00000000" w:rsidDel="00000000" w:rsidP="00000000" w:rsidRDefault="00000000" w:rsidRPr="00000000" w14:paraId="0000052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e394dc"/>
              <w:sz w:val="21"/>
              <w:szCs w:val="21"/>
              <w:rPrChange w:author="DANLUIS ENRIQUE ROMANI MORA" w:id="18" w:date="2025-11-10T18:53:29Z">
                <w:rPr>
                  <w:rFonts w:ascii="Consolas" w:cs="Consolas" w:eastAsia="Consolas" w:hAnsi="Consolas"/>
                  <w:sz w:val="21"/>
                  <w:szCs w:val="21"/>
                </w:rPr>
              </w:rPrChange>
            </w:rPr>
          </w:pPr>
          <w:sdt>
            <w:sdtPr>
              <w:id w:val="1554858145"/>
              <w:tag w:val="goog_rdk_2887"/>
            </w:sdtPr>
            <w:sdtContent>
              <w:ins w:author="DANLUIS ENRIQUE ROMANI MORA" w:id="17" w:date="2025-11-10T18:53:29Z"/>
              <w:sdt>
                <w:sdtPr>
                  <w:id w:val="1555171780"/>
                  <w:tag w:val="goog_rdk_2888"/>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833320127"/>
                    <w:tag w:val="goog_rdk_2889"/>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951583718"/>
                    <w:tag w:val="goog_rdk_2890"/>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input</w:t>
                    </w:r>
                  </w:sdtContent>
                </w:sdt>
                <w:sdt>
                  <w:sdtPr>
                    <w:id w:val="-1869633100"/>
                    <w:tag w:val="goog_rdk_2891"/>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880282075"/>
                    <w:tag w:val="goog_rdk_2892"/>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type</w:t>
                    </w:r>
                  </w:sdtContent>
                </w:sdt>
                <w:sdt>
                  <w:sdtPr>
                    <w:id w:val="376032583"/>
                    <w:tag w:val="goog_rdk_2893"/>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714751404"/>
                    <w:tag w:val="goog_rdk_2894"/>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"text"</w:t>
                    </w:r>
                  </w:sdtContent>
                </w:sdt>
              </w:ins>
            </w:sdtContent>
          </w:sdt>
        </w:p>
      </w:sdtContent>
    </w:sdt>
    <w:sdt>
      <w:sdtPr>
        <w:id w:val="141531384"/>
        <w:tag w:val="goog_rdk_2903"/>
      </w:sdtPr>
      <w:sdtContent>
        <w:p w:rsidR="00000000" w:rsidDel="00000000" w:rsidP="00000000" w:rsidRDefault="00000000" w:rsidRPr="00000000" w14:paraId="0000052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e394dc"/>
              <w:sz w:val="21"/>
              <w:szCs w:val="21"/>
              <w:rPrChange w:author="DANLUIS ENRIQUE ROMANI MORA" w:id="18" w:date="2025-11-10T18:53:29Z">
                <w:rPr>
                  <w:rFonts w:ascii="Consolas" w:cs="Consolas" w:eastAsia="Consolas" w:hAnsi="Consolas"/>
                  <w:sz w:val="21"/>
                  <w:szCs w:val="21"/>
                </w:rPr>
              </w:rPrChange>
            </w:rPr>
          </w:pPr>
          <w:sdt>
            <w:sdtPr>
              <w:id w:val="-524512175"/>
              <w:tag w:val="goog_rdk_2896"/>
            </w:sdtPr>
            <w:sdtContent>
              <w:ins w:author="DANLUIS ENRIQUE ROMANI MORA" w:id="17" w:date="2025-11-10T18:53:29Z"/>
              <w:sdt>
                <w:sdtPr>
                  <w:id w:val="1811599447"/>
                  <w:tag w:val="goog_rdk_2897"/>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294182211"/>
                    <w:tag w:val="goog_rdk_2898"/>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[(ngModel)]</w:t>
                    </w:r>
                  </w:sdtContent>
                </w:sdt>
                <w:sdt>
                  <w:sdtPr>
                    <w:id w:val="-690749538"/>
                    <w:tag w:val="goog_rdk_2899"/>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193739559"/>
                    <w:tag w:val="goog_rdk_290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434125915"/>
                    <w:tag w:val="goog_rdk_2901"/>
                  </w:sdtPr>
                  <w:sdtContent>
                    <w:r w:rsidDel="00000000" w:rsidR="00000000" w:rsidRPr="00000000">
                      <w:rPr>
                        <w:rFonts w:ascii="Consolas" w:cs="Consolas" w:eastAsia="Consolas" w:hAnsi="Consolas"/>
                        <w:color w:val="94c1fa"/>
                        <w:sz w:val="21"/>
                        <w:szCs w:val="21"/>
                        <w:rtl w:val="0"/>
                        <w:rPrChange w:author="DANLUIS ENRIQUE ROMANI MORA" w:id="18" w:date="2025-11-10T18:53:29Z">
                          <w:rPr>
                            <w:rFonts w:ascii="Consolas" w:cs="Consolas" w:eastAsia="Consolas" w:hAnsi="Consolas"/>
                            <w:sz w:val="21"/>
                            <w:szCs w:val="21"/>
                          </w:rPr>
                        </w:rPrChange>
                      </w:rPr>
                      <w:t xml:space="preserve">mensajeActual</w:t>
                    </w:r>
                  </w:sdtContent>
                </w:sdt>
                <w:sdt>
                  <w:sdtPr>
                    <w:id w:val="549291361"/>
                    <w:tag w:val="goog_rdk_2902"/>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ins>
            </w:sdtContent>
          </w:sdt>
        </w:p>
      </w:sdtContent>
    </w:sdt>
    <w:sdt>
      <w:sdtPr>
        <w:id w:val="-892993903"/>
        <w:tag w:val="goog_rdk_2909"/>
      </w:sdtPr>
      <w:sdtContent>
        <w:p w:rsidR="00000000" w:rsidDel="00000000" w:rsidP="00000000" w:rsidRDefault="00000000" w:rsidRPr="00000000" w14:paraId="0000052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e394dc"/>
              <w:sz w:val="21"/>
              <w:szCs w:val="21"/>
              <w:rPrChange w:author="DANLUIS ENRIQUE ROMANI MORA" w:id="18" w:date="2025-11-10T18:53:29Z">
                <w:rPr>
                  <w:rFonts w:ascii="Consolas" w:cs="Consolas" w:eastAsia="Consolas" w:hAnsi="Consolas"/>
                  <w:sz w:val="21"/>
                  <w:szCs w:val="21"/>
                </w:rPr>
              </w:rPrChange>
            </w:rPr>
          </w:pPr>
          <w:sdt>
            <w:sdtPr>
              <w:id w:val="1507955458"/>
              <w:tag w:val="goog_rdk_2904"/>
            </w:sdtPr>
            <w:sdtContent>
              <w:ins w:author="DANLUIS ENRIQUE ROMANI MORA" w:id="17" w:date="2025-11-10T18:53:29Z"/>
              <w:sdt>
                <w:sdtPr>
                  <w:id w:val="-893267583"/>
                  <w:tag w:val="goog_rdk_2905"/>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701365339"/>
                    <w:tag w:val="goog_rdk_2906"/>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placeholder</w:t>
                    </w:r>
                  </w:sdtContent>
                </w:sdt>
                <w:sdt>
                  <w:sdtPr>
                    <w:id w:val="-2131752207"/>
                    <w:tag w:val="goog_rdk_2907"/>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241642967"/>
                    <w:tag w:val="goog_rdk_2908"/>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"Escribe tu mensaje..."</w:t>
                    </w:r>
                  </w:sdtContent>
                </w:sdt>
              </w:ins>
            </w:sdtContent>
          </w:sdt>
        </w:p>
      </w:sdtContent>
    </w:sdt>
    <w:sdt>
      <w:sdtPr>
        <w:id w:val="-276499980"/>
        <w:tag w:val="goog_rdk_2919"/>
      </w:sdtPr>
      <w:sdtContent>
        <w:p w:rsidR="00000000" w:rsidDel="00000000" w:rsidP="00000000" w:rsidRDefault="00000000" w:rsidRPr="00000000" w14:paraId="0000052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589352497"/>
              <w:tag w:val="goog_rdk_2910"/>
            </w:sdtPr>
            <w:sdtContent>
              <w:ins w:author="DANLUIS ENRIQUE ROMANI MORA" w:id="17" w:date="2025-11-10T18:53:29Z"/>
              <w:sdt>
                <w:sdtPr>
                  <w:id w:val="617849835"/>
                  <w:tag w:val="goog_rdk_2911"/>
                </w:sdtPr>
                <w:sdtContent>
                  <w:ins w:author="DANLUIS ENRIQUE ROMANI MORA" w:id="17" w:date="2025-11-10T18:53:29Z">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933781369"/>
                    <w:tag w:val="goog_rdk_2912"/>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(keyup.enter)</w:t>
                    </w:r>
                  </w:sdtContent>
                </w:sdt>
                <w:sdt>
                  <w:sdtPr>
                    <w:id w:val="2106204764"/>
                    <w:tag w:val="goog_rdk_2913"/>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601787536"/>
                    <w:tag w:val="goog_rdk_2914"/>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677988867"/>
                    <w:tag w:val="goog_rdk_2915"/>
                  </w:sdtPr>
                  <w:sdtContent>
                    <w:r w:rsidDel="00000000" w:rsidR="00000000" w:rsidRPr="00000000">
                      <w:rPr>
                        <w:rFonts w:ascii="Consolas" w:cs="Consolas" w:eastAsia="Consolas" w:hAnsi="Consolas"/>
                        <w:color w:val="efb080"/>
                        <w:sz w:val="21"/>
                        <w:szCs w:val="21"/>
                        <w:rtl w:val="0"/>
                        <w:rPrChange w:author="DANLUIS ENRIQUE ROMANI MORA" w:id="18" w:date="2025-11-10T18:53:29Z">
                          <w:rPr>
                            <w:rFonts w:ascii="Consolas" w:cs="Consolas" w:eastAsia="Consolas" w:hAnsi="Consolas"/>
                            <w:sz w:val="21"/>
                            <w:szCs w:val="21"/>
                          </w:rPr>
                        </w:rPrChange>
                      </w:rPr>
                      <w:t xml:space="preserve">enviarMensaje</w:t>
                    </w:r>
                  </w:sdtContent>
                </w:sdt>
                <w:sdt>
                  <w:sdtPr>
                    <w:id w:val="-934409369"/>
                    <w:tag w:val="goog_rdk_2916"/>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853316932"/>
                    <w:tag w:val="goog_rdk_2917"/>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2104417583"/>
                    <w:tag w:val="goog_rdk_2918"/>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027288097"/>
        <w:tag w:val="goog_rdk_2932"/>
      </w:sdtPr>
      <w:sdtContent>
        <w:p w:rsidR="00000000" w:rsidDel="00000000" w:rsidP="00000000" w:rsidRDefault="00000000" w:rsidRPr="00000000" w14:paraId="0000052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257533413"/>
              <w:tag w:val="goog_rdk_2920"/>
            </w:sdtPr>
            <w:sdtContent>
              <w:ins w:author="DANLUIS ENRIQUE ROMANI MORA" w:id="17" w:date="2025-11-10T18:53:29Z"/>
              <w:sdt>
                <w:sdtPr>
                  <w:id w:val="-2139639349"/>
                  <w:tag w:val="goog_rdk_2921"/>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986226281"/>
                    <w:tag w:val="goog_rdk_2922"/>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654102391"/>
                    <w:tag w:val="goog_rdk_2923"/>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button</w:t>
                    </w:r>
                  </w:sdtContent>
                </w:sdt>
                <w:sdt>
                  <w:sdtPr>
                    <w:id w:val="627057425"/>
                    <w:tag w:val="goog_rdk_2924"/>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390736654"/>
                    <w:tag w:val="goog_rdk_2925"/>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(click)</w:t>
                    </w:r>
                  </w:sdtContent>
                </w:sdt>
                <w:sdt>
                  <w:sdtPr>
                    <w:id w:val="-1952130297"/>
                    <w:tag w:val="goog_rdk_2926"/>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956311529"/>
                    <w:tag w:val="goog_rdk_2927"/>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1085888260"/>
                    <w:tag w:val="goog_rdk_2928"/>
                  </w:sdtPr>
                  <w:sdtContent>
                    <w:r w:rsidDel="00000000" w:rsidR="00000000" w:rsidRPr="00000000">
                      <w:rPr>
                        <w:rFonts w:ascii="Consolas" w:cs="Consolas" w:eastAsia="Consolas" w:hAnsi="Consolas"/>
                        <w:color w:val="efb080"/>
                        <w:sz w:val="21"/>
                        <w:szCs w:val="21"/>
                        <w:rtl w:val="0"/>
                        <w:rPrChange w:author="DANLUIS ENRIQUE ROMANI MORA" w:id="18" w:date="2025-11-10T18:53:29Z">
                          <w:rPr>
                            <w:rFonts w:ascii="Consolas" w:cs="Consolas" w:eastAsia="Consolas" w:hAnsi="Consolas"/>
                            <w:sz w:val="21"/>
                            <w:szCs w:val="21"/>
                          </w:rPr>
                        </w:rPrChange>
                      </w:rPr>
                      <w:t xml:space="preserve">enviarMensaje</w:t>
                    </w:r>
                  </w:sdtContent>
                </w:sdt>
                <w:sdt>
                  <w:sdtPr>
                    <w:id w:val="-1166218589"/>
                    <w:tag w:val="goog_rdk_2929"/>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624162336"/>
                    <w:tag w:val="goog_rdk_293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435760797"/>
                    <w:tag w:val="goog_rdk_2931"/>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2009751407"/>
        <w:tag w:val="goog_rdk_2944"/>
      </w:sdtPr>
      <w:sdtContent>
        <w:p w:rsidR="00000000" w:rsidDel="00000000" w:rsidP="00000000" w:rsidRDefault="00000000" w:rsidRPr="00000000" w14:paraId="0000052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02129791"/>
              <w:tag w:val="goog_rdk_2933"/>
            </w:sdtPr>
            <w:sdtContent>
              <w:ins w:author="DANLUIS ENRIQUE ROMANI MORA" w:id="17" w:date="2025-11-10T18:53:29Z"/>
              <w:sdt>
                <w:sdtPr>
                  <w:id w:val="1166830305"/>
                  <w:tag w:val="goog_rdk_2934"/>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619320869"/>
                    <w:tag w:val="goog_rdk_2935"/>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100005622"/>
                    <w:tag w:val="goog_rdk_2936"/>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i</w:t>
                    </w:r>
                  </w:sdtContent>
                </w:sdt>
                <w:sdt>
                  <w:sdtPr>
                    <w:id w:val="837136886"/>
                    <w:tag w:val="goog_rdk_2937"/>
                  </w:sdtPr>
                  <w:sdtContent>
                    <w:r w:rsidDel="00000000" w:rsidR="00000000" w:rsidRPr="00000000">
                      <w:rPr>
                        <w:rFonts w:ascii="Consolas" w:cs="Consolas" w:eastAsia="Consolas" w:hAnsi="Consolas"/>
                        <w:color w:val="fad075"/>
                        <w:sz w:val="21"/>
                        <w:szCs w:val="21"/>
                        <w:rtl w:val="0"/>
                        <w:rPrChange w:author="DANLUIS ENRIQUE ROMANI MORA" w:id="18" w:date="2025-11-10T18:53:29Z">
                          <w:rPr>
                            <w:rFonts w:ascii="Consolas" w:cs="Consolas" w:eastAsia="Consolas" w:hAnsi="Consolas"/>
                            <w:sz w:val="21"/>
                            <w:szCs w:val="21"/>
                          </w:rPr>
                        </w:rPrChange>
                      </w:rPr>
                      <w:t xml:space="preserve"> </w:t>
                    </w:r>
                  </w:sdtContent>
                </w:sdt>
                <w:sdt>
                  <w:sdtPr>
                    <w:id w:val="-475565704"/>
                    <w:tag w:val="goog_rdk_2938"/>
                  </w:sdtPr>
                  <w:sdtContent>
                    <w:r w:rsidDel="00000000" w:rsidR="00000000" w:rsidRPr="00000000">
                      <w:rPr>
                        <w:rFonts w:ascii="Consolas" w:cs="Consolas" w:eastAsia="Consolas" w:hAnsi="Consolas"/>
                        <w:color w:val="aaa0fa"/>
                        <w:sz w:val="21"/>
                        <w:szCs w:val="21"/>
                        <w:rtl w:val="0"/>
                        <w:rPrChange w:author="DANLUIS ENRIQUE ROMANI MORA" w:id="18" w:date="2025-11-10T18:53:29Z">
                          <w:rPr>
                            <w:rFonts w:ascii="Consolas" w:cs="Consolas" w:eastAsia="Consolas" w:hAnsi="Consolas"/>
                            <w:sz w:val="21"/>
                            <w:szCs w:val="21"/>
                          </w:rPr>
                        </w:rPrChange>
                      </w:rPr>
                      <w:t xml:space="preserve">class</w:t>
                    </w:r>
                  </w:sdtContent>
                </w:sdt>
                <w:sdt>
                  <w:sdtPr>
                    <w:id w:val="148216315"/>
                    <w:tag w:val="goog_rdk_2939"/>
                  </w:sdtPr>
                  <w:sdtContent>
                    <w:r w:rsidDel="00000000" w:rsidR="00000000" w:rsidRPr="00000000">
                      <w:rPr>
                        <w:rFonts w:ascii="Consolas" w:cs="Consolas" w:eastAsia="Consolas" w:hAnsi="Consolas"/>
                        <w:color w:val="d6d6dd"/>
                        <w:sz w:val="21"/>
                        <w:szCs w:val="21"/>
                        <w:rtl w:val="0"/>
                        <w:rPrChange w:author="DANLUIS ENRIQUE ROMANI MORA" w:id="18" w:date="2025-11-10T18:53:29Z">
                          <w:rPr>
                            <w:rFonts w:ascii="Consolas" w:cs="Consolas" w:eastAsia="Consolas" w:hAnsi="Consolas"/>
                            <w:sz w:val="21"/>
                            <w:szCs w:val="21"/>
                          </w:rPr>
                        </w:rPrChange>
                      </w:rPr>
                      <w:t xml:space="preserve">=</w:t>
                    </w:r>
                  </w:sdtContent>
                </w:sdt>
                <w:sdt>
                  <w:sdtPr>
                    <w:id w:val="668090710"/>
                    <w:tag w:val="goog_rdk_2940"/>
                  </w:sdtPr>
                  <w:sdtContent>
                    <w:r w:rsidDel="00000000" w:rsidR="00000000" w:rsidRPr="00000000">
                      <w:rPr>
                        <w:rFonts w:ascii="Consolas" w:cs="Consolas" w:eastAsia="Consolas" w:hAnsi="Consolas"/>
                        <w:color w:val="e394dc"/>
                        <w:sz w:val="21"/>
                        <w:szCs w:val="21"/>
                        <w:rtl w:val="0"/>
                        <w:rPrChange w:author="DANLUIS ENRIQUE ROMANI MORA" w:id="18" w:date="2025-11-10T18:53:29Z">
                          <w:rPr>
                            <w:rFonts w:ascii="Consolas" w:cs="Consolas" w:eastAsia="Consolas" w:hAnsi="Consolas"/>
                            <w:sz w:val="21"/>
                            <w:szCs w:val="21"/>
                          </w:rPr>
                        </w:rPrChange>
                      </w:rPr>
                      <w:t xml:space="preserve">"fa fa-paper-plane"</w:t>
                    </w:r>
                  </w:sdtContent>
                </w:sdt>
                <w:sdt>
                  <w:sdtPr>
                    <w:id w:val="1802145878"/>
                    <w:tag w:val="goog_rdk_2941"/>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&gt;&lt;/</w:t>
                    </w:r>
                  </w:sdtContent>
                </w:sdt>
                <w:sdt>
                  <w:sdtPr>
                    <w:id w:val="1384683514"/>
                    <w:tag w:val="goog_rdk_2942"/>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i</w:t>
                    </w:r>
                  </w:sdtContent>
                </w:sdt>
                <w:sdt>
                  <w:sdtPr>
                    <w:id w:val="1068773925"/>
                    <w:tag w:val="goog_rdk_2943"/>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2055419028"/>
        <w:tag w:val="goog_rdk_2950"/>
      </w:sdtPr>
      <w:sdtContent>
        <w:p w:rsidR="00000000" w:rsidDel="00000000" w:rsidP="00000000" w:rsidRDefault="00000000" w:rsidRPr="00000000" w14:paraId="0000052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403497511"/>
              <w:tag w:val="goog_rdk_2945"/>
            </w:sdtPr>
            <w:sdtContent>
              <w:ins w:author="DANLUIS ENRIQUE ROMANI MORA" w:id="17" w:date="2025-11-10T18:53:29Z"/>
              <w:sdt>
                <w:sdtPr>
                  <w:id w:val="-1835434211"/>
                  <w:tag w:val="goog_rdk_2946"/>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1711707821"/>
                    <w:tag w:val="goog_rdk_2947"/>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032566201"/>
                    <w:tag w:val="goog_rdk_2948"/>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button</w:t>
                    </w:r>
                  </w:sdtContent>
                </w:sdt>
                <w:sdt>
                  <w:sdtPr>
                    <w:id w:val="-1056181946"/>
                    <w:tag w:val="goog_rdk_2949"/>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432227335"/>
        <w:tag w:val="goog_rdk_2956"/>
      </w:sdtPr>
      <w:sdtContent>
        <w:p w:rsidR="00000000" w:rsidDel="00000000" w:rsidP="00000000" w:rsidRDefault="00000000" w:rsidRPr="00000000" w14:paraId="0000052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111888769"/>
              <w:tag w:val="goog_rdk_2951"/>
            </w:sdtPr>
            <w:sdtContent>
              <w:ins w:author="DANLUIS ENRIQUE ROMANI MORA" w:id="17" w:date="2025-11-10T18:53:29Z"/>
              <w:sdt>
                <w:sdtPr>
                  <w:id w:val="-577190205"/>
                  <w:tag w:val="goog_rdk_2952"/>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252993867"/>
                    <w:tag w:val="goog_rdk_2953"/>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2020744573"/>
                    <w:tag w:val="goog_rdk_2954"/>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2042556078"/>
                    <w:tag w:val="goog_rdk_2955"/>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sdt>
      <w:sdtPr>
        <w:id w:val="-1905160882"/>
        <w:tag w:val="goog_rdk_2962"/>
      </w:sdtPr>
      <w:sdtContent>
        <w:p w:rsidR="00000000" w:rsidDel="00000000" w:rsidP="00000000" w:rsidRDefault="00000000" w:rsidRPr="00000000" w14:paraId="0000052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7" w:date="2025-11-10T18:53:29Z"/>
              <w:rFonts w:ascii="Consolas" w:cs="Consolas" w:eastAsia="Consolas" w:hAnsi="Consolas"/>
              <w:color w:val="898989"/>
              <w:sz w:val="21"/>
              <w:szCs w:val="21"/>
              <w:rPrChange w:author="DANLUIS ENRIQUE ROMANI MORA" w:id="18" w:date="2025-11-10T18:53:29Z">
                <w:rPr>
                  <w:rFonts w:ascii="Consolas" w:cs="Consolas" w:eastAsia="Consolas" w:hAnsi="Consolas"/>
                  <w:sz w:val="21"/>
                  <w:szCs w:val="21"/>
                </w:rPr>
              </w:rPrChange>
            </w:rPr>
          </w:pPr>
          <w:sdt>
            <w:sdtPr>
              <w:id w:val="274915633"/>
              <w:tag w:val="goog_rdk_2957"/>
            </w:sdtPr>
            <w:sdtContent>
              <w:ins w:author="DANLUIS ENRIQUE ROMANI MORA" w:id="17" w:date="2025-11-10T18:53:29Z"/>
              <w:sdt>
                <w:sdtPr>
                  <w:id w:val="1258421970"/>
                  <w:tag w:val="goog_rdk_2958"/>
                </w:sdtPr>
                <w:sdtContent>
                  <w:ins w:author="DANLUIS ENRIQUE ROMANI MORA" w:id="17" w:date="2025-11-10T18:53:29Z">
                    <w:r w:rsidDel="00000000" w:rsidR="00000000" w:rsidRPr="00000000">
                      <w:rPr>
                        <w:rFonts w:ascii="Consolas" w:cs="Consolas" w:eastAsia="Consolas" w:hAnsi="Consolas"/>
                        <w:color w:val="d8dee9"/>
                        <w:sz w:val="21"/>
                        <w:szCs w:val="21"/>
                        <w:rtl w:val="0"/>
                        <w:rPrChange w:author="DANLUIS ENRIQUE ROMANI MORA" w:id="18" w:date="2025-11-10T18:53:29Z">
                          <w:rPr>
                            <w:rFonts w:ascii="Consolas" w:cs="Consolas" w:eastAsia="Consolas" w:hAnsi="Consolas"/>
                            <w:sz w:val="21"/>
                            <w:szCs w:val="21"/>
                          </w:rPr>
                        </w:rPrChange>
                      </w:rPr>
                      <w:t xml:space="preserve">  </w:t>
                    </w:r>
                  </w:ins>
                </w:sdtContent>
              </w:sdt>
              <w:ins w:author="DANLUIS ENRIQUE ROMANI MORA" w:id="17" w:date="2025-11-10T18:53:29Z">
                <w:sdt>
                  <w:sdtPr>
                    <w:id w:val="629398781"/>
                    <w:tag w:val="goog_rdk_2959"/>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&lt;/</w:t>
                    </w:r>
                  </w:sdtContent>
                </w:sdt>
                <w:sdt>
                  <w:sdtPr>
                    <w:id w:val="1470105989"/>
                    <w:tag w:val="goog_rdk_2960"/>
                  </w:sdtPr>
                  <w:sdtContent>
                    <w:r w:rsidDel="00000000" w:rsidR="00000000" w:rsidRPr="00000000">
                      <w:rPr>
                        <w:rFonts w:ascii="Consolas" w:cs="Consolas" w:eastAsia="Consolas" w:hAnsi="Consolas"/>
                        <w:color w:val="87c3ff"/>
                        <w:sz w:val="21"/>
                        <w:szCs w:val="21"/>
                        <w:rtl w:val="0"/>
                        <w:rPrChange w:author="DANLUIS ENRIQUE ROMANI MORA" w:id="18" w:date="2025-11-10T18:53:29Z">
                          <w:rPr>
                            <w:rFonts w:ascii="Consolas" w:cs="Consolas" w:eastAsia="Consolas" w:hAnsi="Consolas"/>
                            <w:sz w:val="21"/>
                            <w:szCs w:val="21"/>
                          </w:rPr>
                        </w:rPrChange>
                      </w:rPr>
                      <w:t xml:space="preserve">div</w:t>
                    </w:r>
                  </w:sdtContent>
                </w:sdt>
                <w:sdt>
                  <w:sdtPr>
                    <w:id w:val="-686115498"/>
                    <w:tag w:val="goog_rdk_2961"/>
                  </w:sdtPr>
                  <w:sdtContent>
                    <w:r w:rsidDel="00000000" w:rsidR="00000000" w:rsidRPr="00000000">
                      <w:rPr>
                        <w:rFonts w:ascii="Consolas" w:cs="Consolas" w:eastAsia="Consolas" w:hAnsi="Consolas"/>
                        <w:color w:val="898989"/>
                        <w:sz w:val="21"/>
                        <w:szCs w:val="21"/>
                        <w:rtl w:val="0"/>
                        <w:rPrChange w:author="DANLUIS ENRIQUE ROMANI MORA" w:id="18" w:date="2025-11-10T18:53:29Z">
                          <w:rPr>
                            <w:rFonts w:ascii="Consolas" w:cs="Consolas" w:eastAsia="Consolas" w:hAnsi="Consolas"/>
                            <w:sz w:val="21"/>
                            <w:szCs w:val="21"/>
                          </w:rPr>
                        </w:rPrChange>
                      </w:rPr>
                      <w:t xml:space="preserve">&gt;</w:t>
                    </w:r>
                  </w:sdtContent>
                </w:sdt>
              </w:ins>
            </w:sdtContent>
          </w:sdt>
        </w:p>
      </w:sdtContent>
    </w:sdt>
    <w:p w:rsidR="00000000" w:rsidDel="00000000" w:rsidP="00000000" w:rsidRDefault="00000000" w:rsidRPr="00000000" w14:paraId="0000052A">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2B">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2C">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3.1.2: </w:t>
      </w:r>
      <w:r w:rsidDel="00000000" w:rsidR="00000000" w:rsidRPr="00000000">
        <w:rPr>
          <w:rFonts w:ascii="Times New Roman" w:cs="Times New Roman" w:eastAsia="Times New Roman" w:hAnsi="Times New Roman"/>
          <w:b w:val="1"/>
          <w:bCs w:val="1"/>
          <w:sz w:val="30"/>
          <w:szCs w:val="30"/>
          <w:rtl w:val="0"/>
        </w:rPr>
        <w:t xml:space="preserve">Recibir, procesar y reenviar la consulta a la API.</w:t>
      </w:r>
    </w:p>
    <w:sdt>
      <w:sdtPr>
        <w:id w:val="-1783032277"/>
        <w:tag w:val="goog_rdk_2981"/>
      </w:sdtPr>
      <w:sdtContent>
        <w:p w:rsidR="00000000" w:rsidDel="00000000" w:rsidP="00000000" w:rsidRDefault="00000000" w:rsidRPr="00000000" w14:paraId="0000052D">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05990950"/>
              <w:tag w:val="goog_rdk_2963"/>
            </w:sdtPr>
            <w:sdtContent>
              <w:ins w:author="DANLUIS ENRIQUE ROMANI MORA" w:id="19" w:date="2025-11-10T18:53:44Z"/>
              <w:sdt>
                <w:sdtPr>
                  <w:id w:val="-561449006"/>
                  <w:tag w:val="goog_rdk_296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5100022"/>
                    <w:tag w:val="goog_rdk_2965"/>
                  </w:sdtPr>
                  <w:sdtContent>
                    <w:r w:rsidDel="00000000" w:rsidR="00000000" w:rsidRPr="00000000">
                      <w:rPr>
                        <w:rFonts w:ascii="Consolas" w:cs="Consolas" w:eastAsia="Consolas" w:hAnsi="Consolas"/>
                        <w:color w:val="82d2ce"/>
                        <w:sz w:val="21"/>
                        <w:szCs w:val="21"/>
                        <w:rtl w:val="0"/>
                        <w:rPrChange w:author="DANLUIS ENRIQUE ROMANI MORA" w:id="20" w:date="2025-11-10T18:53:44Z">
                          <w:rPr>
                            <w:rFonts w:ascii="Consolas" w:cs="Consolas" w:eastAsia="Consolas" w:hAnsi="Consolas"/>
                            <w:sz w:val="21"/>
                            <w:szCs w:val="21"/>
                          </w:rPr>
                        </w:rPrChange>
                      </w:rPr>
                      <w:t xml:space="preserve">public</w:t>
                    </w:r>
                  </w:sdtContent>
                </w:sdt>
                <w:sdt>
                  <w:sdtPr>
                    <w:id w:val="-180322986"/>
                    <w:tag w:val="goog_rdk_2966"/>
                  </w:sdtPr>
                  <w:sdtContent>
                    <w:r w:rsidDel="00000000" w:rsidR="00000000" w:rsidRPr="00000000">
                      <w:rPr>
                        <w:rFonts w:ascii="Consolas" w:cs="Consolas" w:eastAsia="Consolas" w:hAnsi="Consolas"/>
                        <w:color w:val="aaa0fa"/>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865834729"/>
                    <w:tag w:val="goog_rdk_2967"/>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ChatMensajeDTO</w:t>
                    </w:r>
                  </w:sdtContent>
                </w:sdt>
                <w:sdt>
                  <w:sdtPr>
                    <w:id w:val="-1256117533"/>
                    <w:tag w:val="goog_rdk_2968"/>
                  </w:sdtPr>
                  <w:sdtContent>
                    <w:r w:rsidDel="00000000" w:rsidR="00000000" w:rsidRPr="00000000">
                      <w:rPr>
                        <w:rFonts w:ascii="Consolas" w:cs="Consolas" w:eastAsia="Consolas" w:hAnsi="Consolas"/>
                        <w:color w:val="aaa0fa"/>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846274343"/>
                    <w:tag w:val="goog_rdk_2969"/>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crearMensaje</w:t>
                    </w:r>
                  </w:sdtContent>
                </w:sdt>
                <w:sdt>
                  <w:sdtPr>
                    <w:id w:val="2052685649"/>
                    <w:tag w:val="goog_rdk_2970"/>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028550995"/>
                    <w:tag w:val="goog_rdk_2971"/>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Integer</w:t>
                    </w:r>
                  </w:sdtContent>
                </w:sdt>
                <w:sdt>
                  <w:sdtPr>
                    <w:id w:val="1453017000"/>
                    <w:tag w:val="goog_rdk_297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563171326"/>
                    <w:tag w:val="goog_rdk_2973"/>
                  </w:sdtPr>
                  <w:sdtContent>
                    <w:r w:rsidDel="00000000" w:rsidR="00000000" w:rsidRPr="00000000">
                      <w:rPr>
                        <w:rFonts w:ascii="Consolas" w:cs="Consolas" w:eastAsia="Consolas" w:hAnsi="Consolas"/>
                        <w:i w:val="1"/>
                        <w:iCs w:val="1"/>
                        <w:color w:val="d6d6dd"/>
                        <w:sz w:val="21"/>
                        <w:szCs w:val="21"/>
                        <w:rtl w:val="0"/>
                        <w:rPrChange w:author="DANLUIS ENRIQUE ROMANI MORA" w:id="20" w:date="2025-11-10T18:53:44Z">
                          <w:rPr>
                            <w:rFonts w:ascii="Consolas" w:cs="Consolas" w:eastAsia="Consolas" w:hAnsi="Consolas"/>
                            <w:sz w:val="21"/>
                            <w:szCs w:val="21"/>
                          </w:rPr>
                        </w:rPrChange>
                      </w:rPr>
                      <w:t xml:space="preserve">idSesion</w:t>
                    </w:r>
                  </w:sdtContent>
                </w:sdt>
                <w:sdt>
                  <w:sdtPr>
                    <w:id w:val="1098990355"/>
                    <w:tag w:val="goog_rdk_297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076091670"/>
                    <w:tag w:val="goog_rdk_297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CrearMensajeRequest</w:t>
                    </w:r>
                  </w:sdtContent>
                </w:sdt>
                <w:sdt>
                  <w:sdtPr>
                    <w:id w:val="-1892966956"/>
                    <w:tag w:val="goog_rdk_297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972943048"/>
                    <w:tag w:val="goog_rdk_2977"/>
                  </w:sdtPr>
                  <w:sdtContent>
                    <w:r w:rsidDel="00000000" w:rsidR="00000000" w:rsidRPr="00000000">
                      <w:rPr>
                        <w:rFonts w:ascii="Consolas" w:cs="Consolas" w:eastAsia="Consolas" w:hAnsi="Consolas"/>
                        <w:i w:val="1"/>
                        <w:iCs w:val="1"/>
                        <w:color w:val="d6d6dd"/>
                        <w:sz w:val="21"/>
                        <w:szCs w:val="21"/>
                        <w:rtl w:val="0"/>
                        <w:rPrChange w:author="DANLUIS ENRIQUE ROMANI MORA" w:id="20" w:date="2025-11-10T18:53:44Z">
                          <w:rPr>
                            <w:rFonts w:ascii="Consolas" w:cs="Consolas" w:eastAsia="Consolas" w:hAnsi="Consolas"/>
                            <w:sz w:val="21"/>
                            <w:szCs w:val="21"/>
                          </w:rPr>
                        </w:rPrChange>
                      </w:rPr>
                      <w:t xml:space="preserve">request</w:t>
                    </w:r>
                  </w:sdtContent>
                </w:sdt>
                <w:sdt>
                  <w:sdtPr>
                    <w:id w:val="-2111857787"/>
                    <w:tag w:val="goog_rdk_297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261062412"/>
                    <w:tag w:val="goog_rdk_2979"/>
                  </w:sdtPr>
                  <w:sdtContent>
                    <w:r w:rsidDel="00000000" w:rsidR="00000000" w:rsidRPr="00000000">
                      <w:rPr>
                        <w:rFonts w:ascii="Consolas" w:cs="Consolas" w:eastAsia="Consolas" w:hAnsi="Consolas"/>
                        <w:color w:val="aaa0fa"/>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560464274"/>
                    <w:tag w:val="goog_rdk_2980"/>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170799548"/>
        <w:tag w:val="goog_rdk_2988"/>
      </w:sdtPr>
      <w:sdtContent>
        <w:p w:rsidR="00000000" w:rsidDel="00000000" w:rsidP="00000000" w:rsidRDefault="00000000" w:rsidRPr="00000000" w14:paraId="0000052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564331667"/>
              <w:tag w:val="goog_rdk_2982"/>
            </w:sdtPr>
            <w:sdtContent>
              <w:ins w:author="DANLUIS ENRIQUE ROMANI MORA" w:id="19" w:date="2025-11-10T18:53:44Z"/>
              <w:sdt>
                <w:sdtPr>
                  <w:id w:val="959728160"/>
                  <w:tag w:val="goog_rdk_298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47934064"/>
                    <w:tag w:val="goog_rdk_2984"/>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info</w:t>
                    </w:r>
                  </w:sdtContent>
                </w:sdt>
                <w:sdt>
                  <w:sdtPr>
                    <w:id w:val="-1701519518"/>
                    <w:tag w:val="goog_rdk_298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760052017"/>
                    <w:tag w:val="goog_rdk_2986"/>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Entrada: Creando mensaje para sesión ID: {}"</w:t>
                    </w:r>
                  </w:sdtContent>
                </w:sdt>
                <w:sdt>
                  <w:sdtPr>
                    <w:id w:val="-414179305"/>
                    <w:tag w:val="goog_rdk_298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w:t>
                    </w:r>
                  </w:sdtContent>
                </w:sdt>
              </w:ins>
            </w:sdtContent>
          </w:sdt>
        </w:p>
      </w:sdtContent>
    </w:sdt>
    <w:sdt>
      <w:sdtPr>
        <w:id w:val="-316224386"/>
        <w:tag w:val="goog_rdk_2991"/>
      </w:sdtPr>
      <w:sdtContent>
        <w:p w:rsidR="00000000" w:rsidDel="00000000" w:rsidP="00000000" w:rsidRDefault="00000000" w:rsidRPr="00000000" w14:paraId="0000052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20794733"/>
              <w:tag w:val="goog_rdk_2989"/>
            </w:sdtPr>
            <w:sdtContent>
              <w:ins w:author="DANLUIS ENRIQUE ROMANI MORA" w:id="19" w:date="2025-11-10T18:53:44Z"/>
              <w:sdt>
                <w:sdtPr>
                  <w:id w:val="2053119160"/>
                  <w:tag w:val="goog_rdk_299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727317602"/>
        <w:tag w:val="goog_rdk_2998"/>
      </w:sdtPr>
      <w:sdtContent>
        <w:p w:rsidR="00000000" w:rsidDel="00000000" w:rsidP="00000000" w:rsidRDefault="00000000" w:rsidRPr="00000000" w14:paraId="0000053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348763760"/>
              <w:tag w:val="goog_rdk_2992"/>
            </w:sdtPr>
            <w:sdtContent>
              <w:ins w:author="DANLUIS ENRIQUE ROMANI MORA" w:id="19" w:date="2025-11-10T18:53:44Z"/>
              <w:sdt>
                <w:sdtPr>
                  <w:id w:val="-1953745119"/>
                  <w:tag w:val="goog_rdk_299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256800260"/>
                    <w:tag w:val="goog_rdk_2994"/>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ChatSesion</w:t>
                    </w:r>
                  </w:sdtContent>
                </w:sdt>
                <w:sdt>
                  <w:sdtPr>
                    <w:id w:val="-1497242015"/>
                    <w:tag w:val="goog_rdk_299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sesion = chatSesionRepository.</w:t>
                    </w:r>
                  </w:sdtContent>
                </w:sdt>
                <w:sdt>
                  <w:sdtPr>
                    <w:id w:val="-1241407215"/>
                    <w:tag w:val="goog_rdk_2996"/>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findById</w:t>
                    </w:r>
                  </w:sdtContent>
                </w:sdt>
                <w:sdt>
                  <w:sdtPr>
                    <w:id w:val="2114814919"/>
                    <w:tag w:val="goog_rdk_299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(idSesion)</w:t>
                    </w:r>
                  </w:sdtContent>
                </w:sdt>
              </w:ins>
            </w:sdtContent>
          </w:sdt>
        </w:p>
      </w:sdtContent>
    </w:sdt>
    <w:sdt>
      <w:sdtPr>
        <w:id w:val="2083205306"/>
        <w:tag w:val="goog_rdk_3011"/>
      </w:sdtPr>
      <w:sdtContent>
        <w:p w:rsidR="00000000" w:rsidDel="00000000" w:rsidP="00000000" w:rsidRDefault="00000000" w:rsidRPr="00000000" w14:paraId="0000053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757688864"/>
              <w:tag w:val="goog_rdk_2999"/>
            </w:sdtPr>
            <w:sdtContent>
              <w:ins w:author="DANLUIS ENRIQUE ROMANI MORA" w:id="19" w:date="2025-11-10T18:53:44Z"/>
              <w:sdt>
                <w:sdtPr>
                  <w:id w:val="38093641"/>
                  <w:tag w:val="goog_rdk_300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407571390"/>
                    <w:tag w:val="goog_rdk_3001"/>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orElseThrow</w:t>
                    </w:r>
                  </w:sdtContent>
                </w:sdt>
                <w:sdt>
                  <w:sdtPr>
                    <w:id w:val="1002079765"/>
                    <w:tag w:val="goog_rdk_300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190295710"/>
                    <w:tag w:val="goog_rdk_3003"/>
                  </w:sdtPr>
                  <w:sdtContent>
                    <w:r w:rsidDel="00000000" w:rsidR="00000000" w:rsidRPr="00000000">
                      <w:rPr>
                        <w:rFonts w:ascii="Consolas" w:cs="Consolas" w:eastAsia="Consolas" w:hAnsi="Consolas"/>
                        <w:color w:val="82d2ce"/>
                        <w:sz w:val="21"/>
                        <w:szCs w:val="21"/>
                        <w:rtl w:val="0"/>
                        <w:rPrChange w:author="DANLUIS ENRIQUE ROMANI MORA" w:id="20" w:date="2025-11-10T18:53:44Z">
                          <w:rPr>
                            <w:rFonts w:ascii="Consolas" w:cs="Consolas" w:eastAsia="Consolas" w:hAnsi="Consolas"/>
                            <w:sz w:val="21"/>
                            <w:szCs w:val="21"/>
                          </w:rPr>
                        </w:rPrChange>
                      </w:rPr>
                      <w:t xml:space="preserve">-&gt;</w:t>
                    </w:r>
                  </w:sdtContent>
                </w:sdt>
                <w:sdt>
                  <w:sdtPr>
                    <w:id w:val="-432586863"/>
                    <w:tag w:val="goog_rdk_300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437054724"/>
                    <w:tag w:val="goog_rdk_3005"/>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new</w:t>
                    </w:r>
                  </w:sdtContent>
                </w:sdt>
                <w:sdt>
                  <w:sdtPr>
                    <w:id w:val="1459626980"/>
                    <w:tag w:val="goog_rdk_300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636699396"/>
                    <w:tag w:val="goog_rdk_3007"/>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RuntimeException</w:t>
                    </w:r>
                  </w:sdtContent>
                </w:sdt>
                <w:sdt>
                  <w:sdtPr>
                    <w:id w:val="511802215"/>
                    <w:tag w:val="goog_rdk_300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669489119"/>
                    <w:tag w:val="goog_rdk_3009"/>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"Sesión no encontrada"</w:t>
                    </w:r>
                  </w:sdtContent>
                </w:sdt>
                <w:sdt>
                  <w:sdtPr>
                    <w:id w:val="62461901"/>
                    <w:tag w:val="goog_rdk_3010"/>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86311026"/>
        <w:tag w:val="goog_rdk_3014"/>
      </w:sdtPr>
      <w:sdtContent>
        <w:p w:rsidR="00000000" w:rsidDel="00000000" w:rsidP="00000000" w:rsidRDefault="00000000" w:rsidRPr="00000000" w14:paraId="0000053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458551297"/>
              <w:tag w:val="goog_rdk_3012"/>
            </w:sdtPr>
            <w:sdtContent>
              <w:ins w:author="DANLUIS ENRIQUE ROMANI MORA" w:id="19" w:date="2025-11-10T18:53:44Z"/>
              <w:sdt>
                <w:sdtPr>
                  <w:id w:val="-861963074"/>
                  <w:tag w:val="goog_rdk_301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082089353"/>
        <w:tag w:val="goog_rdk_3018"/>
      </w:sdtPr>
      <w:sdtContent>
        <w:p w:rsidR="00000000" w:rsidDel="00000000" w:rsidP="00000000" w:rsidRDefault="00000000" w:rsidRPr="00000000" w14:paraId="0000053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479233999"/>
              <w:tag w:val="goog_rdk_3015"/>
            </w:sdtPr>
            <w:sdtContent>
              <w:ins w:author="DANLUIS ENRIQUE ROMANI MORA" w:id="19" w:date="2025-11-10T18:53:44Z"/>
              <w:sdt>
                <w:sdtPr>
                  <w:id w:val="1437677057"/>
                  <w:tag w:val="goog_rdk_3016"/>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2141800627"/>
                    <w:tag w:val="goog_rdk_3017"/>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Guardar mensaje del docente inmediatamente (no se encola)</w:t>
                    </w:r>
                  </w:sdtContent>
                </w:sdt>
              </w:ins>
            </w:sdtContent>
          </w:sdt>
        </w:p>
      </w:sdtContent>
    </w:sdt>
    <w:sdt>
      <w:sdtPr>
        <w:id w:val="564237520"/>
        <w:tag w:val="goog_rdk_3027"/>
      </w:sdtPr>
      <w:sdtContent>
        <w:p w:rsidR="00000000" w:rsidDel="00000000" w:rsidP="00000000" w:rsidRDefault="00000000" w:rsidRPr="00000000" w14:paraId="0000053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673069945"/>
              <w:tag w:val="goog_rdk_3019"/>
            </w:sdtPr>
            <w:sdtContent>
              <w:ins w:author="DANLUIS ENRIQUE ROMANI MORA" w:id="19" w:date="2025-11-10T18:53:44Z"/>
              <w:sdt>
                <w:sdtPr>
                  <w:id w:val="-43135590"/>
                  <w:tag w:val="goog_rdk_302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337506425"/>
                    <w:tag w:val="goog_rdk_3021"/>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ChatMensaje</w:t>
                    </w:r>
                  </w:sdtContent>
                </w:sdt>
                <w:sdt>
                  <w:sdtPr>
                    <w:id w:val="1583399756"/>
                    <w:tag w:val="goog_rdk_302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 = </w:t>
                    </w:r>
                  </w:sdtContent>
                </w:sdt>
                <w:sdt>
                  <w:sdtPr>
                    <w:id w:val="-141187044"/>
                    <w:tag w:val="goog_rdk_3023"/>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new</w:t>
                    </w:r>
                  </w:sdtContent>
                </w:sdt>
                <w:sdt>
                  <w:sdtPr>
                    <w:id w:val="-75503775"/>
                    <w:tag w:val="goog_rdk_302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143096329"/>
                    <w:tag w:val="goog_rdk_302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ChatMensaje</w:t>
                    </w:r>
                  </w:sdtContent>
                </w:sdt>
                <w:sdt>
                  <w:sdtPr>
                    <w:id w:val="-943295589"/>
                    <w:tag w:val="goog_rdk_302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723867659"/>
        <w:tag w:val="goog_rdk_3032"/>
      </w:sdtPr>
      <w:sdtContent>
        <w:p w:rsidR="00000000" w:rsidDel="00000000" w:rsidP="00000000" w:rsidRDefault="00000000" w:rsidRPr="00000000" w14:paraId="0000053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82799767"/>
              <w:tag w:val="goog_rdk_3028"/>
            </w:sdtPr>
            <w:sdtContent>
              <w:ins w:author="DANLUIS ENRIQUE ROMANI MORA" w:id="19" w:date="2025-11-10T18:53:44Z"/>
              <w:sdt>
                <w:sdtPr>
                  <w:id w:val="-630080426"/>
                  <w:tag w:val="goog_rdk_302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w:t>
                    </w:r>
                  </w:ins>
                </w:sdtContent>
              </w:sdt>
              <w:ins w:author="DANLUIS ENRIQUE ROMANI MORA" w:id="19" w:date="2025-11-10T18:53:44Z">
                <w:sdt>
                  <w:sdtPr>
                    <w:id w:val="1568551576"/>
                    <w:tag w:val="goog_rdk_303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setChatSesion</w:t>
                    </w:r>
                  </w:sdtContent>
                </w:sdt>
                <w:sdt>
                  <w:sdtPr>
                    <w:id w:val="1784862747"/>
                    <w:tag w:val="goog_rdk_303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(sesion);</w:t>
                    </w:r>
                  </w:sdtContent>
                </w:sdt>
              </w:ins>
            </w:sdtContent>
          </w:sdt>
        </w:p>
      </w:sdtContent>
    </w:sdt>
    <w:sdt>
      <w:sdtPr>
        <w:id w:val="763921515"/>
        <w:tag w:val="goog_rdk_3037"/>
      </w:sdtPr>
      <w:sdtContent>
        <w:p w:rsidR="00000000" w:rsidDel="00000000" w:rsidP="00000000" w:rsidRDefault="00000000" w:rsidRPr="00000000" w14:paraId="0000053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27345093"/>
              <w:tag w:val="goog_rdk_3033"/>
            </w:sdtPr>
            <w:sdtContent>
              <w:ins w:author="DANLUIS ENRIQUE ROMANI MORA" w:id="19" w:date="2025-11-10T18:53:44Z"/>
              <w:sdt>
                <w:sdtPr>
                  <w:id w:val="1778098214"/>
                  <w:tag w:val="goog_rdk_303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w:t>
                    </w:r>
                  </w:ins>
                </w:sdtContent>
              </w:sdt>
              <w:ins w:author="DANLUIS ENRIQUE ROMANI MORA" w:id="19" w:date="2025-11-10T18:53:44Z">
                <w:sdt>
                  <w:sdtPr>
                    <w:id w:val="816488541"/>
                    <w:tag w:val="goog_rdk_303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setEmisor</w:t>
                    </w:r>
                  </w:sdtContent>
                </w:sdt>
                <w:sdt>
                  <w:sdtPr>
                    <w:id w:val="917377305"/>
                    <w:tag w:val="goog_rdk_303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(ChatMensaje.Emisor.docente);</w:t>
                    </w:r>
                  </w:sdtContent>
                </w:sdt>
              </w:ins>
            </w:sdtContent>
          </w:sdt>
        </w:p>
      </w:sdtContent>
    </w:sdt>
    <w:sdt>
      <w:sdtPr>
        <w:id w:val="-82291465"/>
        <w:tag w:val="goog_rdk_3044"/>
      </w:sdtPr>
      <w:sdtContent>
        <w:p w:rsidR="00000000" w:rsidDel="00000000" w:rsidP="00000000" w:rsidRDefault="00000000" w:rsidRPr="00000000" w14:paraId="0000053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736208256"/>
              <w:tag w:val="goog_rdk_3038"/>
            </w:sdtPr>
            <w:sdtContent>
              <w:ins w:author="DANLUIS ENRIQUE ROMANI MORA" w:id="19" w:date="2025-11-10T18:53:44Z"/>
              <w:sdt>
                <w:sdtPr>
                  <w:id w:val="-1425308066"/>
                  <w:tag w:val="goog_rdk_303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w:t>
                    </w:r>
                  </w:ins>
                </w:sdtContent>
              </w:sdt>
              <w:ins w:author="DANLUIS ENRIQUE ROMANI MORA" w:id="19" w:date="2025-11-10T18:53:44Z">
                <w:sdt>
                  <w:sdtPr>
                    <w:id w:val="1355028868"/>
                    <w:tag w:val="goog_rdk_304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setContenido</w:t>
                    </w:r>
                  </w:sdtContent>
                </w:sdt>
                <w:sdt>
                  <w:sdtPr>
                    <w:id w:val="775179868"/>
                    <w:tag w:val="goog_rdk_304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(request.</w:t>
                    </w:r>
                  </w:sdtContent>
                </w:sdt>
                <w:sdt>
                  <w:sdtPr>
                    <w:id w:val="1898681302"/>
                    <w:tag w:val="goog_rdk_304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getContenido</w:t>
                    </w:r>
                  </w:sdtContent>
                </w:sdt>
                <w:sdt>
                  <w:sdtPr>
                    <w:id w:val="-424871163"/>
                    <w:tag w:val="goog_rdk_304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166708393"/>
        <w:tag w:val="goog_rdk_3049"/>
      </w:sdtPr>
      <w:sdtContent>
        <w:p w:rsidR="00000000" w:rsidDel="00000000" w:rsidP="00000000" w:rsidRDefault="00000000" w:rsidRPr="00000000" w14:paraId="0000053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70497602"/>
              <w:tag w:val="goog_rdk_3045"/>
            </w:sdtPr>
            <w:sdtContent>
              <w:ins w:author="DANLUIS ENRIQUE ROMANI MORA" w:id="19" w:date="2025-11-10T18:53:44Z"/>
              <w:sdt>
                <w:sdtPr>
                  <w:id w:val="1063406508"/>
                  <w:tag w:val="goog_rdk_3046"/>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chatMensajeRepository.</w:t>
                    </w:r>
                  </w:ins>
                </w:sdtContent>
              </w:sdt>
              <w:ins w:author="DANLUIS ENRIQUE ROMANI MORA" w:id="19" w:date="2025-11-10T18:53:44Z">
                <w:sdt>
                  <w:sdtPr>
                    <w:id w:val="1351756759"/>
                    <w:tag w:val="goog_rdk_3047"/>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save</w:t>
                    </w:r>
                  </w:sdtContent>
                </w:sdt>
                <w:sdt>
                  <w:sdtPr>
                    <w:id w:val="199075247"/>
                    <w:tag w:val="goog_rdk_304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(mensajeDocente);</w:t>
                    </w:r>
                  </w:sdtContent>
                </w:sdt>
              </w:ins>
            </w:sdtContent>
          </w:sdt>
        </w:p>
      </w:sdtContent>
    </w:sdt>
    <w:sdt>
      <w:sdtPr>
        <w:id w:val="1853022308"/>
        <w:tag w:val="goog_rdk_3058"/>
      </w:sdtPr>
      <w:sdtContent>
        <w:p w:rsidR="00000000" w:rsidDel="00000000" w:rsidP="00000000" w:rsidRDefault="00000000" w:rsidRPr="00000000" w14:paraId="0000053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45947994"/>
              <w:tag w:val="goog_rdk_3050"/>
            </w:sdtPr>
            <w:sdtContent>
              <w:ins w:author="DANLUIS ENRIQUE ROMANI MORA" w:id="19" w:date="2025-11-10T18:53:44Z"/>
              <w:sdt>
                <w:sdtPr>
                  <w:id w:val="-1519845082"/>
                  <w:tag w:val="goog_rdk_3051"/>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291420134"/>
                    <w:tag w:val="goog_rdk_305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debug</w:t>
                    </w:r>
                  </w:sdtContent>
                </w:sdt>
                <w:sdt>
                  <w:sdtPr>
                    <w:id w:val="1400190986"/>
                    <w:tag w:val="goog_rdk_305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222571236"/>
                    <w:tag w:val="goog_rdk_3054"/>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"Mensaje del docente guardado: ID {}"</w:t>
                    </w:r>
                  </w:sdtContent>
                </w:sdt>
                <w:sdt>
                  <w:sdtPr>
                    <w:id w:val="-652500152"/>
                    <w:tag w:val="goog_rdk_305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w:t>
                    </w:r>
                  </w:sdtContent>
                </w:sdt>
                <w:sdt>
                  <w:sdtPr>
                    <w:id w:val="1418849234"/>
                    <w:tag w:val="goog_rdk_3056"/>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getIdMensaje</w:t>
                    </w:r>
                  </w:sdtContent>
                </w:sdt>
                <w:sdt>
                  <w:sdtPr>
                    <w:id w:val="-640349193"/>
                    <w:tag w:val="goog_rdk_305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66687577"/>
        <w:tag w:val="goog_rdk_3061"/>
      </w:sdtPr>
      <w:sdtContent>
        <w:p w:rsidR="00000000" w:rsidDel="00000000" w:rsidP="00000000" w:rsidRDefault="00000000" w:rsidRPr="00000000" w14:paraId="0000053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321976232"/>
              <w:tag w:val="goog_rdk_3059"/>
            </w:sdtPr>
            <w:sdtContent>
              <w:ins w:author="DANLUIS ENRIQUE ROMANI MORA" w:id="19" w:date="2025-11-10T18:53:44Z"/>
              <w:sdt>
                <w:sdtPr>
                  <w:id w:val="732880654"/>
                  <w:tag w:val="goog_rdk_306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847771742"/>
        <w:tag w:val="goog_rdk_3065"/>
      </w:sdtPr>
      <w:sdtContent>
        <w:p w:rsidR="00000000" w:rsidDel="00000000" w:rsidP="00000000" w:rsidRDefault="00000000" w:rsidRPr="00000000" w14:paraId="0000053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1352537989"/>
              <w:tag w:val="goog_rdk_3062"/>
            </w:sdtPr>
            <w:sdtContent>
              <w:ins w:author="DANLUIS ENRIQUE ROMANI MORA" w:id="19" w:date="2025-11-10T18:53:44Z"/>
              <w:sdt>
                <w:sdtPr>
                  <w:id w:val="-1351733998"/>
                  <w:tag w:val="goog_rdk_306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951932088"/>
                    <w:tag w:val="goog_rdk_3064"/>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Crear tarea para procesar la respuesta de la IA (se encolará)</w:t>
                    </w:r>
                  </w:sdtContent>
                </w:sdt>
              </w:ins>
            </w:sdtContent>
          </w:sdt>
        </w:p>
      </w:sdtContent>
    </w:sdt>
    <w:sdt>
      <w:sdtPr>
        <w:id w:val="2994969"/>
        <w:tag w:val="goog_rdk_3074"/>
      </w:sdtPr>
      <w:sdtContent>
        <w:p w:rsidR="00000000" w:rsidDel="00000000" w:rsidP="00000000" w:rsidRDefault="00000000" w:rsidRPr="00000000" w14:paraId="0000053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509329046"/>
              <w:tag w:val="goog_rdk_3066"/>
            </w:sdtPr>
            <w:sdtContent>
              <w:ins w:author="DANLUIS ENRIQUE ROMANI MORA" w:id="19" w:date="2025-11-10T18:53:44Z"/>
              <w:sdt>
                <w:sdtPr>
                  <w:id w:val="10533436"/>
                  <w:tag w:val="goog_rdk_3067"/>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301808851"/>
                    <w:tag w:val="goog_rdk_3068"/>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ProcesarMensajeIATask</w:t>
                    </w:r>
                  </w:sdtContent>
                </w:sdt>
                <w:sdt>
                  <w:sdtPr>
                    <w:id w:val="-1042909354"/>
                    <w:tag w:val="goog_rdk_3069"/>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tarea = </w:t>
                    </w:r>
                  </w:sdtContent>
                </w:sdt>
                <w:sdt>
                  <w:sdtPr>
                    <w:id w:val="744520028"/>
                    <w:tag w:val="goog_rdk_3070"/>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new</w:t>
                    </w:r>
                  </w:sdtContent>
                </w:sdt>
                <w:sdt>
                  <w:sdtPr>
                    <w:id w:val="1711270596"/>
                    <w:tag w:val="goog_rdk_307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154846844"/>
                    <w:tag w:val="goog_rdk_307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ProcesarMensajeIATask</w:t>
                    </w:r>
                  </w:sdtContent>
                </w:sdt>
                <w:sdt>
                  <w:sdtPr>
                    <w:id w:val="1487203676"/>
                    <w:tag w:val="goog_rdk_307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948360267"/>
        <w:tag w:val="goog_rdk_3077"/>
      </w:sdtPr>
      <w:sdtContent>
        <w:p w:rsidR="00000000" w:rsidDel="00000000" w:rsidP="00000000" w:rsidRDefault="00000000" w:rsidRPr="00000000" w14:paraId="0000053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189775528"/>
              <w:tag w:val="goog_rdk_3075"/>
            </w:sdtPr>
            <w:sdtContent>
              <w:ins w:author="DANLUIS ENRIQUE ROMANI MORA" w:id="19" w:date="2025-11-10T18:53:44Z"/>
              <w:sdt>
                <w:sdtPr>
                  <w:id w:val="-1493815838"/>
                  <w:tag w:val="goog_rdk_3076"/>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w:t>
                    </w:r>
                  </w:ins>
                </w:sdtContent>
              </w:sdt>
              <w:ins w:author="DANLUIS ENRIQUE ROMANI MORA" w:id="19" w:date="2025-11-10T18:53:44Z"/>
            </w:sdtContent>
          </w:sdt>
        </w:p>
      </w:sdtContent>
    </w:sdt>
    <w:sdt>
      <w:sdtPr>
        <w:id w:val="-1049983190"/>
        <w:tag w:val="goog_rdk_3082"/>
      </w:sdtPr>
      <w:sdtContent>
        <w:p w:rsidR="00000000" w:rsidDel="00000000" w:rsidP="00000000" w:rsidRDefault="00000000" w:rsidRPr="00000000" w14:paraId="0000053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111571028"/>
              <w:tag w:val="goog_rdk_3078"/>
            </w:sdtPr>
            <w:sdtContent>
              <w:ins w:author="DANLUIS ENRIQUE ROMANI MORA" w:id="19" w:date="2025-11-10T18:53:44Z"/>
              <w:sdt>
                <w:sdtPr>
                  <w:id w:val="-668351231"/>
                  <w:tag w:val="goog_rdk_307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mensajeDocente.</w:t>
                    </w:r>
                  </w:ins>
                </w:sdtContent>
              </w:sdt>
              <w:ins w:author="DANLUIS ENRIQUE ROMANI MORA" w:id="19" w:date="2025-11-10T18:53:44Z">
                <w:sdt>
                  <w:sdtPr>
                    <w:id w:val="-1939315176"/>
                    <w:tag w:val="goog_rdk_308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getIdMensaje</w:t>
                    </w:r>
                  </w:sdtContent>
                </w:sdt>
                <w:sdt>
                  <w:sdtPr>
                    <w:id w:val="2064448566"/>
                    <w:tag w:val="goog_rdk_308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010806949"/>
        <w:tag w:val="goog_rdk_3087"/>
      </w:sdtPr>
      <w:sdtContent>
        <w:p w:rsidR="00000000" w:rsidDel="00000000" w:rsidP="00000000" w:rsidRDefault="00000000" w:rsidRPr="00000000" w14:paraId="0000053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955417344"/>
              <w:tag w:val="goog_rdk_3083"/>
            </w:sdtPr>
            <w:sdtContent>
              <w:ins w:author="DANLUIS ENRIQUE ROMANI MORA" w:id="19" w:date="2025-11-10T18:53:44Z"/>
              <w:sdt>
                <w:sdtPr>
                  <w:id w:val="255079572"/>
                  <w:tag w:val="goog_rdk_308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request.</w:t>
                    </w:r>
                  </w:ins>
                </w:sdtContent>
              </w:sdt>
              <w:ins w:author="DANLUIS ENRIQUE ROMANI MORA" w:id="19" w:date="2025-11-10T18:53:44Z">
                <w:sdt>
                  <w:sdtPr>
                    <w:id w:val="-1972932941"/>
                    <w:tag w:val="goog_rdk_308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getContenido</w:t>
                    </w:r>
                  </w:sdtContent>
                </w:sdt>
                <w:sdt>
                  <w:sdtPr>
                    <w:id w:val="-1594855988"/>
                    <w:tag w:val="goog_rdk_308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961861048"/>
        <w:tag w:val="goog_rdk_3090"/>
      </w:sdtPr>
      <w:sdtContent>
        <w:p w:rsidR="00000000" w:rsidDel="00000000" w:rsidP="00000000" w:rsidRDefault="00000000" w:rsidRPr="00000000" w14:paraId="0000054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99385069"/>
              <w:tag w:val="goog_rdk_3088"/>
            </w:sdtPr>
            <w:sdtContent>
              <w:ins w:author="DANLUIS ENRIQUE ROMANI MORA" w:id="19" w:date="2025-11-10T18:53:44Z"/>
              <w:sdt>
                <w:sdtPr>
                  <w:id w:val="1462749305"/>
                  <w:tag w:val="goog_rdk_308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sesion</w:t>
                    </w:r>
                  </w:ins>
                </w:sdtContent>
              </w:sdt>
              <w:ins w:author="DANLUIS ENRIQUE ROMANI MORA" w:id="19" w:date="2025-11-10T18:53:44Z"/>
            </w:sdtContent>
          </w:sdt>
        </w:p>
      </w:sdtContent>
    </w:sdt>
    <w:sdt>
      <w:sdtPr>
        <w:id w:val="514367804"/>
        <w:tag w:val="goog_rdk_3093"/>
      </w:sdtPr>
      <w:sdtContent>
        <w:p w:rsidR="00000000" w:rsidDel="00000000" w:rsidP="00000000" w:rsidRDefault="00000000" w:rsidRPr="00000000" w14:paraId="0000054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628159255"/>
              <w:tag w:val="goog_rdk_3091"/>
            </w:sdtPr>
            <w:sdtContent>
              <w:ins w:author="DANLUIS ENRIQUE ROMANI MORA" w:id="19" w:date="2025-11-10T18:53:44Z"/>
              <w:sdt>
                <w:sdtPr>
                  <w:id w:val="1280292833"/>
                  <w:tag w:val="goog_rdk_309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877605314"/>
        <w:tag w:val="goog_rdk_3096"/>
      </w:sdtPr>
      <w:sdtContent>
        <w:p w:rsidR="00000000" w:rsidDel="00000000" w:rsidP="00000000" w:rsidRDefault="00000000" w:rsidRPr="00000000" w14:paraId="0000054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666837655"/>
              <w:tag w:val="goog_rdk_3094"/>
            </w:sdtPr>
            <w:sdtContent>
              <w:ins w:author="DANLUIS ENRIQUE ROMANI MORA" w:id="19" w:date="2025-11-10T18:53:44Z"/>
              <w:sdt>
                <w:sdtPr>
                  <w:id w:val="1703018548"/>
                  <w:tag w:val="goog_rdk_3095"/>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403953613"/>
        <w:tag w:val="goog_rdk_3100"/>
      </w:sdtPr>
      <w:sdtContent>
        <w:p w:rsidR="00000000" w:rsidDel="00000000" w:rsidP="00000000" w:rsidRDefault="00000000" w:rsidRPr="00000000" w14:paraId="0000054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333612903"/>
              <w:tag w:val="goog_rdk_3097"/>
            </w:sdtPr>
            <w:sdtContent>
              <w:ins w:author="DANLUIS ENRIQUE ROMANI MORA" w:id="19" w:date="2025-11-10T18:53:44Z"/>
              <w:sdt>
                <w:sdtPr>
                  <w:id w:val="-2028592105"/>
                  <w:tag w:val="goog_rdk_3098"/>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510521945"/>
                    <w:tag w:val="goog_rdk_3099"/>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Encolar la tarea en el sistema de cola</w:t>
                    </w:r>
                  </w:sdtContent>
                </w:sdt>
              </w:ins>
            </w:sdtContent>
          </w:sdt>
        </w:p>
      </w:sdtContent>
    </w:sdt>
    <w:sdt>
      <w:sdtPr>
        <w:id w:val="2109867194"/>
        <w:tag w:val="goog_rdk_3107"/>
      </w:sdtPr>
      <w:sdtContent>
        <w:p w:rsidR="00000000" w:rsidDel="00000000" w:rsidP="00000000" w:rsidRDefault="00000000" w:rsidRPr="00000000" w14:paraId="0000054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560059909"/>
              <w:tag w:val="goog_rdk_3101"/>
            </w:sdtPr>
            <w:sdtContent>
              <w:ins w:author="DANLUIS ENRIQUE ROMANI MORA" w:id="19" w:date="2025-11-10T18:53:44Z"/>
              <w:sdt>
                <w:sdtPr>
                  <w:id w:val="-1793931947"/>
                  <w:tag w:val="goog_rdk_310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927909445"/>
                    <w:tag w:val="goog_rdk_3103"/>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info</w:t>
                    </w:r>
                  </w:sdtContent>
                </w:sdt>
                <w:sdt>
                  <w:sdtPr>
                    <w:id w:val="705111095"/>
                    <w:tag w:val="goog_rdk_310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802731205"/>
                    <w:tag w:val="goog_rdk_3105"/>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Encolando tarea para sesión ID: {} - Threads activos: {}, Tareas en cola: {}"</w:t>
                    </w:r>
                  </w:sdtContent>
                </w:sdt>
                <w:sdt>
                  <w:sdtPr>
                    <w:id w:val="-1643782582"/>
                    <w:tag w:val="goog_rdk_310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432316428"/>
        <w:tag w:val="goog_rdk_3110"/>
      </w:sdtPr>
      <w:sdtContent>
        <w:p w:rsidR="00000000" w:rsidDel="00000000" w:rsidP="00000000" w:rsidRDefault="00000000" w:rsidRPr="00000000" w14:paraId="0000054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87761133"/>
              <w:tag w:val="goog_rdk_3108"/>
            </w:sdtPr>
            <w:sdtContent>
              <w:ins w:author="DANLUIS ENRIQUE ROMANI MORA" w:id="19" w:date="2025-11-10T18:53:44Z"/>
              <w:sdt>
                <w:sdtPr>
                  <w:id w:val="621996897"/>
                  <w:tag w:val="goog_rdk_310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w:t>
                    </w:r>
                  </w:ins>
                </w:sdtContent>
              </w:sdt>
              <w:ins w:author="DANLUIS ENRIQUE ROMANI MORA" w:id="19" w:date="2025-11-10T18:53:44Z"/>
            </w:sdtContent>
          </w:sdt>
        </w:p>
      </w:sdtContent>
    </w:sdt>
    <w:sdt>
      <w:sdtPr>
        <w:id w:val="-78486809"/>
        <w:tag w:val="goog_rdk_3115"/>
      </w:sdtPr>
      <w:sdtContent>
        <w:p w:rsidR="00000000" w:rsidDel="00000000" w:rsidP="00000000" w:rsidRDefault="00000000" w:rsidRPr="00000000" w14:paraId="0000054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26394199"/>
              <w:tag w:val="goog_rdk_3111"/>
            </w:sdtPr>
            <w:sdtContent>
              <w:ins w:author="DANLUIS ENRIQUE ROMANI MORA" w:id="19" w:date="2025-11-10T18:53:44Z"/>
              <w:sdt>
                <w:sdtPr>
                  <w:id w:val="-188335743"/>
                  <w:tag w:val="goog_rdk_311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((ThreadPoolExecutor) executorService).</w:t>
                    </w:r>
                  </w:ins>
                </w:sdtContent>
              </w:sdt>
              <w:ins w:author="DANLUIS ENRIQUE ROMANI MORA" w:id="19" w:date="2025-11-10T18:53:44Z">
                <w:sdt>
                  <w:sdtPr>
                    <w:id w:val="-1174490841"/>
                    <w:tag w:val="goog_rdk_3113"/>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getActiveCount</w:t>
                    </w:r>
                  </w:sdtContent>
                </w:sdt>
                <w:sdt>
                  <w:sdtPr>
                    <w:id w:val="49313496"/>
                    <w:tag w:val="goog_rdk_311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293686381"/>
        <w:tag w:val="goog_rdk_3122"/>
      </w:sdtPr>
      <w:sdtContent>
        <w:p w:rsidR="00000000" w:rsidDel="00000000" w:rsidP="00000000" w:rsidRDefault="00000000" w:rsidRPr="00000000" w14:paraId="0000054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89996145"/>
              <w:tag w:val="goog_rdk_3116"/>
            </w:sdtPr>
            <w:sdtContent>
              <w:ins w:author="DANLUIS ENRIQUE ROMANI MORA" w:id="19" w:date="2025-11-10T18:53:44Z"/>
              <w:sdt>
                <w:sdtPr>
                  <w:id w:val="764996877"/>
                  <w:tag w:val="goog_rdk_3117"/>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((ThreadPoolExecutor) executorService).</w:t>
                    </w:r>
                  </w:ins>
                </w:sdtContent>
              </w:sdt>
              <w:ins w:author="DANLUIS ENRIQUE ROMANI MORA" w:id="19" w:date="2025-11-10T18:53:44Z">
                <w:sdt>
                  <w:sdtPr>
                    <w:id w:val="179024818"/>
                    <w:tag w:val="goog_rdk_3118"/>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getQueue</w:t>
                    </w:r>
                  </w:sdtContent>
                </w:sdt>
                <w:sdt>
                  <w:sdtPr>
                    <w:id w:val="-352210901"/>
                    <w:tag w:val="goog_rdk_3119"/>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298420185"/>
                    <w:tag w:val="goog_rdk_312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size</w:t>
                    </w:r>
                  </w:sdtContent>
                </w:sdt>
                <w:sdt>
                  <w:sdtPr>
                    <w:id w:val="-1499966114"/>
                    <w:tag w:val="goog_rdk_312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720695287"/>
        <w:tag w:val="goog_rdk_3125"/>
      </w:sdtPr>
      <w:sdtContent>
        <w:p w:rsidR="00000000" w:rsidDel="00000000" w:rsidP="00000000" w:rsidRDefault="00000000" w:rsidRPr="00000000" w14:paraId="0000054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063488352"/>
              <w:tag w:val="goog_rdk_3123"/>
            </w:sdtPr>
            <w:sdtContent>
              <w:ins w:author="DANLUIS ENRIQUE ROMANI MORA" w:id="19" w:date="2025-11-10T18:53:44Z"/>
              <w:sdt>
                <w:sdtPr>
                  <w:id w:val="-183776523"/>
                  <w:tag w:val="goog_rdk_312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554466217"/>
        <w:tag w:val="goog_rdk_3129"/>
      </w:sdtPr>
      <w:sdtContent>
        <w:p w:rsidR="00000000" w:rsidDel="00000000" w:rsidP="00000000" w:rsidRDefault="00000000" w:rsidRPr="00000000" w14:paraId="0000054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597339917"/>
              <w:tag w:val="goog_rdk_3126"/>
            </w:sdtPr>
            <w:sdtContent>
              <w:ins w:author="DANLUIS ENRIQUE ROMANI MORA" w:id="19" w:date="2025-11-10T18:53:44Z"/>
              <w:sdt>
                <w:sdtPr>
                  <w:id w:val="1958730894"/>
                  <w:tag w:val="goog_rdk_3127"/>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452258444"/>
                    <w:tag w:val="goog_rdk_3128"/>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Enviar la tarea a la cola (si está llena, esperará hasta que haya espacio)</w:t>
                    </w:r>
                  </w:sdtContent>
                </w:sdt>
              </w:ins>
            </w:sdtContent>
          </w:sdt>
        </w:p>
      </w:sdtContent>
    </w:sdt>
    <w:sdt>
      <w:sdtPr>
        <w:id w:val="-1312508121"/>
        <w:tag w:val="goog_rdk_3138"/>
      </w:sdtPr>
      <w:sdtContent>
        <w:p w:rsidR="00000000" w:rsidDel="00000000" w:rsidP="00000000" w:rsidRDefault="00000000" w:rsidRPr="00000000" w14:paraId="0000054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600649254"/>
              <w:tag w:val="goog_rdk_3130"/>
            </w:sdtPr>
            <w:sdtContent>
              <w:ins w:author="DANLUIS ENRIQUE ROMANI MORA" w:id="19" w:date="2025-11-10T18:53:44Z"/>
              <w:sdt>
                <w:sdtPr>
                  <w:id w:val="-179191719"/>
                  <w:tag w:val="goog_rdk_3131"/>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519829561"/>
                    <w:tag w:val="goog_rdk_313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Future</w:t>
                    </w:r>
                  </w:sdtContent>
                </w:sdt>
                <w:sdt>
                  <w:sdtPr>
                    <w:id w:val="1763626590"/>
                    <w:tag w:val="goog_rdk_313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&lt;</w:t>
                    </w:r>
                  </w:sdtContent>
                </w:sdt>
                <w:sdt>
                  <w:sdtPr>
                    <w:id w:val="595263871"/>
                    <w:tag w:val="goog_rdk_3134"/>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ChatMensajeDTO</w:t>
                    </w:r>
                  </w:sdtContent>
                </w:sdt>
                <w:sdt>
                  <w:sdtPr>
                    <w:id w:val="841777085"/>
                    <w:tag w:val="goog_rdk_313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&gt; futuro = executorService.</w:t>
                    </w:r>
                  </w:sdtContent>
                </w:sdt>
                <w:sdt>
                  <w:sdtPr>
                    <w:id w:val="-1282781632"/>
                    <w:tag w:val="goog_rdk_3136"/>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submit</w:t>
                    </w:r>
                  </w:sdtContent>
                </w:sdt>
                <w:sdt>
                  <w:sdtPr>
                    <w:id w:val="862364323"/>
                    <w:tag w:val="goog_rdk_313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(tarea);</w:t>
                    </w:r>
                  </w:sdtContent>
                </w:sdt>
              </w:ins>
            </w:sdtContent>
          </w:sdt>
        </w:p>
      </w:sdtContent>
    </w:sdt>
    <w:sdt>
      <w:sdtPr>
        <w:id w:val="1065071454"/>
        <w:tag w:val="goog_rdk_3141"/>
      </w:sdtPr>
      <w:sdtContent>
        <w:p w:rsidR="00000000" w:rsidDel="00000000" w:rsidP="00000000" w:rsidRDefault="00000000" w:rsidRPr="00000000" w14:paraId="0000054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350434583"/>
              <w:tag w:val="goog_rdk_3139"/>
            </w:sdtPr>
            <w:sdtContent>
              <w:ins w:author="DANLUIS ENRIQUE ROMANI MORA" w:id="19" w:date="2025-11-10T18:53:44Z"/>
              <w:sdt>
                <w:sdtPr>
                  <w:id w:val="731533211"/>
                  <w:tag w:val="goog_rdk_314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961441873"/>
        <w:tag w:val="goog_rdk_3146"/>
      </w:sdtPr>
      <w:sdtContent>
        <w:p w:rsidR="00000000" w:rsidDel="00000000" w:rsidP="00000000" w:rsidRDefault="00000000" w:rsidRPr="00000000" w14:paraId="0000054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408036662"/>
              <w:tag w:val="goog_rdk_3142"/>
            </w:sdtPr>
            <w:sdtContent>
              <w:ins w:author="DANLUIS ENRIQUE ROMANI MORA" w:id="19" w:date="2025-11-10T18:53:44Z"/>
              <w:sdt>
                <w:sdtPr>
                  <w:id w:val="-1758357925"/>
                  <w:tag w:val="goog_rdk_314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819394653"/>
                    <w:tag w:val="goog_rdk_3144"/>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try</w:t>
                    </w:r>
                  </w:sdtContent>
                </w:sdt>
                <w:sdt>
                  <w:sdtPr>
                    <w:id w:val="395311838"/>
                    <w:tag w:val="goog_rdk_314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ins>
            </w:sdtContent>
          </w:sdt>
        </w:p>
      </w:sdtContent>
    </w:sdt>
    <w:sdt>
      <w:sdtPr>
        <w:id w:val="-371489787"/>
        <w:tag w:val="goog_rdk_3150"/>
      </w:sdtPr>
      <w:sdtContent>
        <w:p w:rsidR="00000000" w:rsidDel="00000000" w:rsidP="00000000" w:rsidRDefault="00000000" w:rsidRPr="00000000" w14:paraId="0000054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740190663"/>
              <w:tag w:val="goog_rdk_3147"/>
            </w:sdtPr>
            <w:sdtContent>
              <w:ins w:author="DANLUIS ENRIQUE ROMANI MORA" w:id="19" w:date="2025-11-10T18:53:44Z"/>
              <w:sdt>
                <w:sdtPr>
                  <w:id w:val="1616518827"/>
                  <w:tag w:val="goog_rdk_3148"/>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659286419"/>
                    <w:tag w:val="goog_rdk_3149"/>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Esperar a que la tarea se complete (si la cola está llena, esperará aquí)</w:t>
                    </w:r>
                  </w:sdtContent>
                </w:sdt>
              </w:ins>
            </w:sdtContent>
          </w:sdt>
        </w:p>
      </w:sdtContent>
    </w:sdt>
    <w:sdt>
      <w:sdtPr>
        <w:id w:val="902525948"/>
        <w:tag w:val="goog_rdk_3157"/>
      </w:sdtPr>
      <w:sdtContent>
        <w:p w:rsidR="00000000" w:rsidDel="00000000" w:rsidP="00000000" w:rsidRDefault="00000000" w:rsidRPr="00000000" w14:paraId="0000054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04433153"/>
              <w:tag w:val="goog_rdk_3151"/>
            </w:sdtPr>
            <w:sdtContent>
              <w:ins w:author="DANLUIS ENRIQUE ROMANI MORA" w:id="19" w:date="2025-11-10T18:53:44Z"/>
              <w:sdt>
                <w:sdtPr>
                  <w:id w:val="918447413"/>
                  <w:tag w:val="goog_rdk_315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115271684"/>
                    <w:tag w:val="goog_rdk_3153"/>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info</w:t>
                    </w:r>
                  </w:sdtContent>
                </w:sdt>
                <w:sdt>
                  <w:sdtPr>
                    <w:id w:val="783678102"/>
                    <w:tag w:val="goog_rdk_315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34581558"/>
                    <w:tag w:val="goog_rdk_3155"/>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Esperando procesamiento de tarea para sesión ID: {}"</w:t>
                    </w:r>
                  </w:sdtContent>
                </w:sdt>
                <w:sdt>
                  <w:sdtPr>
                    <w:id w:val="370402354"/>
                    <w:tag w:val="goog_rdk_315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w:t>
                    </w:r>
                  </w:sdtContent>
                </w:sdt>
              </w:ins>
            </w:sdtContent>
          </w:sdt>
        </w:p>
      </w:sdtContent>
    </w:sdt>
    <w:sdt>
      <w:sdtPr>
        <w:id w:val="1937004921"/>
        <w:tag w:val="goog_rdk_3165"/>
      </w:sdtPr>
      <w:sdtContent>
        <w:p w:rsidR="00000000" w:rsidDel="00000000" w:rsidP="00000000" w:rsidRDefault="00000000" w:rsidRPr="00000000" w14:paraId="0000054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i w:val="1"/>
              <w:iCs w:val="1"/>
              <w:color w:val="ffffff"/>
              <w:sz w:val="21"/>
              <w:szCs w:val="21"/>
              <w:rPrChange w:author="DANLUIS ENRIQUE ROMANI MORA" w:id="20" w:date="2025-11-10T18:53:44Z">
                <w:rPr>
                  <w:rFonts w:ascii="Consolas" w:cs="Consolas" w:eastAsia="Consolas" w:hAnsi="Consolas"/>
                  <w:sz w:val="21"/>
                  <w:szCs w:val="21"/>
                </w:rPr>
              </w:rPrChange>
            </w:rPr>
          </w:pPr>
          <w:sdt>
            <w:sdtPr>
              <w:id w:val="2080478981"/>
              <w:tag w:val="goog_rdk_3158"/>
            </w:sdtPr>
            <w:sdtContent>
              <w:ins w:author="DANLUIS ENRIQUE ROMANI MORA" w:id="19" w:date="2025-11-10T18:53:44Z"/>
              <w:sdt>
                <w:sdtPr>
                  <w:id w:val="-259558595"/>
                  <w:tag w:val="goog_rdk_315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989025784"/>
                    <w:tag w:val="goog_rdk_316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ChatMensajeDTO</w:t>
                    </w:r>
                  </w:sdtContent>
                </w:sdt>
                <w:sdt>
                  <w:sdtPr>
                    <w:id w:val="-176397531"/>
                    <w:tag w:val="goog_rdk_316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resultado = futuro.</w:t>
                    </w:r>
                  </w:sdtContent>
                </w:sdt>
                <w:sdt>
                  <w:sdtPr>
                    <w:id w:val="88296309"/>
                    <w:tag w:val="goog_rdk_316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w:t>
                    </w:r>
                  </w:sdtContent>
                </w:sdt>
                <w:sdt>
                  <w:sdtPr>
                    <w:id w:val="-17304455"/>
                    <w:tag w:val="goog_rdk_316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829654554"/>
                    <w:tag w:val="goog_rdk_3164"/>
                  </w:sdtPr>
                  <w:sdtContent>
                    <w:r w:rsidDel="00000000" w:rsidR="00000000" w:rsidRPr="00000000">
                      <w:rPr>
                        <w:rFonts w:ascii="Consolas" w:cs="Consolas" w:eastAsia="Consolas" w:hAnsi="Consolas"/>
                        <w:i w:val="1"/>
                        <w:iCs w:val="1"/>
                        <w:color w:val="ffffff"/>
                        <w:sz w:val="21"/>
                        <w:szCs w:val="21"/>
                        <w:rtl w:val="0"/>
                        <w:rPrChange w:author="DANLUIS ENRIQUE ROMANI MORA" w:id="20" w:date="2025-11-10T18:53:44Z">
                          <w:rPr>
                            <w:rFonts w:ascii="Consolas" w:cs="Consolas" w:eastAsia="Consolas" w:hAnsi="Consolas"/>
                            <w:sz w:val="21"/>
                            <w:szCs w:val="21"/>
                          </w:rPr>
                        </w:rPrChange>
                      </w:rPr>
                      <w:t xml:space="preserve">// Espera hasta que se complete</w:t>
                    </w:r>
                  </w:sdtContent>
                </w:sdt>
              </w:ins>
            </w:sdtContent>
          </w:sdt>
        </w:p>
      </w:sdtContent>
    </w:sdt>
    <w:sdt>
      <w:sdtPr>
        <w:id w:val="-1196303122"/>
        <w:tag w:val="goog_rdk_3172"/>
      </w:sdtPr>
      <w:sdtContent>
        <w:p w:rsidR="00000000" w:rsidDel="00000000" w:rsidP="00000000" w:rsidRDefault="00000000" w:rsidRPr="00000000" w14:paraId="0000055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316246561"/>
              <w:tag w:val="goog_rdk_3166"/>
            </w:sdtPr>
            <w:sdtContent>
              <w:ins w:author="DANLUIS ENRIQUE ROMANI MORA" w:id="19" w:date="2025-11-10T18:53:44Z"/>
              <w:sdt>
                <w:sdtPr>
                  <w:id w:val="1496465379"/>
                  <w:tag w:val="goog_rdk_3167"/>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815946163"/>
                    <w:tag w:val="goog_rdk_3168"/>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info</w:t>
                    </w:r>
                  </w:sdtContent>
                </w:sdt>
                <w:sdt>
                  <w:sdtPr>
                    <w:id w:val="681311260"/>
                    <w:tag w:val="goog_rdk_3169"/>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813959454"/>
                    <w:tag w:val="goog_rdk_3170"/>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Salida: Tarea completada para sesión ID: {} - Mensaje IA ID: {}"</w:t>
                    </w:r>
                  </w:sdtContent>
                </w:sdt>
                <w:sdt>
                  <w:sdtPr>
                    <w:id w:val="726943137"/>
                    <w:tag w:val="goog_rdk_317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286183337"/>
        <w:tag w:val="goog_rdk_3177"/>
      </w:sdtPr>
      <w:sdtContent>
        <w:p w:rsidR="00000000" w:rsidDel="00000000" w:rsidP="00000000" w:rsidRDefault="00000000" w:rsidRPr="00000000" w14:paraId="0000055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704772683"/>
              <w:tag w:val="goog_rdk_3173"/>
            </w:sdtPr>
            <w:sdtContent>
              <w:ins w:author="DANLUIS ENRIQUE ROMANI MORA" w:id="19" w:date="2025-11-10T18:53:44Z"/>
              <w:sdt>
                <w:sdtPr>
                  <w:id w:val="-754754205"/>
                  <w:tag w:val="goog_rdk_317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 resultado.</w:t>
                    </w:r>
                  </w:ins>
                </w:sdtContent>
              </w:sdt>
              <w:ins w:author="DANLUIS ENRIQUE ROMANI MORA" w:id="19" w:date="2025-11-10T18:53:44Z">
                <w:sdt>
                  <w:sdtPr>
                    <w:id w:val="631125442"/>
                    <w:tag w:val="goog_rdk_317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getIdMensaje</w:t>
                    </w:r>
                  </w:sdtContent>
                </w:sdt>
                <w:sdt>
                  <w:sdtPr>
                    <w:id w:val="-158506318"/>
                    <w:tag w:val="goog_rdk_317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949742553"/>
        <w:tag w:val="goog_rdk_3182"/>
      </w:sdtPr>
      <w:sdtContent>
        <w:p w:rsidR="00000000" w:rsidDel="00000000" w:rsidP="00000000" w:rsidRDefault="00000000" w:rsidRPr="00000000" w14:paraId="0000055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740745677"/>
              <w:tag w:val="goog_rdk_3178"/>
            </w:sdtPr>
            <w:sdtContent>
              <w:ins w:author="DANLUIS ENRIQUE ROMANI MORA" w:id="19" w:date="2025-11-10T18:53:44Z"/>
              <w:sdt>
                <w:sdtPr>
                  <w:id w:val="419451167"/>
                  <w:tag w:val="goog_rdk_317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200276528"/>
                    <w:tag w:val="goog_rdk_3180"/>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return</w:t>
                    </w:r>
                  </w:sdtContent>
                </w:sdt>
                <w:sdt>
                  <w:sdtPr>
                    <w:id w:val="1367436783"/>
                    <w:tag w:val="goog_rdk_318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resultado;</w:t>
                    </w:r>
                  </w:sdtContent>
                </w:sdt>
              </w:ins>
            </w:sdtContent>
          </w:sdt>
        </w:p>
      </w:sdtContent>
    </w:sdt>
    <w:sdt>
      <w:sdtPr>
        <w:id w:val="-323606484"/>
        <w:tag w:val="goog_rdk_3185"/>
      </w:sdtPr>
      <w:sdtContent>
        <w:p w:rsidR="00000000" w:rsidDel="00000000" w:rsidP="00000000" w:rsidRDefault="00000000" w:rsidRPr="00000000" w14:paraId="0000055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922943905"/>
              <w:tag w:val="goog_rdk_3183"/>
            </w:sdtPr>
            <w:sdtContent>
              <w:ins w:author="DANLUIS ENRIQUE ROMANI MORA" w:id="19" w:date="2025-11-10T18:53:44Z"/>
              <w:sdt>
                <w:sdtPr>
                  <w:id w:val="310503851"/>
                  <w:tag w:val="goog_rdk_3184"/>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156281522"/>
        <w:tag w:val="goog_rdk_3194"/>
      </w:sdtPr>
      <w:sdtContent>
        <w:p w:rsidR="00000000" w:rsidDel="00000000" w:rsidP="00000000" w:rsidRDefault="00000000" w:rsidRPr="00000000" w14:paraId="0000055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542666216"/>
              <w:tag w:val="goog_rdk_3186"/>
            </w:sdtPr>
            <w:sdtContent>
              <w:ins w:author="DANLUIS ENRIQUE ROMANI MORA" w:id="19" w:date="2025-11-10T18:53:44Z"/>
              <w:sdt>
                <w:sdtPr>
                  <w:id w:val="2104982326"/>
                  <w:tag w:val="goog_rdk_3187"/>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 </w:t>
                    </w:r>
                  </w:ins>
                </w:sdtContent>
              </w:sdt>
              <w:ins w:author="DANLUIS ENRIQUE ROMANI MORA" w:id="19" w:date="2025-11-10T18:53:44Z">
                <w:sdt>
                  <w:sdtPr>
                    <w:id w:val="-194601302"/>
                    <w:tag w:val="goog_rdk_3188"/>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catch</w:t>
                    </w:r>
                  </w:sdtContent>
                </w:sdt>
                <w:sdt>
                  <w:sdtPr>
                    <w:id w:val="-627681854"/>
                    <w:tag w:val="goog_rdk_3189"/>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2071566478"/>
                    <w:tag w:val="goog_rdk_3190"/>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InterruptedException</w:t>
                    </w:r>
                  </w:sdtContent>
                </w:sdt>
                <w:sdt>
                  <w:sdtPr>
                    <w:id w:val="2024593049"/>
                    <w:tag w:val="goog_rdk_3191"/>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963505444"/>
                    <w:tag w:val="goog_rdk_3192"/>
                  </w:sdtPr>
                  <w:sdtContent>
                    <w:r w:rsidDel="00000000" w:rsidR="00000000" w:rsidRPr="00000000">
                      <w:rPr>
                        <w:rFonts w:ascii="Consolas" w:cs="Consolas" w:eastAsia="Consolas" w:hAnsi="Consolas"/>
                        <w:i w:val="1"/>
                        <w:iCs w:val="1"/>
                        <w:color w:val="d6d6dd"/>
                        <w:sz w:val="21"/>
                        <w:szCs w:val="21"/>
                        <w:rtl w:val="0"/>
                        <w:rPrChange w:author="DANLUIS ENRIQUE ROMANI MORA" w:id="20" w:date="2025-11-10T18:53:44Z">
                          <w:rPr>
                            <w:rFonts w:ascii="Consolas" w:cs="Consolas" w:eastAsia="Consolas" w:hAnsi="Consolas"/>
                            <w:sz w:val="21"/>
                            <w:szCs w:val="21"/>
                          </w:rPr>
                        </w:rPrChange>
                      </w:rPr>
                      <w:t xml:space="preserve">e</w:t>
                    </w:r>
                  </w:sdtContent>
                </w:sdt>
                <w:sdt>
                  <w:sdtPr>
                    <w:id w:val="-1932729351"/>
                    <w:tag w:val="goog_rdk_319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ins>
            </w:sdtContent>
          </w:sdt>
        </w:p>
      </w:sdtContent>
    </w:sdt>
    <w:sdt>
      <w:sdtPr>
        <w:id w:val="-2136867111"/>
        <w:tag w:val="goog_rdk_3201"/>
      </w:sdtPr>
      <w:sdtContent>
        <w:p w:rsidR="00000000" w:rsidDel="00000000" w:rsidP="00000000" w:rsidRDefault="00000000" w:rsidRPr="00000000" w14:paraId="0000055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411701790"/>
              <w:tag w:val="goog_rdk_3195"/>
            </w:sdtPr>
            <w:sdtContent>
              <w:ins w:author="DANLUIS ENRIQUE ROMANI MORA" w:id="19" w:date="2025-11-10T18:53:44Z"/>
              <w:sdt>
                <w:sdtPr>
                  <w:id w:val="-39412865"/>
                  <w:tag w:val="goog_rdk_3196"/>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1849202619"/>
                    <w:tag w:val="goog_rdk_3197"/>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error</w:t>
                    </w:r>
                  </w:sdtContent>
                </w:sdt>
                <w:sdt>
                  <w:sdtPr>
                    <w:id w:val="-272030019"/>
                    <w:tag w:val="goog_rdk_319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289612099"/>
                    <w:tag w:val="goog_rdk_3199"/>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Error: Interrupción al procesar mensaje para sesión ID: {}"</w:t>
                    </w:r>
                  </w:sdtContent>
                </w:sdt>
                <w:sdt>
                  <w:sdtPr>
                    <w:id w:val="-1832392562"/>
                    <w:tag w:val="goog_rdk_3200"/>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 e);</w:t>
                    </w:r>
                  </w:sdtContent>
                </w:sdt>
              </w:ins>
            </w:sdtContent>
          </w:sdt>
        </w:p>
      </w:sdtContent>
    </w:sdt>
    <w:sdt>
      <w:sdtPr>
        <w:id w:val="1110852650"/>
        <w:tag w:val="goog_rdk_3208"/>
      </w:sdtPr>
      <w:sdtContent>
        <w:p w:rsidR="00000000" w:rsidDel="00000000" w:rsidP="00000000" w:rsidRDefault="00000000" w:rsidRPr="00000000" w14:paraId="0000055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036059744"/>
              <w:tag w:val="goog_rdk_3202"/>
            </w:sdtPr>
            <w:sdtContent>
              <w:ins w:author="DANLUIS ENRIQUE ROMANI MORA" w:id="19" w:date="2025-11-10T18:53:44Z"/>
              <w:sdt>
                <w:sdtPr>
                  <w:id w:val="-196171400"/>
                  <w:tag w:val="goog_rdk_3203"/>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Thread.</w:t>
                    </w:r>
                  </w:ins>
                </w:sdtContent>
              </w:sdt>
              <w:ins w:author="DANLUIS ENRIQUE ROMANI MORA" w:id="19" w:date="2025-11-10T18:53:44Z">
                <w:sdt>
                  <w:sdtPr>
                    <w:id w:val="-1647571952"/>
                    <w:tag w:val="goog_rdk_3204"/>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currentThread</w:t>
                    </w:r>
                  </w:sdtContent>
                </w:sdt>
                <w:sdt>
                  <w:sdtPr>
                    <w:id w:val="-881293650"/>
                    <w:tag w:val="goog_rdk_320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2044239488"/>
                    <w:tag w:val="goog_rdk_3206"/>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interrupt</w:t>
                    </w:r>
                  </w:sdtContent>
                </w:sdt>
                <w:sdt>
                  <w:sdtPr>
                    <w:id w:val="535776076"/>
                    <w:tag w:val="goog_rdk_320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468486630"/>
        <w:tag w:val="goog_rdk_3217"/>
      </w:sdtPr>
      <w:sdtContent>
        <w:p w:rsidR="00000000" w:rsidDel="00000000" w:rsidP="00000000" w:rsidRDefault="00000000" w:rsidRPr="00000000" w14:paraId="0000055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140635736"/>
              <w:tag w:val="goog_rdk_3209"/>
            </w:sdtPr>
            <w:sdtContent>
              <w:ins w:author="DANLUIS ENRIQUE ROMANI MORA" w:id="19" w:date="2025-11-10T18:53:44Z"/>
              <w:sdt>
                <w:sdtPr>
                  <w:id w:val="-567854249"/>
                  <w:tag w:val="goog_rdk_321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529615652"/>
                    <w:tag w:val="goog_rdk_3211"/>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return</w:t>
                    </w:r>
                  </w:sdtContent>
                </w:sdt>
                <w:sdt>
                  <w:sdtPr>
                    <w:id w:val="-234450534"/>
                    <w:tag w:val="goog_rdk_321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2120656156"/>
                    <w:tag w:val="goog_rdk_3213"/>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crearMensajeError</w:t>
                    </w:r>
                  </w:sdtContent>
                </w:sdt>
                <w:sdt>
                  <w:sdtPr>
                    <w:id w:val="-1461804378"/>
                    <w:tag w:val="goog_rdk_321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(sesion, </w:t>
                    </w:r>
                  </w:sdtContent>
                </w:sdt>
                <w:sdt>
                  <w:sdtPr>
                    <w:id w:val="778698898"/>
                    <w:tag w:val="goog_rdk_3215"/>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"El procesamiento fue interrumpido. Por favor, intenta nuevamente."</w:t>
                    </w:r>
                  </w:sdtContent>
                </w:sdt>
                <w:sdt>
                  <w:sdtPr>
                    <w:id w:val="398836667"/>
                    <w:tag w:val="goog_rdk_321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40359308"/>
        <w:tag w:val="goog_rdk_3220"/>
      </w:sdtPr>
      <w:sdtContent>
        <w:p w:rsidR="00000000" w:rsidDel="00000000" w:rsidP="00000000" w:rsidRDefault="00000000" w:rsidRPr="00000000" w14:paraId="0000055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054117717"/>
              <w:tag w:val="goog_rdk_3218"/>
            </w:sdtPr>
            <w:sdtContent>
              <w:ins w:author="DANLUIS ENRIQUE ROMANI MORA" w:id="19" w:date="2025-11-10T18:53:44Z"/>
              <w:sdt>
                <w:sdtPr>
                  <w:id w:val="1539219209"/>
                  <w:tag w:val="goog_rdk_321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695877354"/>
        <w:tag w:val="goog_rdk_3229"/>
      </w:sdtPr>
      <w:sdtContent>
        <w:p w:rsidR="00000000" w:rsidDel="00000000" w:rsidP="00000000" w:rsidRDefault="00000000" w:rsidRPr="00000000" w14:paraId="0000055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987723165"/>
              <w:tag w:val="goog_rdk_3221"/>
            </w:sdtPr>
            <w:sdtContent>
              <w:ins w:author="DANLUIS ENRIQUE ROMANI MORA" w:id="19" w:date="2025-11-10T18:53:44Z"/>
              <w:sdt>
                <w:sdtPr>
                  <w:id w:val="-768597685"/>
                  <w:tag w:val="goog_rdk_322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 </w:t>
                    </w:r>
                  </w:ins>
                </w:sdtContent>
              </w:sdt>
              <w:ins w:author="DANLUIS ENRIQUE ROMANI MORA" w:id="19" w:date="2025-11-10T18:53:44Z">
                <w:sdt>
                  <w:sdtPr>
                    <w:id w:val="-307435932"/>
                    <w:tag w:val="goog_rdk_3223"/>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catch</w:t>
                    </w:r>
                  </w:sdtContent>
                </w:sdt>
                <w:sdt>
                  <w:sdtPr>
                    <w:id w:val="-793921424"/>
                    <w:tag w:val="goog_rdk_322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679734777"/>
                    <w:tag w:val="goog_rdk_322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ExecutionException</w:t>
                    </w:r>
                  </w:sdtContent>
                </w:sdt>
                <w:sdt>
                  <w:sdtPr>
                    <w:id w:val="1398117487"/>
                    <w:tag w:val="goog_rdk_322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298371574"/>
                    <w:tag w:val="goog_rdk_3227"/>
                  </w:sdtPr>
                  <w:sdtContent>
                    <w:r w:rsidDel="00000000" w:rsidR="00000000" w:rsidRPr="00000000">
                      <w:rPr>
                        <w:rFonts w:ascii="Consolas" w:cs="Consolas" w:eastAsia="Consolas" w:hAnsi="Consolas"/>
                        <w:i w:val="1"/>
                        <w:iCs w:val="1"/>
                        <w:color w:val="d6d6dd"/>
                        <w:sz w:val="21"/>
                        <w:szCs w:val="21"/>
                        <w:rtl w:val="0"/>
                        <w:rPrChange w:author="DANLUIS ENRIQUE ROMANI MORA" w:id="20" w:date="2025-11-10T18:53:44Z">
                          <w:rPr>
                            <w:rFonts w:ascii="Consolas" w:cs="Consolas" w:eastAsia="Consolas" w:hAnsi="Consolas"/>
                            <w:sz w:val="21"/>
                            <w:szCs w:val="21"/>
                          </w:rPr>
                        </w:rPrChange>
                      </w:rPr>
                      <w:t xml:space="preserve">e</w:t>
                    </w:r>
                  </w:sdtContent>
                </w:sdt>
                <w:sdt>
                  <w:sdtPr>
                    <w:id w:val="-1396052600"/>
                    <w:tag w:val="goog_rdk_322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ins>
            </w:sdtContent>
          </w:sdt>
        </w:p>
      </w:sdtContent>
    </w:sdt>
    <w:sdt>
      <w:sdtPr>
        <w:id w:val="1718199310"/>
        <w:tag w:val="goog_rdk_3236"/>
      </w:sdtPr>
      <w:sdtContent>
        <w:p w:rsidR="00000000" w:rsidDel="00000000" w:rsidP="00000000" w:rsidRDefault="00000000" w:rsidRPr="00000000" w14:paraId="0000055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876068433"/>
              <w:tag w:val="goog_rdk_3230"/>
            </w:sdtPr>
            <w:sdtContent>
              <w:ins w:author="DANLUIS ENRIQUE ROMANI MORA" w:id="19" w:date="2025-11-10T18:53:44Z"/>
              <w:sdt>
                <w:sdtPr>
                  <w:id w:val="-578262705"/>
                  <w:tag w:val="goog_rdk_3231"/>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2022150134"/>
                    <w:tag w:val="goog_rdk_3232"/>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error</w:t>
                    </w:r>
                  </w:sdtContent>
                </w:sdt>
                <w:sdt>
                  <w:sdtPr>
                    <w:id w:val="-462965926"/>
                    <w:tag w:val="goog_rdk_3233"/>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67780715"/>
                    <w:tag w:val="goog_rdk_3234"/>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 [COLA] Error: Excepción al procesar mensaje para sesión ID: {}"</w:t>
                    </w:r>
                  </w:sdtContent>
                </w:sdt>
                <w:sdt>
                  <w:sdtPr>
                    <w:id w:val="-1707350874"/>
                    <w:tag w:val="goog_rdk_3235"/>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idSesion, e);</w:t>
                    </w:r>
                  </w:sdtContent>
                </w:sdt>
              </w:ins>
            </w:sdtContent>
          </w:sdt>
        </w:p>
      </w:sdtContent>
    </w:sdt>
    <w:sdt>
      <w:sdtPr>
        <w:id w:val="270081106"/>
        <w:tag w:val="goog_rdk_3243"/>
      </w:sdtPr>
      <w:sdtContent>
        <w:p w:rsidR="00000000" w:rsidDel="00000000" w:rsidP="00000000" w:rsidRDefault="00000000" w:rsidRPr="00000000" w14:paraId="0000055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784957699"/>
              <w:tag w:val="goog_rdk_3237"/>
            </w:sdtPr>
            <w:sdtContent>
              <w:ins w:author="DANLUIS ENRIQUE ROMANI MORA" w:id="19" w:date="2025-11-10T18:53:44Z"/>
              <w:sdt>
                <w:sdtPr>
                  <w:id w:val="-1841116719"/>
                  <w:tag w:val="goog_rdk_3238"/>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524053876"/>
                    <w:tag w:val="goog_rdk_3239"/>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Throwable</w:t>
                    </w:r>
                  </w:sdtContent>
                </w:sdt>
                <w:sdt>
                  <w:sdtPr>
                    <w:id w:val="621440055"/>
                    <w:tag w:val="goog_rdk_3240"/>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causa = e.</w:t>
                    </w:r>
                  </w:sdtContent>
                </w:sdt>
                <w:sdt>
                  <w:sdtPr>
                    <w:id w:val="-1047941141"/>
                    <w:tag w:val="goog_rdk_3241"/>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getCause</w:t>
                    </w:r>
                  </w:sdtContent>
                </w:sdt>
                <w:sdt>
                  <w:sdtPr>
                    <w:id w:val="-305433137"/>
                    <w:tag w:val="goog_rdk_324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1871703612"/>
        <w:tag w:val="goog_rdk_3248"/>
      </w:sdtPr>
      <w:sdtContent>
        <w:p w:rsidR="00000000" w:rsidDel="00000000" w:rsidP="00000000" w:rsidRDefault="00000000" w:rsidRPr="00000000" w14:paraId="0000055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599358899"/>
              <w:tag w:val="goog_rdk_3244"/>
            </w:sdtPr>
            <w:sdtContent>
              <w:ins w:author="DANLUIS ENRIQUE ROMANI MORA" w:id="19" w:date="2025-11-10T18:53:44Z"/>
              <w:sdt>
                <w:sdtPr>
                  <w:id w:val="-764296215"/>
                  <w:tag w:val="goog_rdk_3245"/>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250091830"/>
                    <w:tag w:val="goog_rdk_3246"/>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if</w:t>
                    </w:r>
                  </w:sdtContent>
                </w:sdt>
                <w:sdt>
                  <w:sdtPr>
                    <w:id w:val="1198664430"/>
                    <w:tag w:val="goog_rdk_3247"/>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(causa != null) {</w:t>
                    </w:r>
                  </w:sdtContent>
                </w:sdt>
              </w:ins>
            </w:sdtContent>
          </w:sdt>
        </w:p>
      </w:sdtContent>
    </w:sdt>
    <w:sdt>
      <w:sdtPr>
        <w:id w:val="-510588599"/>
        <w:tag w:val="goog_rdk_3257"/>
      </w:sdtPr>
      <w:sdtContent>
        <w:p w:rsidR="00000000" w:rsidDel="00000000" w:rsidP="00000000" w:rsidRDefault="00000000" w:rsidRPr="00000000" w14:paraId="0000055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276772272"/>
              <w:tag w:val="goog_rdk_3249"/>
            </w:sdtPr>
            <w:sdtContent>
              <w:ins w:author="DANLUIS ENRIQUE ROMANI MORA" w:id="19" w:date="2025-11-10T18:53:44Z"/>
              <w:sdt>
                <w:sdtPr>
                  <w:id w:val="-1393575633"/>
                  <w:tag w:val="goog_rdk_3250"/>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logger.</w:t>
                    </w:r>
                  </w:ins>
                </w:sdtContent>
              </w:sdt>
              <w:ins w:author="DANLUIS ENRIQUE ROMANI MORA" w:id="19" w:date="2025-11-10T18:53:44Z">
                <w:sdt>
                  <w:sdtPr>
                    <w:id w:val="719461956"/>
                    <w:tag w:val="goog_rdk_3251"/>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error</w:t>
                    </w:r>
                  </w:sdtContent>
                </w:sdt>
                <w:sdt>
                  <w:sdtPr>
                    <w:id w:val="2002565784"/>
                    <w:tag w:val="goog_rdk_3252"/>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sdt>
                  <w:sdtPr>
                    <w:id w:val="-1748874423"/>
                    <w:tag w:val="goog_rdk_3253"/>
                  </w:sdtPr>
                  <w:sdtContent>
                    <w:r w:rsidDel="00000000" w:rsidR="00000000" w:rsidRPr="00000000">
                      <w:rPr>
                        <w:rFonts w:ascii="Consolas" w:cs="Consolas" w:eastAsia="Consolas" w:hAnsi="Consolas"/>
                        <w:color w:val="e394dc"/>
                        <w:sz w:val="21"/>
                        <w:szCs w:val="21"/>
                        <w:rtl w:val="0"/>
                        <w:rPrChange w:author="DANLUIS ENRIQUE ROMANI MORA" w:id="20" w:date="2025-11-10T18:53:44Z">
                          <w:rPr>
                            <w:rFonts w:ascii="Consolas" w:cs="Consolas" w:eastAsia="Consolas" w:hAnsi="Consolas"/>
                            <w:sz w:val="21"/>
                            <w:szCs w:val="21"/>
                          </w:rPr>
                        </w:rPrChange>
                      </w:rPr>
                      <w:t xml:space="preserve">"Causa del error: {}"</w:t>
                    </w:r>
                  </w:sdtContent>
                </w:sdt>
                <w:sdt>
                  <w:sdtPr>
                    <w:id w:val="-1599329737"/>
                    <w:tag w:val="goog_rdk_325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causa.</w:t>
                    </w:r>
                  </w:sdtContent>
                </w:sdt>
                <w:sdt>
                  <w:sdtPr>
                    <w:id w:val="-2119893911"/>
                    <w:tag w:val="goog_rdk_325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getMessage</w:t>
                    </w:r>
                  </w:sdtContent>
                </w:sdt>
                <w:sdt>
                  <w:sdtPr>
                    <w:id w:val="-1288635634"/>
                    <w:tag w:val="goog_rdk_325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w:t>
                    </w:r>
                  </w:sdtContent>
                </w:sdt>
              </w:ins>
            </w:sdtContent>
          </w:sdt>
        </w:p>
      </w:sdtContent>
    </w:sdt>
    <w:sdt>
      <w:sdtPr>
        <w:id w:val="292307245"/>
        <w:tag w:val="goog_rdk_3260"/>
      </w:sdtPr>
      <w:sdtContent>
        <w:p w:rsidR="00000000" w:rsidDel="00000000" w:rsidP="00000000" w:rsidRDefault="00000000" w:rsidRPr="00000000" w14:paraId="0000055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587925078"/>
              <w:tag w:val="goog_rdk_3258"/>
            </w:sdtPr>
            <w:sdtContent>
              <w:ins w:author="DANLUIS ENRIQUE ROMANI MORA" w:id="19" w:date="2025-11-10T18:53:44Z"/>
              <w:sdt>
                <w:sdtPr>
                  <w:id w:val="311319135"/>
                  <w:tag w:val="goog_rdk_3259"/>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sdt>
      <w:sdtPr>
        <w:id w:val="-1209118445"/>
        <w:tag w:val="goog_rdk_3269"/>
      </w:sdtPr>
      <w:sdtContent>
        <w:p w:rsidR="00000000" w:rsidDel="00000000" w:rsidP="00000000" w:rsidRDefault="00000000" w:rsidRPr="00000000" w14:paraId="0000055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590743026"/>
              <w:tag w:val="goog_rdk_3261"/>
            </w:sdtPr>
            <w:sdtContent>
              <w:ins w:author="DANLUIS ENRIQUE ROMANI MORA" w:id="19" w:date="2025-11-10T18:53:44Z"/>
              <w:sdt>
                <w:sdtPr>
                  <w:id w:val="767654888"/>
                  <w:tag w:val="goog_rdk_3262"/>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
                  <w:sdtPr>
                    <w:id w:val="1462172759"/>
                    <w:tag w:val="goog_rdk_3263"/>
                  </w:sdtPr>
                  <w:sdtContent>
                    <w:r w:rsidDel="00000000" w:rsidR="00000000" w:rsidRPr="00000000">
                      <w:rPr>
                        <w:rFonts w:ascii="Consolas" w:cs="Consolas" w:eastAsia="Consolas" w:hAnsi="Consolas"/>
                        <w:color w:val="83d6c5"/>
                        <w:sz w:val="21"/>
                        <w:szCs w:val="21"/>
                        <w:rtl w:val="0"/>
                        <w:rPrChange w:author="DANLUIS ENRIQUE ROMANI MORA" w:id="20" w:date="2025-11-10T18:53:44Z">
                          <w:rPr>
                            <w:rFonts w:ascii="Consolas" w:cs="Consolas" w:eastAsia="Consolas" w:hAnsi="Consolas"/>
                            <w:sz w:val="21"/>
                            <w:szCs w:val="21"/>
                          </w:rPr>
                        </w:rPrChange>
                      </w:rPr>
                      <w:t xml:space="preserve">return</w:t>
                    </w:r>
                  </w:sdtContent>
                </w:sdt>
                <w:sdt>
                  <w:sdtPr>
                    <w:id w:val="1225105608"/>
                    <w:tag w:val="goog_rdk_3264"/>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sdtContent>
                </w:sdt>
                <w:sdt>
                  <w:sdtPr>
                    <w:id w:val="-1072678666"/>
                    <w:tag w:val="goog_rdk_3265"/>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crearMensajeError</w:t>
                    </w:r>
                  </w:sdtContent>
                </w:sdt>
                <w:sdt>
                  <w:sdtPr>
                    <w:id w:val="-1237751455"/>
                    <w:tag w:val="goog_rdk_3266"/>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(sesion, </w:t>
                    </w:r>
                  </w:sdtContent>
                </w:sdt>
                <w:sdt>
                  <w:sdtPr>
                    <w:id w:val="-1279786515"/>
                    <w:tag w:val="goog_rdk_3267"/>
                  </w:sdtPr>
                  <w:sdtContent>
                    <w:r w:rsidDel="00000000" w:rsidR="00000000" w:rsidRPr="00000000">
                      <w:rPr>
                        <w:rFonts w:ascii="Consolas" w:cs="Consolas" w:eastAsia="Consolas" w:hAnsi="Consolas"/>
                        <w:color w:val="efb080"/>
                        <w:sz w:val="21"/>
                        <w:szCs w:val="21"/>
                        <w:rtl w:val="0"/>
                        <w:rPrChange w:author="DANLUIS ENRIQUE ROMANI MORA" w:id="20" w:date="2025-11-10T18:53:44Z">
                          <w:rPr>
                            <w:rFonts w:ascii="Consolas" w:cs="Consolas" w:eastAsia="Consolas" w:hAnsi="Consolas"/>
                            <w:sz w:val="21"/>
                            <w:szCs w:val="21"/>
                          </w:rPr>
                        </w:rPrChange>
                      </w:rPr>
                      <w:t xml:space="preserve">obtenerMensajeError</w:t>
                    </w:r>
                  </w:sdtContent>
                </w:sdt>
                <w:sdt>
                  <w:sdtPr>
                    <w:id w:val="2112795657"/>
                    <w:tag w:val="goog_rdk_3268"/>
                  </w:sdtPr>
                  <w:sdtContent>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(causa));</w:t>
                    </w:r>
                  </w:sdtContent>
                </w:sdt>
              </w:ins>
            </w:sdtContent>
          </w:sdt>
        </w:p>
      </w:sdtContent>
    </w:sdt>
    <w:sdt>
      <w:sdtPr>
        <w:id w:val="-529426912"/>
        <w:tag w:val="goog_rdk_3272"/>
      </w:sdtPr>
      <w:sdtContent>
        <w:p w:rsidR="00000000" w:rsidDel="00000000" w:rsidP="00000000" w:rsidRDefault="00000000" w:rsidRPr="00000000" w14:paraId="0000056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19" w:date="2025-11-10T18:53:44Z"/>
              <w:rFonts w:ascii="Consolas" w:cs="Consolas" w:eastAsia="Consolas" w:hAnsi="Consolas"/>
              <w:color w:val="d6d6dd"/>
              <w:sz w:val="21"/>
              <w:szCs w:val="21"/>
              <w:rPrChange w:author="DANLUIS ENRIQUE ROMANI MORA" w:id="20" w:date="2025-11-10T18:53:44Z">
                <w:rPr>
                  <w:rFonts w:ascii="Consolas" w:cs="Consolas" w:eastAsia="Consolas" w:hAnsi="Consolas"/>
                  <w:sz w:val="21"/>
                  <w:szCs w:val="21"/>
                </w:rPr>
              </w:rPrChange>
            </w:rPr>
          </w:pPr>
          <w:sdt>
            <w:sdtPr>
              <w:id w:val="-1521381129"/>
              <w:tag w:val="goog_rdk_3270"/>
            </w:sdtPr>
            <w:sdtContent>
              <w:ins w:author="DANLUIS ENRIQUE ROMANI MORA" w:id="19" w:date="2025-11-10T18:53:44Z"/>
              <w:sdt>
                <w:sdtPr>
                  <w:id w:val="956754161"/>
                  <w:tag w:val="goog_rdk_3271"/>
                </w:sdtPr>
                <w:sdtContent>
                  <w:ins w:author="DANLUIS ENRIQUE ROMANI MORA" w:id="19" w:date="2025-11-10T18:53:44Z">
                    <w:r w:rsidDel="00000000" w:rsidR="00000000" w:rsidRPr="00000000">
                      <w:rPr>
                        <w:rFonts w:ascii="Consolas" w:cs="Consolas" w:eastAsia="Consolas" w:hAnsi="Consolas"/>
                        <w:color w:val="d6d6dd"/>
                        <w:sz w:val="21"/>
                        <w:szCs w:val="21"/>
                        <w:rtl w:val="0"/>
                        <w:rPrChange w:author="DANLUIS ENRIQUE ROMANI MORA" w:id="20" w:date="2025-11-10T18:53:44Z">
                          <w:rPr>
                            <w:rFonts w:ascii="Consolas" w:cs="Consolas" w:eastAsia="Consolas" w:hAnsi="Consolas"/>
                            <w:sz w:val="21"/>
                            <w:szCs w:val="21"/>
                          </w:rPr>
                        </w:rPrChange>
                      </w:rPr>
                      <w:t xml:space="preserve">        }</w:t>
                    </w:r>
                  </w:ins>
                </w:sdtContent>
              </w:sdt>
              <w:ins w:author="DANLUIS ENRIQUE ROMANI MORA" w:id="19" w:date="2025-11-10T18:53:44Z"/>
            </w:sdtContent>
          </w:sdt>
        </w:p>
      </w:sdtContent>
    </w:sdt>
    <w:p w:rsidR="00000000" w:rsidDel="00000000" w:rsidP="00000000" w:rsidRDefault="00000000" w:rsidRPr="00000000" w14:paraId="0000056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6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6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3.1.3: </w:t>
      </w:r>
      <w:r w:rsidDel="00000000" w:rsidR="00000000" w:rsidRPr="00000000">
        <w:rPr>
          <w:rFonts w:ascii="Times New Roman" w:cs="Times New Roman" w:eastAsia="Times New Roman" w:hAnsi="Times New Roman"/>
          <w:b w:val="1"/>
          <w:bCs w:val="1"/>
          <w:sz w:val="30"/>
          <w:szCs w:val="30"/>
          <w:rtl w:val="0"/>
        </w:rPr>
        <w:t xml:space="preserve">Mostrar el mensaje enviado en la conversación del usuario.</w:t>
      </w:r>
    </w:p>
    <w:sdt>
      <w:sdtPr>
        <w:id w:val="1893658551"/>
        <w:tag w:val="goog_rdk_3277"/>
      </w:sdtPr>
      <w:sdtContent>
        <w:p w:rsidR="00000000" w:rsidDel="00000000" w:rsidP="00000000" w:rsidRDefault="00000000" w:rsidRPr="00000000" w14:paraId="00000564">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039619467"/>
              <w:tag w:val="goog_rdk_3273"/>
            </w:sdtPr>
            <w:sdtContent>
              <w:ins w:author="DANLUIS ENRIQUE ROMANI MORA" w:id="21" w:date="2025-11-10T18:53:58Z"/>
              <w:sdt>
                <w:sdtPr>
                  <w:id w:val="1106117965"/>
                  <w:tag w:val="goog_rdk_3274"/>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997124970"/>
                    <w:tag w:val="goog_rdk_3275"/>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enviarMensaje</w:t>
                    </w:r>
                  </w:sdtContent>
                </w:sdt>
                <w:sdt>
                  <w:sdtPr>
                    <w:id w:val="964766844"/>
                    <w:tag w:val="goog_rdk_327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ins>
            </w:sdtContent>
          </w:sdt>
        </w:p>
      </w:sdtContent>
    </w:sdt>
    <w:sdt>
      <w:sdtPr>
        <w:id w:val="1903812441"/>
        <w:tag w:val="goog_rdk_3291"/>
      </w:sdtPr>
      <w:sdtContent>
        <w:p w:rsidR="00000000" w:rsidDel="00000000" w:rsidP="00000000" w:rsidRDefault="00000000" w:rsidRPr="00000000" w14:paraId="0000056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96624593"/>
              <w:tag w:val="goog_rdk_3278"/>
            </w:sdtPr>
            <w:sdtContent>
              <w:ins w:author="DANLUIS ENRIQUE ROMANI MORA" w:id="21" w:date="2025-11-10T18:53:58Z"/>
              <w:sdt>
                <w:sdtPr>
                  <w:id w:val="-432518917"/>
                  <w:tag w:val="goog_rdk_3279"/>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235514469"/>
                    <w:tag w:val="goog_rdk_3280"/>
                  </w:sdtPr>
                  <w:sdtContent>
                    <w:r w:rsidDel="00000000" w:rsidR="00000000" w:rsidRPr="00000000">
                      <w:rPr>
                        <w:rFonts w:ascii="Consolas" w:cs="Consolas" w:eastAsia="Consolas" w:hAnsi="Consolas"/>
                        <w:color w:val="83d6c5"/>
                        <w:sz w:val="21"/>
                        <w:szCs w:val="21"/>
                        <w:rtl w:val="0"/>
                        <w:rPrChange w:author="DANLUIS ENRIQUE ROMANI MORA" w:id="22" w:date="2025-11-10T18:53:58Z">
                          <w:rPr>
                            <w:rFonts w:ascii="Consolas" w:cs="Consolas" w:eastAsia="Consolas" w:hAnsi="Consolas"/>
                            <w:sz w:val="21"/>
                            <w:szCs w:val="21"/>
                          </w:rPr>
                        </w:rPrChange>
                      </w:rPr>
                      <w:t xml:space="preserve">if</w:t>
                    </w:r>
                  </w:sdtContent>
                </w:sdt>
                <w:sdt>
                  <w:sdtPr>
                    <w:id w:val="-844315799"/>
                    <w:tag w:val="goog_rdk_328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2020056731"/>
                    <w:tag w:val="goog_rdk_3282"/>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067226637"/>
                    <w:tag w:val="goog_rdk_3283"/>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555895790"/>
                    <w:tag w:val="goog_rdk_328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145138905"/>
                    <w:tag w:val="goog_rdk_3285"/>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mensajeActual</w:t>
                    </w:r>
                  </w:sdtContent>
                </w:sdt>
                <w:sdt>
                  <w:sdtPr>
                    <w:id w:val="-1989347538"/>
                    <w:tag w:val="goog_rdk_328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069721994"/>
                    <w:tag w:val="goog_rdk_3287"/>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trim</w:t>
                    </w:r>
                  </w:sdtContent>
                </w:sdt>
                <w:sdt>
                  <w:sdtPr>
                    <w:id w:val="-481717151"/>
                    <w:tag w:val="goog_rdk_328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653042998"/>
                    <w:tag w:val="goog_rdk_3289"/>
                  </w:sdtPr>
                  <w:sdtContent>
                    <w:r w:rsidDel="00000000" w:rsidR="00000000" w:rsidRPr="00000000">
                      <w:rPr>
                        <w:rFonts w:ascii="Consolas" w:cs="Consolas" w:eastAsia="Consolas" w:hAnsi="Consolas"/>
                        <w:color w:val="83d6c5"/>
                        <w:sz w:val="21"/>
                        <w:szCs w:val="21"/>
                        <w:rtl w:val="0"/>
                        <w:rPrChange w:author="DANLUIS ENRIQUE ROMANI MORA" w:id="22" w:date="2025-11-10T18:53:58Z">
                          <w:rPr>
                            <w:rFonts w:ascii="Consolas" w:cs="Consolas" w:eastAsia="Consolas" w:hAnsi="Consolas"/>
                            <w:sz w:val="21"/>
                            <w:szCs w:val="21"/>
                          </w:rPr>
                        </w:rPrChange>
                      </w:rPr>
                      <w:t xml:space="preserve">return</w:t>
                    </w:r>
                  </w:sdtContent>
                </w:sdt>
                <w:sdt>
                  <w:sdtPr>
                    <w:id w:val="339430964"/>
                    <w:tag w:val="goog_rdk_329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1254608397"/>
        <w:tag w:val="goog_rdk_3294"/>
      </w:sdtPr>
      <w:sdtContent>
        <w:p w:rsidR="00000000" w:rsidDel="00000000" w:rsidP="00000000" w:rsidRDefault="00000000" w:rsidRPr="00000000" w14:paraId="0000056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262566491"/>
              <w:tag w:val="goog_rdk_3292"/>
            </w:sdtPr>
            <w:sdtContent>
              <w:ins w:author="DANLUIS ENRIQUE ROMANI MORA" w:id="21" w:date="2025-11-10T18:53:58Z"/>
              <w:sdt>
                <w:sdtPr>
                  <w:id w:val="1470174248"/>
                  <w:tag w:val="goog_rdk_3293"/>
                </w:sdtPr>
                <w:sdtContent>
                  <w:ins w:author="DANLUIS ENRIQUE ROMANI MORA" w:id="21" w:date="2025-11-10T18:53:58Z">
                    <w:r w:rsidDel="00000000" w:rsidR="00000000" w:rsidRPr="00000000">
                      <w:rPr>
                        <w:rtl w:val="0"/>
                      </w:rPr>
                    </w:r>
                  </w:ins>
                </w:sdtContent>
              </w:sdt>
              <w:ins w:author="DANLUIS ENRIQUE ROMANI MORA" w:id="21" w:date="2025-11-10T18:53:58Z"/>
            </w:sdtContent>
          </w:sdt>
        </w:p>
      </w:sdtContent>
    </w:sdt>
    <w:sdt>
      <w:sdtPr>
        <w:id w:val="1403194958"/>
        <w:tag w:val="goog_rdk_3307"/>
      </w:sdtPr>
      <w:sdtContent>
        <w:p w:rsidR="00000000" w:rsidDel="00000000" w:rsidP="00000000" w:rsidRDefault="00000000" w:rsidRPr="00000000" w14:paraId="0000056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639507115"/>
              <w:tag w:val="goog_rdk_3295"/>
            </w:sdtPr>
            <w:sdtContent>
              <w:ins w:author="DANLUIS ENRIQUE ROMANI MORA" w:id="21" w:date="2025-11-10T18:53:58Z"/>
              <w:sdt>
                <w:sdtPr>
                  <w:id w:val="498475000"/>
                  <w:tag w:val="goog_rdk_3296"/>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434494513"/>
                    <w:tag w:val="goog_rdk_3297"/>
                  </w:sdtPr>
                  <w:sdtContent>
                    <w:r w:rsidDel="00000000" w:rsidR="00000000" w:rsidRPr="00000000">
                      <w:rPr>
                        <w:rFonts w:ascii="Consolas" w:cs="Consolas" w:eastAsia="Consolas" w:hAnsi="Consolas"/>
                        <w:color w:val="82d2ce"/>
                        <w:sz w:val="21"/>
                        <w:szCs w:val="21"/>
                        <w:rtl w:val="0"/>
                        <w:rPrChange w:author="DANLUIS ENRIQUE ROMANI MORA" w:id="22" w:date="2025-11-10T18:53:58Z">
                          <w:rPr>
                            <w:rFonts w:ascii="Consolas" w:cs="Consolas" w:eastAsia="Consolas" w:hAnsi="Consolas"/>
                            <w:sz w:val="21"/>
                            <w:szCs w:val="21"/>
                          </w:rPr>
                        </w:rPrChange>
                      </w:rPr>
                      <w:t xml:space="preserve">const</w:t>
                    </w:r>
                  </w:sdtContent>
                </w:sdt>
                <w:sdt>
                  <w:sdtPr>
                    <w:id w:val="-624118417"/>
                    <w:tag w:val="goog_rdk_329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2074489829"/>
                    <w:tag w:val="goog_rdk_3299"/>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contenido</w:t>
                    </w:r>
                  </w:sdtContent>
                </w:sdt>
                <w:sdt>
                  <w:sdtPr>
                    <w:id w:val="60750001"/>
                    <w:tag w:val="goog_rdk_330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505185238"/>
                    <w:tag w:val="goog_rdk_3301"/>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040222374"/>
                    <w:tag w:val="goog_rdk_330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443497614"/>
                    <w:tag w:val="goog_rdk_3303"/>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233055780"/>
                    <w:tag w:val="goog_rdk_330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44617619"/>
                    <w:tag w:val="goog_rdk_3305"/>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mensajeActual</w:t>
                    </w:r>
                  </w:sdtContent>
                </w:sdt>
                <w:sdt>
                  <w:sdtPr>
                    <w:id w:val="1620563017"/>
                    <w:tag w:val="goog_rdk_330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1623681809"/>
        <w:tag w:val="goog_rdk_3324"/>
      </w:sdtPr>
      <w:sdtContent>
        <w:p w:rsidR="00000000" w:rsidDel="00000000" w:rsidP="00000000" w:rsidRDefault="00000000" w:rsidRPr="00000000" w14:paraId="0000056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874624306"/>
              <w:tag w:val="goog_rdk_3308"/>
            </w:sdtPr>
            <w:sdtContent>
              <w:ins w:author="DANLUIS ENRIQUE ROMANI MORA" w:id="21" w:date="2025-11-10T18:53:58Z"/>
              <w:sdt>
                <w:sdtPr>
                  <w:id w:val="2037998115"/>
                  <w:tag w:val="goog_rdk_3309"/>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968932088"/>
                    <w:tag w:val="goog_rdk_3310"/>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563413092"/>
                    <w:tag w:val="goog_rdk_331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971461600"/>
                    <w:tag w:val="goog_rdk_3312"/>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mensajes</w:t>
                    </w:r>
                  </w:sdtContent>
                </w:sdt>
                <w:sdt>
                  <w:sdtPr>
                    <w:id w:val="-1041856384"/>
                    <w:tag w:val="goog_rdk_3313"/>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008088884"/>
                    <w:tag w:val="goog_rdk_3314"/>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push</w:t>
                    </w:r>
                  </w:sdtContent>
                </w:sdt>
                <w:sdt>
                  <w:sdtPr>
                    <w:id w:val="-606366145"/>
                    <w:tag w:val="goog_rdk_3315"/>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927015374"/>
                    <w:tag w:val="goog_rdk_3316"/>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texto:</w:t>
                    </w:r>
                  </w:sdtContent>
                </w:sdt>
                <w:sdt>
                  <w:sdtPr>
                    <w:id w:val="844048324"/>
                    <w:tag w:val="goog_rdk_3317"/>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232297423"/>
                    <w:tag w:val="goog_rdk_3318"/>
                  </w:sdtPr>
                  <w:sdtContent>
                    <w:r w:rsidDel="00000000" w:rsidR="00000000" w:rsidRPr="00000000">
                      <w:rPr>
                        <w:rFonts w:ascii="Consolas" w:cs="Consolas" w:eastAsia="Consolas" w:hAnsi="Consolas"/>
                        <w:color w:val="94c1fa"/>
                        <w:sz w:val="21"/>
                        <w:szCs w:val="21"/>
                        <w:rtl w:val="0"/>
                        <w:rPrChange w:author="DANLUIS ENRIQUE ROMANI MORA" w:id="22" w:date="2025-11-10T18:53:58Z">
                          <w:rPr>
                            <w:rFonts w:ascii="Consolas" w:cs="Consolas" w:eastAsia="Consolas" w:hAnsi="Consolas"/>
                            <w:sz w:val="21"/>
                            <w:szCs w:val="21"/>
                          </w:rPr>
                        </w:rPrChange>
                      </w:rPr>
                      <w:t xml:space="preserve">contenido</w:t>
                    </w:r>
                  </w:sdtContent>
                </w:sdt>
                <w:sdt>
                  <w:sdtPr>
                    <w:id w:val="-1149224781"/>
                    <w:tag w:val="goog_rdk_3319"/>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795464606"/>
                    <w:tag w:val="goog_rdk_3320"/>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emisor:</w:t>
                    </w:r>
                  </w:sdtContent>
                </w:sdt>
                <w:sdt>
                  <w:sdtPr>
                    <w:id w:val="-1108193158"/>
                    <w:tag w:val="goog_rdk_332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447087114"/>
                    <w:tag w:val="goog_rdk_3322"/>
                  </w:sdtPr>
                  <w:sdtContent>
                    <w:r w:rsidDel="00000000" w:rsidR="00000000" w:rsidRPr="00000000">
                      <w:rPr>
                        <w:rFonts w:ascii="Consolas" w:cs="Consolas" w:eastAsia="Consolas" w:hAnsi="Consolas"/>
                        <w:color w:val="e394dc"/>
                        <w:sz w:val="21"/>
                        <w:szCs w:val="21"/>
                        <w:rtl w:val="0"/>
                        <w:rPrChange w:author="DANLUIS ENRIQUE ROMANI MORA" w:id="22" w:date="2025-11-10T18:53:58Z">
                          <w:rPr>
                            <w:rFonts w:ascii="Consolas" w:cs="Consolas" w:eastAsia="Consolas" w:hAnsi="Consolas"/>
                            <w:sz w:val="21"/>
                            <w:szCs w:val="21"/>
                          </w:rPr>
                        </w:rPrChange>
                      </w:rPr>
                      <w:t xml:space="preserve">'usuario'</w:t>
                    </w:r>
                  </w:sdtContent>
                </w:sdt>
                <w:sdt>
                  <w:sdtPr>
                    <w:id w:val="-410191772"/>
                    <w:tag w:val="goog_rdk_3323"/>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ins>
            </w:sdtContent>
          </w:sdt>
        </w:p>
      </w:sdtContent>
    </w:sdt>
    <w:sdt>
      <w:sdtPr>
        <w:id w:val="-1388972225"/>
        <w:tag w:val="goog_rdk_3335"/>
      </w:sdtPr>
      <w:sdtContent>
        <w:p w:rsidR="00000000" w:rsidDel="00000000" w:rsidP="00000000" w:rsidRDefault="00000000" w:rsidRPr="00000000" w14:paraId="0000056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803226974"/>
              <w:tag w:val="goog_rdk_3325"/>
            </w:sdtPr>
            <w:sdtContent>
              <w:ins w:author="DANLUIS ENRIQUE ROMANI MORA" w:id="21" w:date="2025-11-10T18:53:58Z"/>
              <w:sdt>
                <w:sdtPr>
                  <w:id w:val="-1885104814"/>
                  <w:tag w:val="goog_rdk_3326"/>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664934655"/>
                    <w:tag w:val="goog_rdk_3327"/>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256837585"/>
                    <w:tag w:val="goog_rdk_332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515301309"/>
                    <w:tag w:val="goog_rdk_3329"/>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mensajeActual</w:t>
                    </w:r>
                  </w:sdtContent>
                </w:sdt>
                <w:sdt>
                  <w:sdtPr>
                    <w:id w:val="870978667"/>
                    <w:tag w:val="goog_rdk_333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66755456"/>
                    <w:tag w:val="goog_rdk_3331"/>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56693937"/>
                    <w:tag w:val="goog_rdk_333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908792428"/>
                    <w:tag w:val="goog_rdk_3333"/>
                  </w:sdtPr>
                  <w:sdtContent>
                    <w:r w:rsidDel="00000000" w:rsidR="00000000" w:rsidRPr="00000000">
                      <w:rPr>
                        <w:rFonts w:ascii="Consolas" w:cs="Consolas" w:eastAsia="Consolas" w:hAnsi="Consolas"/>
                        <w:color w:val="e394dc"/>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858040048"/>
                    <w:tag w:val="goog_rdk_333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553871337"/>
        <w:tag w:val="goog_rdk_3338"/>
      </w:sdtPr>
      <w:sdtContent>
        <w:p w:rsidR="00000000" w:rsidDel="00000000" w:rsidP="00000000" w:rsidRDefault="00000000" w:rsidRPr="00000000" w14:paraId="0000056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2105099396"/>
              <w:tag w:val="goog_rdk_3336"/>
            </w:sdtPr>
            <w:sdtContent>
              <w:ins w:author="DANLUIS ENRIQUE ROMANI MORA" w:id="21" w:date="2025-11-10T18:53:58Z"/>
              <w:sdt>
                <w:sdtPr>
                  <w:id w:val="1369477352"/>
                  <w:tag w:val="goog_rdk_3337"/>
                </w:sdtPr>
                <w:sdtContent>
                  <w:ins w:author="DANLUIS ENRIQUE ROMANI MORA" w:id="21" w:date="2025-11-10T18:53:58Z">
                    <w:r w:rsidDel="00000000" w:rsidR="00000000" w:rsidRPr="00000000">
                      <w:rPr>
                        <w:rtl w:val="0"/>
                      </w:rPr>
                    </w:r>
                  </w:ins>
                </w:sdtContent>
              </w:sdt>
              <w:ins w:author="DANLUIS ENRIQUE ROMANI MORA" w:id="21" w:date="2025-11-10T18:53:58Z"/>
            </w:sdtContent>
          </w:sdt>
        </w:p>
      </w:sdtContent>
    </w:sdt>
    <w:sdt>
      <w:sdtPr>
        <w:id w:val="367803565"/>
        <w:tag w:val="goog_rdk_3342"/>
      </w:sdtPr>
      <w:sdtContent>
        <w:p w:rsidR="00000000" w:rsidDel="00000000" w:rsidP="00000000" w:rsidRDefault="00000000" w:rsidRPr="00000000" w14:paraId="0000056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i w:val="1"/>
              <w:iCs w:val="1"/>
              <w:color w:val="ffffff"/>
              <w:sz w:val="21"/>
              <w:szCs w:val="21"/>
              <w:rPrChange w:author="DANLUIS ENRIQUE ROMANI MORA" w:id="22" w:date="2025-11-10T18:53:58Z">
                <w:rPr>
                  <w:rFonts w:ascii="Consolas" w:cs="Consolas" w:eastAsia="Consolas" w:hAnsi="Consolas"/>
                  <w:sz w:val="21"/>
                  <w:szCs w:val="21"/>
                </w:rPr>
              </w:rPrChange>
            </w:rPr>
          </w:pPr>
          <w:sdt>
            <w:sdtPr>
              <w:id w:val="-1852986112"/>
              <w:tag w:val="goog_rdk_3339"/>
            </w:sdtPr>
            <w:sdtContent>
              <w:ins w:author="DANLUIS ENRIQUE ROMANI MORA" w:id="21" w:date="2025-11-10T18:53:58Z"/>
              <w:sdt>
                <w:sdtPr>
                  <w:id w:val="2000514176"/>
                  <w:tag w:val="goog_rdk_3340"/>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146203767"/>
                    <w:tag w:val="goog_rdk_3341"/>
                  </w:sdtPr>
                  <w:sdtContent>
                    <w:r w:rsidDel="00000000" w:rsidR="00000000" w:rsidRPr="00000000">
                      <w:rPr>
                        <w:rFonts w:ascii="Consolas" w:cs="Consolas" w:eastAsia="Consolas" w:hAnsi="Consolas"/>
                        <w:i w:val="1"/>
                        <w:iCs w:val="1"/>
                        <w:color w:val="ffffff"/>
                        <w:sz w:val="21"/>
                        <w:szCs w:val="21"/>
                        <w:rtl w:val="0"/>
                        <w:rPrChange w:author="DANLUIS ENRIQUE ROMANI MORA" w:id="22" w:date="2025-11-10T18:53:58Z">
                          <w:rPr>
                            <w:rFonts w:ascii="Consolas" w:cs="Consolas" w:eastAsia="Consolas" w:hAnsi="Consolas"/>
                            <w:sz w:val="21"/>
                            <w:szCs w:val="21"/>
                          </w:rPr>
                        </w:rPrChange>
                      </w:rPr>
                      <w:t xml:space="preserve">// 🔹 Mostrar "pensando..."</w:t>
                    </w:r>
                  </w:sdtContent>
                </w:sdt>
              </w:ins>
            </w:sdtContent>
          </w:sdt>
        </w:p>
      </w:sdtContent>
    </w:sdt>
    <w:sdt>
      <w:sdtPr>
        <w:id w:val="1622848419"/>
        <w:tag w:val="goog_rdk_3351"/>
      </w:sdtPr>
      <w:sdtContent>
        <w:p w:rsidR="00000000" w:rsidDel="00000000" w:rsidP="00000000" w:rsidRDefault="00000000" w:rsidRPr="00000000" w14:paraId="0000056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038537780"/>
              <w:tag w:val="goog_rdk_3343"/>
            </w:sdtPr>
            <w:sdtContent>
              <w:ins w:author="DANLUIS ENRIQUE ROMANI MORA" w:id="21" w:date="2025-11-10T18:53:58Z"/>
              <w:sdt>
                <w:sdtPr>
                  <w:id w:val="-233227581"/>
                  <w:tag w:val="goog_rdk_3344"/>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200577747"/>
                    <w:tag w:val="goog_rdk_3345"/>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487579682"/>
                    <w:tag w:val="goog_rdk_334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357664968"/>
                    <w:tag w:val="goog_rdk_3347"/>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cargando</w:t>
                    </w:r>
                  </w:sdtContent>
                </w:sdt>
                <w:sdt>
                  <w:sdtPr>
                    <w:id w:val="-1958957033"/>
                    <w:tag w:val="goog_rdk_334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775725245"/>
                    <w:tag w:val="goog_rdk_3349"/>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061550665"/>
                    <w:tag w:val="goog_rdk_335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true;</w:t>
                    </w:r>
                  </w:sdtContent>
                </w:sdt>
              </w:ins>
            </w:sdtContent>
          </w:sdt>
        </w:p>
      </w:sdtContent>
    </w:sdt>
    <w:sdt>
      <w:sdtPr>
        <w:id w:val="-381768697"/>
        <w:tag w:val="goog_rdk_3354"/>
      </w:sdtPr>
      <w:sdtContent>
        <w:p w:rsidR="00000000" w:rsidDel="00000000" w:rsidP="00000000" w:rsidRDefault="00000000" w:rsidRPr="00000000" w14:paraId="0000056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559728116"/>
              <w:tag w:val="goog_rdk_3352"/>
            </w:sdtPr>
            <w:sdtContent>
              <w:ins w:author="DANLUIS ENRIQUE ROMANI MORA" w:id="21" w:date="2025-11-10T18:53:58Z"/>
              <w:sdt>
                <w:sdtPr>
                  <w:id w:val="-1590612132"/>
                  <w:tag w:val="goog_rdk_3353"/>
                </w:sdtPr>
                <w:sdtContent>
                  <w:ins w:author="DANLUIS ENRIQUE ROMANI MORA" w:id="21" w:date="2025-11-10T18:53:58Z">
                    <w:r w:rsidDel="00000000" w:rsidR="00000000" w:rsidRPr="00000000">
                      <w:rPr>
                        <w:rtl w:val="0"/>
                      </w:rPr>
                    </w:r>
                  </w:ins>
                </w:sdtContent>
              </w:sdt>
              <w:ins w:author="DANLUIS ENRIQUE ROMANI MORA" w:id="21" w:date="2025-11-10T18:53:58Z"/>
            </w:sdtContent>
          </w:sdt>
        </w:p>
      </w:sdtContent>
    </w:sdt>
    <w:sdt>
      <w:sdtPr>
        <w:id w:val="795563869"/>
        <w:tag w:val="goog_rdk_3371"/>
      </w:sdtPr>
      <w:sdtContent>
        <w:p w:rsidR="00000000" w:rsidDel="00000000" w:rsidP="00000000" w:rsidRDefault="00000000" w:rsidRPr="00000000" w14:paraId="0000056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164895151"/>
              <w:tag w:val="goog_rdk_3355"/>
            </w:sdtPr>
            <w:sdtContent>
              <w:ins w:author="DANLUIS ENRIQUE ROMANI MORA" w:id="21" w:date="2025-11-10T18:53:58Z"/>
              <w:sdt>
                <w:sdtPr>
                  <w:id w:val="820225146"/>
                  <w:tag w:val="goog_rdk_3356"/>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235473277"/>
                    <w:tag w:val="goog_rdk_3357"/>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378032043"/>
                    <w:tag w:val="goog_rdk_335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754960474"/>
                    <w:tag w:val="goog_rdk_3359"/>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chatbotService</w:t>
                    </w:r>
                  </w:sdtContent>
                </w:sdt>
                <w:sdt>
                  <w:sdtPr>
                    <w:id w:val="877370364"/>
                    <w:tag w:val="goog_rdk_336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660362101"/>
                    <w:tag w:val="goog_rdk_3361"/>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enviarMensaje</w:t>
                    </w:r>
                  </w:sdtContent>
                </w:sdt>
                <w:sdt>
                  <w:sdtPr>
                    <w:id w:val="-1043955052"/>
                    <w:tag w:val="goog_rdk_336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541632100"/>
                    <w:tag w:val="goog_rdk_3363"/>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918367241"/>
                    <w:tag w:val="goog_rdk_336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326713904"/>
                    <w:tag w:val="goog_rdk_3365"/>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idSesion</w:t>
                    </w:r>
                  </w:sdtContent>
                </w:sdt>
                <w:sdt>
                  <w:sdtPr>
                    <w:id w:val="-1140881877"/>
                    <w:tag w:val="goog_rdk_336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480357468"/>
                    <w:tag w:val="goog_rdk_3367"/>
                  </w:sdtPr>
                  <w:sdtContent>
                    <w:r w:rsidDel="00000000" w:rsidR="00000000" w:rsidRPr="00000000">
                      <w:rPr>
                        <w:rFonts w:ascii="Consolas" w:cs="Consolas" w:eastAsia="Consolas" w:hAnsi="Consolas"/>
                        <w:color w:val="94c1fa"/>
                        <w:sz w:val="21"/>
                        <w:szCs w:val="21"/>
                        <w:rtl w:val="0"/>
                        <w:rPrChange w:author="DANLUIS ENRIQUE ROMANI MORA" w:id="22" w:date="2025-11-10T18:53:58Z">
                          <w:rPr>
                            <w:rFonts w:ascii="Consolas" w:cs="Consolas" w:eastAsia="Consolas" w:hAnsi="Consolas"/>
                            <w:sz w:val="21"/>
                            <w:szCs w:val="21"/>
                          </w:rPr>
                        </w:rPrChange>
                      </w:rPr>
                      <w:t xml:space="preserve">contenido</w:t>
                    </w:r>
                  </w:sdtContent>
                </w:sdt>
                <w:sdt>
                  <w:sdtPr>
                    <w:id w:val="894432146"/>
                    <w:tag w:val="goog_rdk_336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95015297"/>
                    <w:tag w:val="goog_rdk_3369"/>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subscribe</w:t>
                    </w:r>
                  </w:sdtContent>
                </w:sdt>
                <w:sdt>
                  <w:sdtPr>
                    <w:id w:val="-656378380"/>
                    <w:tag w:val="goog_rdk_337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1444071371"/>
        <w:tag w:val="goog_rdk_3381"/>
      </w:sdtPr>
      <w:sdtContent>
        <w:p w:rsidR="00000000" w:rsidDel="00000000" w:rsidP="00000000" w:rsidRDefault="00000000" w:rsidRPr="00000000" w14:paraId="0000056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629846636"/>
              <w:tag w:val="goog_rdk_3372"/>
            </w:sdtPr>
            <w:sdtContent>
              <w:ins w:author="DANLUIS ENRIQUE ROMANI MORA" w:id="21" w:date="2025-11-10T18:53:58Z"/>
              <w:sdt>
                <w:sdtPr>
                  <w:id w:val="-74573917"/>
                  <w:tag w:val="goog_rdk_3373"/>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488276237"/>
                    <w:tag w:val="goog_rdk_3374"/>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next</w:t>
                    </w:r>
                  </w:sdtContent>
                </w:sdt>
                <w:sdt>
                  <w:sdtPr>
                    <w:id w:val="-529374806"/>
                    <w:tag w:val="goog_rdk_3375"/>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906295566"/>
                    <w:tag w:val="goog_rdk_337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967771967"/>
                    <w:tag w:val="goog_rdk_3377"/>
                  </w:sdtPr>
                  <w:sdtContent>
                    <w:r w:rsidDel="00000000" w:rsidR="00000000" w:rsidRPr="00000000">
                      <w:rPr>
                        <w:rFonts w:ascii="Consolas" w:cs="Consolas" w:eastAsia="Consolas" w:hAnsi="Consolas"/>
                        <w:i w:val="1"/>
                        <w:iCs w:val="1"/>
                        <w:color w:val="d6d6dd"/>
                        <w:sz w:val="21"/>
                        <w:szCs w:val="21"/>
                        <w:rtl w:val="0"/>
                        <w:rPrChange w:author="DANLUIS ENRIQUE ROMANI MORA" w:id="22" w:date="2025-11-10T18:53:58Z">
                          <w:rPr>
                            <w:rFonts w:ascii="Consolas" w:cs="Consolas" w:eastAsia="Consolas" w:hAnsi="Consolas"/>
                            <w:sz w:val="21"/>
                            <w:szCs w:val="21"/>
                          </w:rPr>
                        </w:rPrChange>
                      </w:rPr>
                      <w:t xml:space="preserve">respuesta</w:t>
                    </w:r>
                  </w:sdtContent>
                </w:sdt>
                <w:sdt>
                  <w:sdtPr>
                    <w:id w:val="1591239056"/>
                    <w:tag w:val="goog_rdk_337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424815345"/>
                    <w:tag w:val="goog_rdk_3379"/>
                  </w:sdtPr>
                  <w:sdtContent>
                    <w:r w:rsidDel="00000000" w:rsidR="00000000" w:rsidRPr="00000000">
                      <w:rPr>
                        <w:rFonts w:ascii="Consolas" w:cs="Consolas" w:eastAsia="Consolas" w:hAnsi="Consolas"/>
                        <w:color w:val="82d2ce"/>
                        <w:sz w:val="21"/>
                        <w:szCs w:val="21"/>
                        <w:rtl w:val="0"/>
                        <w:rPrChange w:author="DANLUIS ENRIQUE ROMANI MORA" w:id="22" w:date="2025-11-10T18:53:58Z">
                          <w:rPr>
                            <w:rFonts w:ascii="Consolas" w:cs="Consolas" w:eastAsia="Consolas" w:hAnsi="Consolas"/>
                            <w:sz w:val="21"/>
                            <w:szCs w:val="21"/>
                          </w:rPr>
                        </w:rPrChange>
                      </w:rPr>
                      <w:t xml:space="preserve">=&gt;</w:t>
                    </w:r>
                  </w:sdtContent>
                </w:sdt>
                <w:sdt>
                  <w:sdtPr>
                    <w:id w:val="-2086817757"/>
                    <w:tag w:val="goog_rdk_338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ins>
            </w:sdtContent>
          </w:sdt>
        </w:p>
      </w:sdtContent>
    </w:sdt>
    <w:sdt>
      <w:sdtPr>
        <w:id w:val="2009326018"/>
        <w:tag w:val="goog_rdk_3384"/>
      </w:sdtPr>
      <w:sdtContent>
        <w:p w:rsidR="00000000" w:rsidDel="00000000" w:rsidP="00000000" w:rsidRDefault="00000000" w:rsidRPr="00000000" w14:paraId="0000057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714192116"/>
              <w:tag w:val="goog_rdk_3382"/>
            </w:sdtPr>
            <w:sdtContent>
              <w:ins w:author="DANLUIS ENRIQUE ROMANI MORA" w:id="21" w:date="2025-11-10T18:53:58Z"/>
              <w:sdt>
                <w:sdtPr>
                  <w:id w:val="241876211"/>
                  <w:tag w:val="goog_rdk_3383"/>
                </w:sdtPr>
                <w:sdtContent>
                  <w:ins w:author="DANLUIS ENRIQUE ROMANI MORA" w:id="21" w:date="2025-11-10T18:53:58Z">
                    <w:r w:rsidDel="00000000" w:rsidR="00000000" w:rsidRPr="00000000">
                      <w:rPr>
                        <w:rtl w:val="0"/>
                      </w:rPr>
                    </w:r>
                  </w:ins>
                </w:sdtContent>
              </w:sdt>
              <w:ins w:author="DANLUIS ENRIQUE ROMANI MORA" w:id="21" w:date="2025-11-10T18:53:58Z"/>
            </w:sdtContent>
          </w:sdt>
        </w:p>
      </w:sdtContent>
    </w:sdt>
    <w:sdt>
      <w:sdtPr>
        <w:id w:val="141762799"/>
        <w:tag w:val="goog_rdk_3388"/>
      </w:sdtPr>
      <w:sdtContent>
        <w:p w:rsidR="00000000" w:rsidDel="00000000" w:rsidP="00000000" w:rsidRDefault="00000000" w:rsidRPr="00000000" w14:paraId="0000057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i w:val="1"/>
              <w:iCs w:val="1"/>
              <w:color w:val="ffffff"/>
              <w:sz w:val="21"/>
              <w:szCs w:val="21"/>
              <w:rPrChange w:author="DANLUIS ENRIQUE ROMANI MORA" w:id="22" w:date="2025-11-10T18:53:58Z">
                <w:rPr>
                  <w:rFonts w:ascii="Consolas" w:cs="Consolas" w:eastAsia="Consolas" w:hAnsi="Consolas"/>
                  <w:sz w:val="21"/>
                  <w:szCs w:val="21"/>
                </w:rPr>
              </w:rPrChange>
            </w:rPr>
          </w:pPr>
          <w:sdt>
            <w:sdtPr>
              <w:id w:val="1660559330"/>
              <w:tag w:val="goog_rdk_3385"/>
            </w:sdtPr>
            <w:sdtContent>
              <w:ins w:author="DANLUIS ENRIQUE ROMANI MORA" w:id="21" w:date="2025-11-10T18:53:58Z"/>
              <w:sdt>
                <w:sdtPr>
                  <w:id w:val="1006570780"/>
                  <w:tag w:val="goog_rdk_3386"/>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091214360"/>
                    <w:tag w:val="goog_rdk_3387"/>
                  </w:sdtPr>
                  <w:sdtContent>
                    <w:r w:rsidDel="00000000" w:rsidR="00000000" w:rsidRPr="00000000">
                      <w:rPr>
                        <w:rFonts w:ascii="Consolas" w:cs="Consolas" w:eastAsia="Consolas" w:hAnsi="Consolas"/>
                        <w:i w:val="1"/>
                        <w:iCs w:val="1"/>
                        <w:color w:val="ffffff"/>
                        <w:sz w:val="21"/>
                        <w:szCs w:val="21"/>
                        <w:rtl w:val="0"/>
                        <w:rPrChange w:author="DANLUIS ENRIQUE ROMANI MORA" w:id="22" w:date="2025-11-10T18:53:58Z">
                          <w:rPr>
                            <w:rFonts w:ascii="Consolas" w:cs="Consolas" w:eastAsia="Consolas" w:hAnsi="Consolas"/>
                            <w:sz w:val="21"/>
                            <w:szCs w:val="21"/>
                          </w:rPr>
                        </w:rPrChange>
                      </w:rPr>
                      <w:t xml:space="preserve">// Quitar loader</w:t>
                    </w:r>
                  </w:sdtContent>
                </w:sdt>
              </w:ins>
            </w:sdtContent>
          </w:sdt>
        </w:p>
      </w:sdtContent>
    </w:sdt>
    <w:sdt>
      <w:sdtPr>
        <w:id w:val="1203027734"/>
        <w:tag w:val="goog_rdk_3415"/>
      </w:sdtPr>
      <w:sdtContent>
        <w:p w:rsidR="00000000" w:rsidDel="00000000" w:rsidP="00000000" w:rsidRDefault="00000000" w:rsidRPr="00000000" w14:paraId="0000057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946567173"/>
              <w:tag w:val="goog_rdk_3389"/>
            </w:sdtPr>
            <w:sdtContent>
              <w:ins w:author="DANLUIS ENRIQUE ROMANI MORA" w:id="21" w:date="2025-11-10T18:53:58Z"/>
              <w:sdt>
                <w:sdtPr>
                  <w:id w:val="-1144172331"/>
                  <w:tag w:val="goog_rdk_3390"/>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006817946"/>
                    <w:tag w:val="goog_rdk_3391"/>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613268084"/>
                    <w:tag w:val="goog_rdk_339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640462976"/>
                    <w:tag w:val="goog_rdk_3393"/>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mensajes</w:t>
                    </w:r>
                  </w:sdtContent>
                </w:sdt>
                <w:sdt>
                  <w:sdtPr>
                    <w:id w:val="-1149972981"/>
                    <w:tag w:val="goog_rdk_339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587376314"/>
                    <w:tag w:val="goog_rdk_3395"/>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822094464"/>
                    <w:tag w:val="goog_rdk_339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562755029"/>
                    <w:tag w:val="goog_rdk_3397"/>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478433905"/>
                    <w:tag w:val="goog_rdk_339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433809702"/>
                    <w:tag w:val="goog_rdk_3399"/>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mensajes</w:t>
                    </w:r>
                  </w:sdtContent>
                </w:sdt>
                <w:sdt>
                  <w:sdtPr>
                    <w:id w:val="-1836835749"/>
                    <w:tag w:val="goog_rdk_340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587804483"/>
                    <w:tag w:val="goog_rdk_3401"/>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filter</w:t>
                    </w:r>
                  </w:sdtContent>
                </w:sdt>
                <w:sdt>
                  <w:sdtPr>
                    <w:id w:val="1180465577"/>
                    <w:tag w:val="goog_rdk_340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541534919"/>
                    <w:tag w:val="goog_rdk_3403"/>
                  </w:sdtPr>
                  <w:sdtContent>
                    <w:r w:rsidDel="00000000" w:rsidR="00000000" w:rsidRPr="00000000">
                      <w:rPr>
                        <w:rFonts w:ascii="Consolas" w:cs="Consolas" w:eastAsia="Consolas" w:hAnsi="Consolas"/>
                        <w:i w:val="1"/>
                        <w:iCs w:val="1"/>
                        <w:color w:val="d6d6dd"/>
                        <w:sz w:val="21"/>
                        <w:szCs w:val="21"/>
                        <w:rtl w:val="0"/>
                        <w:rPrChange w:author="DANLUIS ENRIQUE ROMANI MORA" w:id="22" w:date="2025-11-10T18:53:58Z">
                          <w:rPr>
                            <w:rFonts w:ascii="Consolas" w:cs="Consolas" w:eastAsia="Consolas" w:hAnsi="Consolas"/>
                            <w:sz w:val="21"/>
                            <w:szCs w:val="21"/>
                          </w:rPr>
                        </w:rPrChange>
                      </w:rPr>
                      <w:t xml:space="preserve">m</w:t>
                    </w:r>
                  </w:sdtContent>
                </w:sdt>
                <w:sdt>
                  <w:sdtPr>
                    <w:id w:val="-307209029"/>
                    <w:tag w:val="goog_rdk_340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486922995"/>
                    <w:tag w:val="goog_rdk_3405"/>
                  </w:sdtPr>
                  <w:sdtContent>
                    <w:r w:rsidDel="00000000" w:rsidR="00000000" w:rsidRPr="00000000">
                      <w:rPr>
                        <w:rFonts w:ascii="Consolas" w:cs="Consolas" w:eastAsia="Consolas" w:hAnsi="Consolas"/>
                        <w:color w:val="82d2ce"/>
                        <w:sz w:val="21"/>
                        <w:szCs w:val="21"/>
                        <w:rtl w:val="0"/>
                        <w:rPrChange w:author="DANLUIS ENRIQUE ROMANI MORA" w:id="22" w:date="2025-11-10T18:53:58Z">
                          <w:rPr>
                            <w:rFonts w:ascii="Consolas" w:cs="Consolas" w:eastAsia="Consolas" w:hAnsi="Consolas"/>
                            <w:sz w:val="21"/>
                            <w:szCs w:val="21"/>
                          </w:rPr>
                        </w:rPrChange>
                      </w:rPr>
                      <w:t xml:space="preserve">=&gt;</w:t>
                    </w:r>
                  </w:sdtContent>
                </w:sdt>
                <w:sdt>
                  <w:sdtPr>
                    <w:id w:val="1986649209"/>
                    <w:tag w:val="goog_rdk_340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135057770"/>
                    <w:tag w:val="goog_rdk_3407"/>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m</w:t>
                    </w:r>
                  </w:sdtContent>
                </w:sdt>
                <w:sdt>
                  <w:sdtPr>
                    <w:id w:val="803398291"/>
                    <w:tag w:val="goog_rdk_340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787334229"/>
                    <w:tag w:val="goog_rdk_3409"/>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emisor</w:t>
                    </w:r>
                  </w:sdtContent>
                </w:sdt>
                <w:sdt>
                  <w:sdtPr>
                    <w:id w:val="-837223088"/>
                    <w:tag w:val="goog_rdk_341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287829806"/>
                    <w:tag w:val="goog_rdk_3411"/>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2146772061"/>
                    <w:tag w:val="goog_rdk_341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406224768"/>
                    <w:tag w:val="goog_rdk_3413"/>
                  </w:sdtPr>
                  <w:sdtContent>
                    <w:r w:rsidDel="00000000" w:rsidR="00000000" w:rsidRPr="00000000">
                      <w:rPr>
                        <w:rFonts w:ascii="Consolas" w:cs="Consolas" w:eastAsia="Consolas" w:hAnsi="Consolas"/>
                        <w:color w:val="e394dc"/>
                        <w:sz w:val="21"/>
                        <w:szCs w:val="21"/>
                        <w:rtl w:val="0"/>
                        <w:rPrChange w:author="DANLUIS ENRIQUE ROMANI MORA" w:id="22" w:date="2025-11-10T18:53:58Z">
                          <w:rPr>
                            <w:rFonts w:ascii="Consolas" w:cs="Consolas" w:eastAsia="Consolas" w:hAnsi="Consolas"/>
                            <w:sz w:val="21"/>
                            <w:szCs w:val="21"/>
                          </w:rPr>
                        </w:rPrChange>
                      </w:rPr>
                      <w:t xml:space="preserve">'loader'</w:t>
                    </w:r>
                  </w:sdtContent>
                </w:sdt>
                <w:sdt>
                  <w:sdtPr>
                    <w:id w:val="-1729525650"/>
                    <w:tag w:val="goog_rdk_341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304653955"/>
        <w:tag w:val="goog_rdk_3424"/>
      </w:sdtPr>
      <w:sdtContent>
        <w:p w:rsidR="00000000" w:rsidDel="00000000" w:rsidP="00000000" w:rsidRDefault="00000000" w:rsidRPr="00000000" w14:paraId="0000057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299461400"/>
              <w:tag w:val="goog_rdk_3416"/>
            </w:sdtPr>
            <w:sdtContent>
              <w:ins w:author="DANLUIS ENRIQUE ROMANI MORA" w:id="21" w:date="2025-11-10T18:53:58Z"/>
              <w:sdt>
                <w:sdtPr>
                  <w:id w:val="-784670438"/>
                  <w:tag w:val="goog_rdk_3417"/>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252159122"/>
                    <w:tag w:val="goog_rdk_3418"/>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329618266"/>
                    <w:tag w:val="goog_rdk_3419"/>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234581440"/>
                    <w:tag w:val="goog_rdk_3420"/>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cargando</w:t>
                    </w:r>
                  </w:sdtContent>
                </w:sdt>
                <w:sdt>
                  <w:sdtPr>
                    <w:id w:val="1672216855"/>
                    <w:tag w:val="goog_rdk_342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063525481"/>
                    <w:tag w:val="goog_rdk_3422"/>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720104520"/>
                    <w:tag w:val="goog_rdk_3423"/>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false;</w:t>
                    </w:r>
                  </w:sdtContent>
                </w:sdt>
              </w:ins>
            </w:sdtContent>
          </w:sdt>
        </w:p>
      </w:sdtContent>
    </w:sdt>
    <w:sdt>
      <w:sdtPr>
        <w:id w:val="553505402"/>
        <w:tag w:val="goog_rdk_3427"/>
      </w:sdtPr>
      <w:sdtContent>
        <w:p w:rsidR="00000000" w:rsidDel="00000000" w:rsidP="00000000" w:rsidRDefault="00000000" w:rsidRPr="00000000" w14:paraId="0000057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85553470"/>
              <w:tag w:val="goog_rdk_3425"/>
            </w:sdtPr>
            <w:sdtContent>
              <w:ins w:author="DANLUIS ENRIQUE ROMANI MORA" w:id="21" w:date="2025-11-10T18:53:58Z"/>
              <w:sdt>
                <w:sdtPr>
                  <w:id w:val="-1222611635"/>
                  <w:tag w:val="goog_rdk_3426"/>
                </w:sdtPr>
                <w:sdtContent>
                  <w:ins w:author="DANLUIS ENRIQUE ROMANI MORA" w:id="21" w:date="2025-11-10T18:53:58Z">
                    <w:r w:rsidDel="00000000" w:rsidR="00000000" w:rsidRPr="00000000">
                      <w:rPr>
                        <w:rtl w:val="0"/>
                      </w:rPr>
                    </w:r>
                  </w:ins>
                </w:sdtContent>
              </w:sdt>
              <w:ins w:author="DANLUIS ENRIQUE ROMANI MORA" w:id="21" w:date="2025-11-10T18:53:58Z"/>
            </w:sdtContent>
          </w:sdt>
        </w:p>
      </w:sdtContent>
    </w:sdt>
    <w:sdt>
      <w:sdtPr>
        <w:id w:val="-406052784"/>
        <w:tag w:val="goog_rdk_3436"/>
      </w:sdtPr>
      <w:sdtContent>
        <w:p w:rsidR="00000000" w:rsidDel="00000000" w:rsidP="00000000" w:rsidRDefault="00000000" w:rsidRPr="00000000" w14:paraId="0000057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299912956"/>
              <w:tag w:val="goog_rdk_3428"/>
            </w:sdtPr>
            <w:sdtContent>
              <w:ins w:author="DANLUIS ENRIQUE ROMANI MORA" w:id="21" w:date="2025-11-10T18:53:58Z"/>
              <w:sdt>
                <w:sdtPr>
                  <w:id w:val="1093193440"/>
                  <w:tag w:val="goog_rdk_3429"/>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151060532"/>
                    <w:tag w:val="goog_rdk_3430"/>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697276413"/>
                    <w:tag w:val="goog_rdk_343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567230774"/>
                    <w:tag w:val="goog_rdk_3432"/>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mensajes</w:t>
                    </w:r>
                  </w:sdtContent>
                </w:sdt>
                <w:sdt>
                  <w:sdtPr>
                    <w:id w:val="988380168"/>
                    <w:tag w:val="goog_rdk_3433"/>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310765358"/>
                    <w:tag w:val="goog_rdk_3434"/>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push</w:t>
                    </w:r>
                  </w:sdtContent>
                </w:sdt>
                <w:sdt>
                  <w:sdtPr>
                    <w:id w:val="-2020984484"/>
                    <w:tag w:val="goog_rdk_3435"/>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292058538"/>
        <w:tag w:val="goog_rdk_3447"/>
      </w:sdtPr>
      <w:sdtContent>
        <w:p w:rsidR="00000000" w:rsidDel="00000000" w:rsidP="00000000" w:rsidRDefault="00000000" w:rsidRPr="00000000" w14:paraId="0000057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311077773"/>
              <w:tag w:val="goog_rdk_3437"/>
            </w:sdtPr>
            <w:sdtContent>
              <w:ins w:author="DANLUIS ENRIQUE ROMANI MORA" w:id="21" w:date="2025-11-10T18:53:58Z"/>
              <w:sdt>
                <w:sdtPr>
                  <w:id w:val="-693593951"/>
                  <w:tag w:val="goog_rdk_3438"/>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2055648638"/>
                    <w:tag w:val="goog_rdk_3439"/>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texto:</w:t>
                    </w:r>
                  </w:sdtContent>
                </w:sdt>
                <w:sdt>
                  <w:sdtPr>
                    <w:id w:val="1182522125"/>
                    <w:tag w:val="goog_rdk_344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773067402"/>
                    <w:tag w:val="goog_rdk_3441"/>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529927077"/>
                    <w:tag w:val="goog_rdk_344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771746910"/>
                    <w:tag w:val="goog_rdk_3443"/>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sanitizer</w:t>
                    </w:r>
                  </w:sdtContent>
                </w:sdt>
                <w:sdt>
                  <w:sdtPr>
                    <w:id w:val="-1985452622"/>
                    <w:tag w:val="goog_rdk_344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611407244"/>
                    <w:tag w:val="goog_rdk_3445"/>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bypassSecurityTrustHtml</w:t>
                    </w:r>
                  </w:sdtContent>
                </w:sdt>
                <w:sdt>
                  <w:sdtPr>
                    <w:id w:val="709948995"/>
                    <w:tag w:val="goog_rdk_344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1268714971"/>
        <w:tag w:val="goog_rdk_3458"/>
      </w:sdtPr>
      <w:sdtContent>
        <w:p w:rsidR="00000000" w:rsidDel="00000000" w:rsidP="00000000" w:rsidRDefault="00000000" w:rsidRPr="00000000" w14:paraId="0000057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256289648"/>
              <w:tag w:val="goog_rdk_3448"/>
            </w:sdtPr>
            <w:sdtContent>
              <w:ins w:author="DANLUIS ENRIQUE ROMANI MORA" w:id="21" w:date="2025-11-10T18:53:58Z"/>
              <w:sdt>
                <w:sdtPr>
                  <w:id w:val="243667674"/>
                  <w:tag w:val="goog_rdk_3449"/>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602198634"/>
                    <w:tag w:val="goog_rdk_3450"/>
                  </w:sdtPr>
                  <w:sdtContent>
                    <w:r w:rsidDel="00000000" w:rsidR="00000000" w:rsidRPr="00000000">
                      <w:rPr>
                        <w:rFonts w:ascii="Consolas" w:cs="Consolas" w:eastAsia="Consolas" w:hAnsi="Consolas"/>
                        <w:color w:val="c1808a"/>
                        <w:sz w:val="21"/>
                        <w:szCs w:val="21"/>
                        <w:rtl w:val="0"/>
                        <w:rPrChange w:author="DANLUIS ENRIQUE ROMANI MORA" w:id="22" w:date="2025-11-10T18:53:58Z">
                          <w:rPr>
                            <w:rFonts w:ascii="Consolas" w:cs="Consolas" w:eastAsia="Consolas" w:hAnsi="Consolas"/>
                            <w:sz w:val="21"/>
                            <w:szCs w:val="21"/>
                          </w:rPr>
                        </w:rPrChange>
                      </w:rPr>
                      <w:t xml:space="preserve">this</w:t>
                    </w:r>
                  </w:sdtContent>
                </w:sdt>
                <w:sdt>
                  <w:sdtPr>
                    <w:id w:val="1593764648"/>
                    <w:tag w:val="goog_rdk_3451"/>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996175726"/>
                    <w:tag w:val="goog_rdk_3452"/>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formatearTexto</w:t>
                    </w:r>
                  </w:sdtContent>
                </w:sdt>
                <w:sdt>
                  <w:sdtPr>
                    <w:id w:val="-369674519"/>
                    <w:tag w:val="goog_rdk_3453"/>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925770713"/>
                    <w:tag w:val="goog_rdk_3454"/>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respuesta</w:t>
                    </w:r>
                  </w:sdtContent>
                </w:sdt>
                <w:sdt>
                  <w:sdtPr>
                    <w:id w:val="-1059055930"/>
                    <w:tag w:val="goog_rdk_3455"/>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832984322"/>
                    <w:tag w:val="goog_rdk_3456"/>
                  </w:sdtPr>
                  <w:sdtContent>
                    <w:r w:rsidDel="00000000" w:rsidR="00000000" w:rsidRPr="00000000">
                      <w:rPr>
                        <w:rFonts w:ascii="Consolas" w:cs="Consolas" w:eastAsia="Consolas" w:hAnsi="Consolas"/>
                        <w:color w:val="aa9bf5"/>
                        <w:sz w:val="21"/>
                        <w:szCs w:val="21"/>
                        <w:rtl w:val="0"/>
                        <w:rPrChange w:author="DANLUIS ENRIQUE ROMANI MORA" w:id="22" w:date="2025-11-10T18:53:58Z">
                          <w:rPr>
                            <w:rFonts w:ascii="Consolas" w:cs="Consolas" w:eastAsia="Consolas" w:hAnsi="Consolas"/>
                            <w:sz w:val="21"/>
                            <w:szCs w:val="21"/>
                          </w:rPr>
                        </w:rPrChange>
                      </w:rPr>
                      <w:t xml:space="preserve">contenido</w:t>
                    </w:r>
                  </w:sdtContent>
                </w:sdt>
                <w:sdt>
                  <w:sdtPr>
                    <w:id w:val="1951319541"/>
                    <w:tag w:val="goog_rdk_3457"/>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992318667"/>
        <w:tag w:val="goog_rdk_3461"/>
      </w:sdtPr>
      <w:sdtContent>
        <w:p w:rsidR="00000000" w:rsidDel="00000000" w:rsidP="00000000" w:rsidRDefault="00000000" w:rsidRPr="00000000" w14:paraId="0000057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949587817"/>
              <w:tag w:val="goog_rdk_3459"/>
            </w:sdtPr>
            <w:sdtContent>
              <w:ins w:author="DANLUIS ENRIQUE ROMANI MORA" w:id="21" w:date="2025-11-10T18:53:58Z"/>
              <w:sdt>
                <w:sdtPr>
                  <w:id w:val="-950277722"/>
                  <w:tag w:val="goog_rdk_3460"/>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Content>
          </w:sdt>
        </w:p>
      </w:sdtContent>
    </w:sdt>
    <w:sdt>
      <w:sdtPr>
        <w:id w:val="-484197112"/>
        <w:tag w:val="goog_rdk_3467"/>
      </w:sdtPr>
      <w:sdtContent>
        <w:p w:rsidR="00000000" w:rsidDel="00000000" w:rsidP="00000000" w:rsidRDefault="00000000" w:rsidRPr="00000000" w14:paraId="0000057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e394dc"/>
              <w:sz w:val="21"/>
              <w:szCs w:val="21"/>
              <w:rPrChange w:author="DANLUIS ENRIQUE ROMANI MORA" w:id="22" w:date="2025-11-10T18:53:58Z">
                <w:rPr>
                  <w:rFonts w:ascii="Consolas" w:cs="Consolas" w:eastAsia="Consolas" w:hAnsi="Consolas"/>
                  <w:sz w:val="21"/>
                  <w:szCs w:val="21"/>
                </w:rPr>
              </w:rPrChange>
            </w:rPr>
          </w:pPr>
          <w:sdt>
            <w:sdtPr>
              <w:id w:val="1992114500"/>
              <w:tag w:val="goog_rdk_3462"/>
            </w:sdtPr>
            <w:sdtContent>
              <w:ins w:author="DANLUIS ENRIQUE ROMANI MORA" w:id="21" w:date="2025-11-10T18:53:58Z"/>
              <w:sdt>
                <w:sdtPr>
                  <w:id w:val="-188338248"/>
                  <w:tag w:val="goog_rdk_3463"/>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613804751"/>
                    <w:tag w:val="goog_rdk_3464"/>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emisor:</w:t>
                    </w:r>
                  </w:sdtContent>
                </w:sdt>
                <w:sdt>
                  <w:sdtPr>
                    <w:id w:val="-1080589827"/>
                    <w:tag w:val="goog_rdk_3465"/>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506330977"/>
                    <w:tag w:val="goog_rdk_3466"/>
                  </w:sdtPr>
                  <w:sdtContent>
                    <w:r w:rsidDel="00000000" w:rsidR="00000000" w:rsidRPr="00000000">
                      <w:rPr>
                        <w:rFonts w:ascii="Consolas" w:cs="Consolas" w:eastAsia="Consolas" w:hAnsi="Consolas"/>
                        <w:color w:val="e394dc"/>
                        <w:sz w:val="21"/>
                        <w:szCs w:val="21"/>
                        <w:rtl w:val="0"/>
                        <w:rPrChange w:author="DANLUIS ENRIQUE ROMANI MORA" w:id="22" w:date="2025-11-10T18:53:58Z">
                          <w:rPr>
                            <w:rFonts w:ascii="Consolas" w:cs="Consolas" w:eastAsia="Consolas" w:hAnsi="Consolas"/>
                            <w:sz w:val="21"/>
                            <w:szCs w:val="21"/>
                          </w:rPr>
                        </w:rPrChange>
                      </w:rPr>
                      <w:t xml:space="preserve">'bot'</w:t>
                    </w:r>
                  </w:sdtContent>
                </w:sdt>
              </w:ins>
            </w:sdtContent>
          </w:sdt>
        </w:p>
      </w:sdtContent>
    </w:sdt>
    <w:sdt>
      <w:sdtPr>
        <w:id w:val="-1254373405"/>
        <w:tag w:val="goog_rdk_3470"/>
      </w:sdtPr>
      <w:sdtContent>
        <w:p w:rsidR="00000000" w:rsidDel="00000000" w:rsidP="00000000" w:rsidRDefault="00000000" w:rsidRPr="00000000" w14:paraId="0000057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34308266"/>
              <w:tag w:val="goog_rdk_3468"/>
            </w:sdtPr>
            <w:sdtContent>
              <w:ins w:author="DANLUIS ENRIQUE ROMANI MORA" w:id="21" w:date="2025-11-10T18:53:58Z"/>
              <w:sdt>
                <w:sdtPr>
                  <w:id w:val="19322736"/>
                  <w:tag w:val="goog_rdk_3469"/>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Content>
          </w:sdt>
        </w:p>
      </w:sdtContent>
    </w:sdt>
    <w:sdt>
      <w:sdtPr>
        <w:id w:val="-2095277082"/>
        <w:tag w:val="goog_rdk_3473"/>
      </w:sdtPr>
      <w:sdtContent>
        <w:p w:rsidR="00000000" w:rsidDel="00000000" w:rsidP="00000000" w:rsidRDefault="00000000" w:rsidRPr="00000000" w14:paraId="0000057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105250629"/>
              <w:tag w:val="goog_rdk_3471"/>
            </w:sdtPr>
            <w:sdtContent>
              <w:ins w:author="DANLUIS ENRIQUE ROMANI MORA" w:id="21" w:date="2025-11-10T18:53:58Z"/>
              <w:sdt>
                <w:sdtPr>
                  <w:id w:val="933774470"/>
                  <w:tag w:val="goog_rdk_3472"/>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Content>
          </w:sdt>
        </w:p>
      </w:sdtContent>
    </w:sdt>
    <w:sdt>
      <w:sdtPr>
        <w:id w:val="1535319527"/>
        <w:tag w:val="goog_rdk_3491"/>
      </w:sdtPr>
      <w:sdtContent>
        <w:p w:rsidR="00000000" w:rsidDel="00000000" w:rsidP="00000000" w:rsidRDefault="00000000" w:rsidRPr="00000000" w14:paraId="0000057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836617583"/>
              <w:tag w:val="goog_rdk_3474"/>
            </w:sdtPr>
            <w:sdtContent>
              <w:ins w:author="DANLUIS ENRIQUE ROMANI MORA" w:id="21" w:date="2025-11-10T18:53:58Z"/>
              <w:sdt>
                <w:sdtPr>
                  <w:id w:val="942484714"/>
                  <w:tag w:val="goog_rdk_3475"/>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
                  <w:sdtPr>
                    <w:id w:val="1110459673"/>
                    <w:tag w:val="goog_rdk_3476"/>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error</w:t>
                    </w:r>
                  </w:sdtContent>
                </w:sdt>
                <w:sdt>
                  <w:sdtPr>
                    <w:id w:val="37092529"/>
                    <w:tag w:val="goog_rdk_3477"/>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365424279"/>
                    <w:tag w:val="goog_rdk_347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1667684612"/>
                    <w:tag w:val="goog_rdk_3479"/>
                  </w:sdtPr>
                  <w:sdtContent>
                    <w:r w:rsidDel="00000000" w:rsidR="00000000" w:rsidRPr="00000000">
                      <w:rPr>
                        <w:rFonts w:ascii="Consolas" w:cs="Consolas" w:eastAsia="Consolas" w:hAnsi="Consolas"/>
                        <w:i w:val="1"/>
                        <w:iCs w:val="1"/>
                        <w:color w:val="d6d6dd"/>
                        <w:sz w:val="21"/>
                        <w:szCs w:val="21"/>
                        <w:rtl w:val="0"/>
                        <w:rPrChange w:author="DANLUIS ENRIQUE ROMANI MORA" w:id="22" w:date="2025-11-10T18:53:58Z">
                          <w:rPr>
                            <w:rFonts w:ascii="Consolas" w:cs="Consolas" w:eastAsia="Consolas" w:hAnsi="Consolas"/>
                            <w:sz w:val="21"/>
                            <w:szCs w:val="21"/>
                          </w:rPr>
                        </w:rPrChange>
                      </w:rPr>
                      <w:t xml:space="preserve">err</w:t>
                    </w:r>
                  </w:sdtContent>
                </w:sdt>
                <w:sdt>
                  <w:sdtPr>
                    <w:id w:val="173401663"/>
                    <w:tag w:val="goog_rdk_348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961953859"/>
                    <w:tag w:val="goog_rdk_3481"/>
                  </w:sdtPr>
                  <w:sdtContent>
                    <w:r w:rsidDel="00000000" w:rsidR="00000000" w:rsidRPr="00000000">
                      <w:rPr>
                        <w:rFonts w:ascii="Consolas" w:cs="Consolas" w:eastAsia="Consolas" w:hAnsi="Consolas"/>
                        <w:color w:val="82d2ce"/>
                        <w:sz w:val="21"/>
                        <w:szCs w:val="21"/>
                        <w:rtl w:val="0"/>
                        <w:rPrChange w:author="DANLUIS ENRIQUE ROMANI MORA" w:id="22" w:date="2025-11-10T18:53:58Z">
                          <w:rPr>
                            <w:rFonts w:ascii="Consolas" w:cs="Consolas" w:eastAsia="Consolas" w:hAnsi="Consolas"/>
                            <w:sz w:val="21"/>
                            <w:szCs w:val="21"/>
                          </w:rPr>
                        </w:rPrChange>
                      </w:rPr>
                      <w:t xml:space="preserve">=&gt;</w:t>
                    </w:r>
                  </w:sdtContent>
                </w:sdt>
                <w:sdt>
                  <w:sdtPr>
                    <w:id w:val="-1654930771"/>
                    <w:tag w:val="goog_rdk_3482"/>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2097382718"/>
                    <w:tag w:val="goog_rdk_3483"/>
                  </w:sdtPr>
                  <w:sdtContent>
                    <w:r w:rsidDel="00000000" w:rsidR="00000000" w:rsidRPr="00000000">
                      <w:rPr>
                        <w:rFonts w:ascii="Consolas" w:cs="Consolas" w:eastAsia="Consolas" w:hAnsi="Consolas"/>
                        <w:color w:val="d6d6dd"/>
                        <w:sz w:val="21"/>
                        <w:szCs w:val="21"/>
                        <w:rtl w:val="0"/>
                        <w:rPrChange w:author="DANLUIS ENRIQUE ROMANI MORA" w:id="22" w:date="2025-11-10T18:53:58Z">
                          <w:rPr>
                            <w:rFonts w:ascii="Consolas" w:cs="Consolas" w:eastAsia="Consolas" w:hAnsi="Consolas"/>
                            <w:sz w:val="21"/>
                            <w:szCs w:val="21"/>
                          </w:rPr>
                        </w:rPrChange>
                      </w:rPr>
                      <w:t xml:space="preserve">console</w:t>
                    </w:r>
                  </w:sdtContent>
                </w:sdt>
                <w:sdt>
                  <w:sdtPr>
                    <w:id w:val="1677343673"/>
                    <w:tag w:val="goog_rdk_3484"/>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403592054"/>
                    <w:tag w:val="goog_rdk_3485"/>
                  </w:sdtPr>
                  <w:sdtContent>
                    <w:r w:rsidDel="00000000" w:rsidR="00000000" w:rsidRPr="00000000">
                      <w:rPr>
                        <w:rFonts w:ascii="Consolas" w:cs="Consolas" w:eastAsia="Consolas" w:hAnsi="Consolas"/>
                        <w:color w:val="efb080"/>
                        <w:sz w:val="21"/>
                        <w:szCs w:val="21"/>
                        <w:rtl w:val="0"/>
                        <w:rPrChange w:author="DANLUIS ENRIQUE ROMANI MORA" w:id="22" w:date="2025-11-10T18:53:58Z">
                          <w:rPr>
                            <w:rFonts w:ascii="Consolas" w:cs="Consolas" w:eastAsia="Consolas" w:hAnsi="Consolas"/>
                            <w:sz w:val="21"/>
                            <w:szCs w:val="21"/>
                          </w:rPr>
                        </w:rPrChange>
                      </w:rPr>
                      <w:t xml:space="preserve">error</w:t>
                    </w:r>
                  </w:sdtContent>
                </w:sdt>
                <w:sdt>
                  <w:sdtPr>
                    <w:id w:val="327764297"/>
                    <w:tag w:val="goog_rdk_3486"/>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sdt>
                  <w:sdtPr>
                    <w:id w:val="-1248021045"/>
                    <w:tag w:val="goog_rdk_3487"/>
                  </w:sdtPr>
                  <w:sdtContent>
                    <w:r w:rsidDel="00000000" w:rsidR="00000000" w:rsidRPr="00000000">
                      <w:rPr>
                        <w:rFonts w:ascii="Consolas" w:cs="Consolas" w:eastAsia="Consolas" w:hAnsi="Consolas"/>
                        <w:color w:val="e394dc"/>
                        <w:sz w:val="21"/>
                        <w:szCs w:val="21"/>
                        <w:rtl w:val="0"/>
                        <w:rPrChange w:author="DANLUIS ENRIQUE ROMANI MORA" w:id="22" w:date="2025-11-10T18:53:58Z">
                          <w:rPr>
                            <w:rFonts w:ascii="Consolas" w:cs="Consolas" w:eastAsia="Consolas" w:hAnsi="Consolas"/>
                            <w:sz w:val="21"/>
                            <w:szCs w:val="21"/>
                          </w:rPr>
                        </w:rPrChange>
                      </w:rPr>
                      <w:t xml:space="preserve">'Error al enviar mensaje:'</w:t>
                    </w:r>
                  </w:sdtContent>
                </w:sdt>
                <w:sdt>
                  <w:sdtPr>
                    <w:id w:val="2019501656"/>
                    <w:tag w:val="goog_rdk_3488"/>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sdtContent>
                </w:sdt>
                <w:sdt>
                  <w:sdtPr>
                    <w:id w:val="2121216498"/>
                    <w:tag w:val="goog_rdk_3489"/>
                  </w:sdtPr>
                  <w:sdtContent>
                    <w:r w:rsidDel="00000000" w:rsidR="00000000" w:rsidRPr="00000000">
                      <w:rPr>
                        <w:rFonts w:ascii="Consolas" w:cs="Consolas" w:eastAsia="Consolas" w:hAnsi="Consolas"/>
                        <w:color w:val="94c1fa"/>
                        <w:sz w:val="21"/>
                        <w:szCs w:val="21"/>
                        <w:rtl w:val="0"/>
                        <w:rPrChange w:author="DANLUIS ENRIQUE ROMANI MORA" w:id="22" w:date="2025-11-10T18:53:58Z">
                          <w:rPr>
                            <w:rFonts w:ascii="Consolas" w:cs="Consolas" w:eastAsia="Consolas" w:hAnsi="Consolas"/>
                            <w:sz w:val="21"/>
                            <w:szCs w:val="21"/>
                          </w:rPr>
                        </w:rPrChange>
                      </w:rPr>
                      <w:t xml:space="preserve">err</w:t>
                    </w:r>
                  </w:sdtContent>
                </w:sdt>
                <w:sdt>
                  <w:sdtPr>
                    <w:id w:val="872224037"/>
                    <w:tag w:val="goog_rdk_3490"/>
                  </w:sdtPr>
                  <w:sdtContent>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w:t>
                    </w:r>
                  </w:sdtContent>
                </w:sdt>
              </w:ins>
            </w:sdtContent>
          </w:sdt>
        </w:p>
      </w:sdtContent>
    </w:sdt>
    <w:sdt>
      <w:sdtPr>
        <w:id w:val="-317939401"/>
        <w:tag w:val="goog_rdk_3494"/>
      </w:sdtPr>
      <w:sdtContent>
        <w:p w:rsidR="00000000" w:rsidDel="00000000" w:rsidP="00000000" w:rsidRDefault="00000000" w:rsidRPr="00000000" w14:paraId="0000057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1" w:date="2025-11-10T18:53:58Z"/>
              <w:rFonts w:ascii="Consolas" w:cs="Consolas" w:eastAsia="Consolas" w:hAnsi="Consolas"/>
              <w:color w:val="d8dee9"/>
              <w:sz w:val="21"/>
              <w:szCs w:val="21"/>
              <w:rPrChange w:author="DANLUIS ENRIQUE ROMANI MORA" w:id="22" w:date="2025-11-10T18:53:58Z">
                <w:rPr>
                  <w:rFonts w:ascii="Consolas" w:cs="Consolas" w:eastAsia="Consolas" w:hAnsi="Consolas"/>
                  <w:sz w:val="21"/>
                  <w:szCs w:val="21"/>
                </w:rPr>
              </w:rPrChange>
            </w:rPr>
          </w:pPr>
          <w:sdt>
            <w:sdtPr>
              <w:id w:val="1599005911"/>
              <w:tag w:val="goog_rdk_3492"/>
            </w:sdtPr>
            <w:sdtContent>
              <w:ins w:author="DANLUIS ENRIQUE ROMANI MORA" w:id="21" w:date="2025-11-10T18:53:58Z"/>
              <w:sdt>
                <w:sdtPr>
                  <w:id w:val="-396813788"/>
                  <w:tag w:val="goog_rdk_3493"/>
                </w:sdtPr>
                <w:sdtContent>
                  <w:ins w:author="DANLUIS ENRIQUE ROMANI MORA" w:id="21" w:date="2025-11-10T18:53:58Z">
                    <w:r w:rsidDel="00000000" w:rsidR="00000000" w:rsidRPr="00000000">
                      <w:rPr>
                        <w:rFonts w:ascii="Consolas" w:cs="Consolas" w:eastAsia="Consolas" w:hAnsi="Consolas"/>
                        <w:color w:val="d8dee9"/>
                        <w:sz w:val="21"/>
                        <w:szCs w:val="21"/>
                        <w:rtl w:val="0"/>
                        <w:rPrChange w:author="DANLUIS ENRIQUE ROMANI MORA" w:id="22" w:date="2025-11-10T18:53:58Z">
                          <w:rPr>
                            <w:rFonts w:ascii="Consolas" w:cs="Consolas" w:eastAsia="Consolas" w:hAnsi="Consolas"/>
                            <w:sz w:val="21"/>
                            <w:szCs w:val="21"/>
                          </w:rPr>
                        </w:rPrChange>
                      </w:rPr>
                      <w:t xml:space="preserve">    });</w:t>
                    </w:r>
                  </w:ins>
                </w:sdtContent>
              </w:sdt>
              <w:ins w:author="DANLUIS ENRIQUE ROMANI MORA" w:id="21" w:date="2025-11-10T18:53:58Z"/>
            </w:sdtContent>
          </w:sdt>
        </w:p>
      </w:sdtContent>
    </w:sdt>
    <w:p w:rsidR="00000000" w:rsidDel="00000000" w:rsidP="00000000" w:rsidRDefault="00000000" w:rsidRPr="00000000" w14:paraId="0000057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7F">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80">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3.2.1: </w:t>
      </w:r>
      <w:r w:rsidDel="00000000" w:rsidR="00000000" w:rsidRPr="00000000">
        <w:rPr>
          <w:rFonts w:ascii="Times New Roman" w:cs="Times New Roman" w:eastAsia="Times New Roman" w:hAnsi="Times New Roman"/>
          <w:b w:val="1"/>
          <w:bCs w:val="1"/>
          <w:sz w:val="30"/>
          <w:szCs w:val="30"/>
          <w:rtl w:val="0"/>
        </w:rPr>
        <w:t xml:space="preserve">Guardar automáticamente mensajes y respuestas.</w:t>
      </w:r>
    </w:p>
    <w:sdt>
      <w:sdtPr>
        <w:id w:val="-2142993635"/>
        <w:tag w:val="goog_rdk_3513"/>
      </w:sdtPr>
      <w:sdtContent>
        <w:p w:rsidR="00000000" w:rsidDel="00000000" w:rsidP="00000000" w:rsidRDefault="00000000" w:rsidRPr="00000000" w14:paraId="00000581">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9840925"/>
              <w:tag w:val="goog_rdk_3495"/>
            </w:sdtPr>
            <w:sdtContent>
              <w:ins w:author="DANLUIS ENRIQUE ROMANI MORA" w:id="23" w:date="2025-11-10T18:54:17Z"/>
              <w:sdt>
                <w:sdtPr>
                  <w:id w:val="-397891311"/>
                  <w:tag w:val="goog_rdk_349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452866765"/>
                    <w:tag w:val="goog_rdk_3497"/>
                  </w:sdtPr>
                  <w:sdtContent>
                    <w:r w:rsidDel="00000000" w:rsidR="00000000" w:rsidRPr="00000000">
                      <w:rPr>
                        <w:rFonts w:ascii="Consolas" w:cs="Consolas" w:eastAsia="Consolas" w:hAnsi="Consolas"/>
                        <w:color w:val="82d2ce"/>
                        <w:sz w:val="21"/>
                        <w:szCs w:val="21"/>
                        <w:rtl w:val="0"/>
                        <w:rPrChange w:author="DANLUIS ENRIQUE ROMANI MORA" w:id="24" w:date="2025-11-10T18:54:17Z">
                          <w:rPr>
                            <w:rFonts w:ascii="Consolas" w:cs="Consolas" w:eastAsia="Consolas" w:hAnsi="Consolas"/>
                            <w:sz w:val="21"/>
                            <w:szCs w:val="21"/>
                          </w:rPr>
                        </w:rPrChange>
                      </w:rPr>
                      <w:t xml:space="preserve">public</w:t>
                    </w:r>
                  </w:sdtContent>
                </w:sdt>
                <w:sdt>
                  <w:sdtPr>
                    <w:id w:val="-2000358436"/>
                    <w:tag w:val="goog_rdk_3498"/>
                  </w:sdtPr>
                  <w:sdtContent>
                    <w:r w:rsidDel="00000000" w:rsidR="00000000" w:rsidRPr="00000000">
                      <w:rPr>
                        <w:rFonts w:ascii="Consolas" w:cs="Consolas" w:eastAsia="Consolas" w:hAnsi="Consolas"/>
                        <w:color w:val="aaa0fa"/>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286176688"/>
                    <w:tag w:val="goog_rdk_3499"/>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ChatMensajeDTO</w:t>
                    </w:r>
                  </w:sdtContent>
                </w:sdt>
                <w:sdt>
                  <w:sdtPr>
                    <w:id w:val="1012438330"/>
                    <w:tag w:val="goog_rdk_3500"/>
                  </w:sdtPr>
                  <w:sdtContent>
                    <w:r w:rsidDel="00000000" w:rsidR="00000000" w:rsidRPr="00000000">
                      <w:rPr>
                        <w:rFonts w:ascii="Consolas" w:cs="Consolas" w:eastAsia="Consolas" w:hAnsi="Consolas"/>
                        <w:color w:val="aaa0fa"/>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565812882"/>
                    <w:tag w:val="goog_rdk_3501"/>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crearMensaje</w:t>
                    </w:r>
                  </w:sdtContent>
                </w:sdt>
                <w:sdt>
                  <w:sdtPr>
                    <w:id w:val="188493156"/>
                    <w:tag w:val="goog_rdk_3502"/>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138540181"/>
                    <w:tag w:val="goog_rdk_3503"/>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Integer</w:t>
                    </w:r>
                  </w:sdtContent>
                </w:sdt>
                <w:sdt>
                  <w:sdtPr>
                    <w:id w:val="1815980290"/>
                    <w:tag w:val="goog_rdk_350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909161576"/>
                    <w:tag w:val="goog_rdk_3505"/>
                  </w:sdtPr>
                  <w:sdtContent>
                    <w:r w:rsidDel="00000000" w:rsidR="00000000" w:rsidRPr="00000000">
                      <w:rPr>
                        <w:rFonts w:ascii="Consolas" w:cs="Consolas" w:eastAsia="Consolas" w:hAnsi="Consolas"/>
                        <w:i w:val="1"/>
                        <w:iCs w:val="1"/>
                        <w:color w:val="d6d6dd"/>
                        <w:sz w:val="21"/>
                        <w:szCs w:val="21"/>
                        <w:rtl w:val="0"/>
                        <w:rPrChange w:author="DANLUIS ENRIQUE ROMANI MORA" w:id="24" w:date="2025-11-10T18:54:17Z">
                          <w:rPr>
                            <w:rFonts w:ascii="Consolas" w:cs="Consolas" w:eastAsia="Consolas" w:hAnsi="Consolas"/>
                            <w:sz w:val="21"/>
                            <w:szCs w:val="21"/>
                          </w:rPr>
                        </w:rPrChange>
                      </w:rPr>
                      <w:t xml:space="preserve">idSesion</w:t>
                    </w:r>
                  </w:sdtContent>
                </w:sdt>
                <w:sdt>
                  <w:sdtPr>
                    <w:id w:val="-395274398"/>
                    <w:tag w:val="goog_rdk_350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994751503"/>
                    <w:tag w:val="goog_rdk_350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CrearMensajeRequest</w:t>
                    </w:r>
                  </w:sdtContent>
                </w:sdt>
                <w:sdt>
                  <w:sdtPr>
                    <w:id w:val="-637308844"/>
                    <w:tag w:val="goog_rdk_350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9535823"/>
                    <w:tag w:val="goog_rdk_3509"/>
                  </w:sdtPr>
                  <w:sdtContent>
                    <w:r w:rsidDel="00000000" w:rsidR="00000000" w:rsidRPr="00000000">
                      <w:rPr>
                        <w:rFonts w:ascii="Consolas" w:cs="Consolas" w:eastAsia="Consolas" w:hAnsi="Consolas"/>
                        <w:i w:val="1"/>
                        <w:iCs w:val="1"/>
                        <w:color w:val="d6d6dd"/>
                        <w:sz w:val="21"/>
                        <w:szCs w:val="21"/>
                        <w:rtl w:val="0"/>
                        <w:rPrChange w:author="DANLUIS ENRIQUE ROMANI MORA" w:id="24" w:date="2025-11-10T18:54:17Z">
                          <w:rPr>
                            <w:rFonts w:ascii="Consolas" w:cs="Consolas" w:eastAsia="Consolas" w:hAnsi="Consolas"/>
                            <w:sz w:val="21"/>
                            <w:szCs w:val="21"/>
                          </w:rPr>
                        </w:rPrChange>
                      </w:rPr>
                      <w:t xml:space="preserve">request</w:t>
                    </w:r>
                  </w:sdtContent>
                </w:sdt>
                <w:sdt>
                  <w:sdtPr>
                    <w:id w:val="865295254"/>
                    <w:tag w:val="goog_rdk_351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647473726"/>
                    <w:tag w:val="goog_rdk_3511"/>
                  </w:sdtPr>
                  <w:sdtContent>
                    <w:r w:rsidDel="00000000" w:rsidR="00000000" w:rsidRPr="00000000">
                      <w:rPr>
                        <w:rFonts w:ascii="Consolas" w:cs="Consolas" w:eastAsia="Consolas" w:hAnsi="Consolas"/>
                        <w:color w:val="aaa0fa"/>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059239006"/>
                    <w:tag w:val="goog_rdk_3512"/>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826825813"/>
        <w:tag w:val="goog_rdk_3520"/>
      </w:sdtPr>
      <w:sdtContent>
        <w:p w:rsidR="00000000" w:rsidDel="00000000" w:rsidP="00000000" w:rsidRDefault="00000000" w:rsidRPr="00000000" w14:paraId="0000058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71921550"/>
              <w:tag w:val="goog_rdk_3514"/>
            </w:sdtPr>
            <w:sdtContent>
              <w:ins w:author="DANLUIS ENRIQUE ROMANI MORA" w:id="23" w:date="2025-11-10T18:54:17Z"/>
              <w:sdt>
                <w:sdtPr>
                  <w:id w:val="-1416374273"/>
                  <w:tag w:val="goog_rdk_351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150400421"/>
                    <w:tag w:val="goog_rdk_3516"/>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info</w:t>
                    </w:r>
                  </w:sdtContent>
                </w:sdt>
                <w:sdt>
                  <w:sdtPr>
                    <w:id w:val="1994409241"/>
                    <w:tag w:val="goog_rdk_351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093513892"/>
                    <w:tag w:val="goog_rdk_3518"/>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Entrada: Creando mensaje para sesión ID: {}"</w:t>
                    </w:r>
                  </w:sdtContent>
                </w:sdt>
                <w:sdt>
                  <w:sdtPr>
                    <w:id w:val="-70736636"/>
                    <w:tag w:val="goog_rdk_351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w:t>
                    </w:r>
                  </w:sdtContent>
                </w:sdt>
              </w:ins>
            </w:sdtContent>
          </w:sdt>
        </w:p>
      </w:sdtContent>
    </w:sdt>
    <w:sdt>
      <w:sdtPr>
        <w:id w:val="575560785"/>
        <w:tag w:val="goog_rdk_3523"/>
      </w:sdtPr>
      <w:sdtContent>
        <w:p w:rsidR="00000000" w:rsidDel="00000000" w:rsidP="00000000" w:rsidRDefault="00000000" w:rsidRPr="00000000" w14:paraId="0000058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23542481"/>
              <w:tag w:val="goog_rdk_3521"/>
            </w:sdtPr>
            <w:sdtContent>
              <w:ins w:author="DANLUIS ENRIQUE ROMANI MORA" w:id="23" w:date="2025-11-10T18:54:17Z"/>
              <w:sdt>
                <w:sdtPr>
                  <w:id w:val="1217018974"/>
                  <w:tag w:val="goog_rdk_352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40844743"/>
        <w:tag w:val="goog_rdk_3530"/>
      </w:sdtPr>
      <w:sdtContent>
        <w:p w:rsidR="00000000" w:rsidDel="00000000" w:rsidP="00000000" w:rsidRDefault="00000000" w:rsidRPr="00000000" w14:paraId="0000058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45626272"/>
              <w:tag w:val="goog_rdk_3524"/>
            </w:sdtPr>
            <w:sdtContent>
              <w:ins w:author="DANLUIS ENRIQUE ROMANI MORA" w:id="23" w:date="2025-11-10T18:54:17Z"/>
              <w:sdt>
                <w:sdtPr>
                  <w:id w:val="-269322476"/>
                  <w:tag w:val="goog_rdk_352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416136438"/>
                    <w:tag w:val="goog_rdk_3526"/>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ChatSesion</w:t>
                    </w:r>
                  </w:sdtContent>
                </w:sdt>
                <w:sdt>
                  <w:sdtPr>
                    <w:id w:val="-1158142490"/>
                    <w:tag w:val="goog_rdk_352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sesion = chatSesionRepository.</w:t>
                    </w:r>
                  </w:sdtContent>
                </w:sdt>
                <w:sdt>
                  <w:sdtPr>
                    <w:id w:val="-2029379511"/>
                    <w:tag w:val="goog_rdk_3528"/>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findById</w:t>
                    </w:r>
                  </w:sdtContent>
                </w:sdt>
                <w:sdt>
                  <w:sdtPr>
                    <w:id w:val="885597259"/>
                    <w:tag w:val="goog_rdk_352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(idSesion)</w:t>
                    </w:r>
                  </w:sdtContent>
                </w:sdt>
              </w:ins>
            </w:sdtContent>
          </w:sdt>
        </w:p>
      </w:sdtContent>
    </w:sdt>
    <w:sdt>
      <w:sdtPr>
        <w:id w:val="-1505238825"/>
        <w:tag w:val="goog_rdk_3543"/>
      </w:sdtPr>
      <w:sdtContent>
        <w:p w:rsidR="00000000" w:rsidDel="00000000" w:rsidP="00000000" w:rsidRDefault="00000000" w:rsidRPr="00000000" w14:paraId="0000058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97936052"/>
              <w:tag w:val="goog_rdk_3531"/>
            </w:sdtPr>
            <w:sdtContent>
              <w:ins w:author="DANLUIS ENRIQUE ROMANI MORA" w:id="23" w:date="2025-11-10T18:54:17Z"/>
              <w:sdt>
                <w:sdtPr>
                  <w:id w:val="-1503330177"/>
                  <w:tag w:val="goog_rdk_353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79838034"/>
                    <w:tag w:val="goog_rdk_3533"/>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orElseThrow</w:t>
                    </w:r>
                  </w:sdtContent>
                </w:sdt>
                <w:sdt>
                  <w:sdtPr>
                    <w:id w:val="-1036105541"/>
                    <w:tag w:val="goog_rdk_353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56619089"/>
                    <w:tag w:val="goog_rdk_3535"/>
                  </w:sdtPr>
                  <w:sdtContent>
                    <w:r w:rsidDel="00000000" w:rsidR="00000000" w:rsidRPr="00000000">
                      <w:rPr>
                        <w:rFonts w:ascii="Consolas" w:cs="Consolas" w:eastAsia="Consolas" w:hAnsi="Consolas"/>
                        <w:color w:val="82d2ce"/>
                        <w:sz w:val="21"/>
                        <w:szCs w:val="21"/>
                        <w:rtl w:val="0"/>
                        <w:rPrChange w:author="DANLUIS ENRIQUE ROMANI MORA" w:id="24" w:date="2025-11-10T18:54:17Z">
                          <w:rPr>
                            <w:rFonts w:ascii="Consolas" w:cs="Consolas" w:eastAsia="Consolas" w:hAnsi="Consolas"/>
                            <w:sz w:val="21"/>
                            <w:szCs w:val="21"/>
                          </w:rPr>
                        </w:rPrChange>
                      </w:rPr>
                      <w:t xml:space="preserve">-&gt;</w:t>
                    </w:r>
                  </w:sdtContent>
                </w:sdt>
                <w:sdt>
                  <w:sdtPr>
                    <w:id w:val="1581578981"/>
                    <w:tag w:val="goog_rdk_353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555416668"/>
                    <w:tag w:val="goog_rdk_3537"/>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new</w:t>
                    </w:r>
                  </w:sdtContent>
                </w:sdt>
                <w:sdt>
                  <w:sdtPr>
                    <w:id w:val="-1172865362"/>
                    <w:tag w:val="goog_rdk_353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982021999"/>
                    <w:tag w:val="goog_rdk_3539"/>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RuntimeException</w:t>
                    </w:r>
                  </w:sdtContent>
                </w:sdt>
                <w:sdt>
                  <w:sdtPr>
                    <w:id w:val="-736375518"/>
                    <w:tag w:val="goog_rdk_354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362243242"/>
                    <w:tag w:val="goog_rdk_3541"/>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"Sesión no encontrada"</w:t>
                    </w:r>
                  </w:sdtContent>
                </w:sdt>
                <w:sdt>
                  <w:sdtPr>
                    <w:id w:val="1601383325"/>
                    <w:tag w:val="goog_rdk_3542"/>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1175353674"/>
        <w:tag w:val="goog_rdk_3546"/>
      </w:sdtPr>
      <w:sdtContent>
        <w:p w:rsidR="00000000" w:rsidDel="00000000" w:rsidP="00000000" w:rsidRDefault="00000000" w:rsidRPr="00000000" w14:paraId="0000058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540654168"/>
              <w:tag w:val="goog_rdk_3544"/>
            </w:sdtPr>
            <w:sdtContent>
              <w:ins w:author="DANLUIS ENRIQUE ROMANI MORA" w:id="23" w:date="2025-11-10T18:54:17Z"/>
              <w:sdt>
                <w:sdtPr>
                  <w:id w:val="-904954597"/>
                  <w:tag w:val="goog_rdk_354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696077683"/>
        <w:tag w:val="goog_rdk_3550"/>
      </w:sdtPr>
      <w:sdtContent>
        <w:p w:rsidR="00000000" w:rsidDel="00000000" w:rsidP="00000000" w:rsidRDefault="00000000" w:rsidRPr="00000000" w14:paraId="0000058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1371802702"/>
              <w:tag w:val="goog_rdk_3547"/>
            </w:sdtPr>
            <w:sdtContent>
              <w:ins w:author="DANLUIS ENRIQUE ROMANI MORA" w:id="23" w:date="2025-11-10T18:54:17Z"/>
              <w:sdt>
                <w:sdtPr>
                  <w:id w:val="-366239732"/>
                  <w:tag w:val="goog_rdk_3548"/>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005688123"/>
                    <w:tag w:val="goog_rdk_3549"/>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Guardar mensaje del docente inmediatamente (no se encola)</w:t>
                    </w:r>
                  </w:sdtContent>
                </w:sdt>
              </w:ins>
            </w:sdtContent>
          </w:sdt>
        </w:p>
      </w:sdtContent>
    </w:sdt>
    <w:sdt>
      <w:sdtPr>
        <w:id w:val="167772466"/>
        <w:tag w:val="goog_rdk_3559"/>
      </w:sdtPr>
      <w:sdtContent>
        <w:p w:rsidR="00000000" w:rsidDel="00000000" w:rsidP="00000000" w:rsidRDefault="00000000" w:rsidRPr="00000000" w14:paraId="0000058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647508215"/>
              <w:tag w:val="goog_rdk_3551"/>
            </w:sdtPr>
            <w:sdtContent>
              <w:ins w:author="DANLUIS ENRIQUE ROMANI MORA" w:id="23" w:date="2025-11-10T18:54:17Z"/>
              <w:sdt>
                <w:sdtPr>
                  <w:id w:val="380593759"/>
                  <w:tag w:val="goog_rdk_355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463586103"/>
                    <w:tag w:val="goog_rdk_3553"/>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ChatMensaje</w:t>
                    </w:r>
                  </w:sdtContent>
                </w:sdt>
                <w:sdt>
                  <w:sdtPr>
                    <w:id w:val="1192056189"/>
                    <w:tag w:val="goog_rdk_355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 = </w:t>
                    </w:r>
                  </w:sdtContent>
                </w:sdt>
                <w:sdt>
                  <w:sdtPr>
                    <w:id w:val="1777793187"/>
                    <w:tag w:val="goog_rdk_3555"/>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new</w:t>
                    </w:r>
                  </w:sdtContent>
                </w:sdt>
                <w:sdt>
                  <w:sdtPr>
                    <w:id w:val="-1496847988"/>
                    <w:tag w:val="goog_rdk_355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40167111"/>
                    <w:tag w:val="goog_rdk_355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ChatMensaje</w:t>
                    </w:r>
                  </w:sdtContent>
                </w:sdt>
                <w:sdt>
                  <w:sdtPr>
                    <w:id w:val="-1920172848"/>
                    <w:tag w:val="goog_rdk_355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1431492517"/>
        <w:tag w:val="goog_rdk_3564"/>
      </w:sdtPr>
      <w:sdtContent>
        <w:p w:rsidR="00000000" w:rsidDel="00000000" w:rsidP="00000000" w:rsidRDefault="00000000" w:rsidRPr="00000000" w14:paraId="0000058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987682550"/>
              <w:tag w:val="goog_rdk_3560"/>
            </w:sdtPr>
            <w:sdtContent>
              <w:ins w:author="DANLUIS ENRIQUE ROMANI MORA" w:id="23" w:date="2025-11-10T18:54:17Z"/>
              <w:sdt>
                <w:sdtPr>
                  <w:id w:val="-1779387143"/>
                  <w:tag w:val="goog_rdk_356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w:t>
                    </w:r>
                  </w:ins>
                </w:sdtContent>
              </w:sdt>
              <w:ins w:author="DANLUIS ENRIQUE ROMANI MORA" w:id="23" w:date="2025-11-10T18:54:17Z">
                <w:sdt>
                  <w:sdtPr>
                    <w:id w:val="453105751"/>
                    <w:tag w:val="goog_rdk_356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setChatSesion</w:t>
                    </w:r>
                  </w:sdtContent>
                </w:sdt>
                <w:sdt>
                  <w:sdtPr>
                    <w:id w:val="96056399"/>
                    <w:tag w:val="goog_rdk_356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(sesion);</w:t>
                    </w:r>
                  </w:sdtContent>
                </w:sdt>
              </w:ins>
            </w:sdtContent>
          </w:sdt>
        </w:p>
      </w:sdtContent>
    </w:sdt>
    <w:sdt>
      <w:sdtPr>
        <w:id w:val="-914019486"/>
        <w:tag w:val="goog_rdk_3569"/>
      </w:sdtPr>
      <w:sdtContent>
        <w:p w:rsidR="00000000" w:rsidDel="00000000" w:rsidP="00000000" w:rsidRDefault="00000000" w:rsidRPr="00000000" w14:paraId="0000058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38102630"/>
              <w:tag w:val="goog_rdk_3565"/>
            </w:sdtPr>
            <w:sdtContent>
              <w:ins w:author="DANLUIS ENRIQUE ROMANI MORA" w:id="23" w:date="2025-11-10T18:54:17Z"/>
              <w:sdt>
                <w:sdtPr>
                  <w:id w:val="2117768882"/>
                  <w:tag w:val="goog_rdk_356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w:t>
                    </w:r>
                  </w:ins>
                </w:sdtContent>
              </w:sdt>
              <w:ins w:author="DANLUIS ENRIQUE ROMANI MORA" w:id="23" w:date="2025-11-10T18:54:17Z">
                <w:sdt>
                  <w:sdtPr>
                    <w:id w:val="58434200"/>
                    <w:tag w:val="goog_rdk_356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setEmisor</w:t>
                    </w:r>
                  </w:sdtContent>
                </w:sdt>
                <w:sdt>
                  <w:sdtPr>
                    <w:id w:val="437183173"/>
                    <w:tag w:val="goog_rdk_356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(ChatMensaje.Emisor.docente);</w:t>
                    </w:r>
                  </w:sdtContent>
                </w:sdt>
              </w:ins>
            </w:sdtContent>
          </w:sdt>
        </w:p>
      </w:sdtContent>
    </w:sdt>
    <w:sdt>
      <w:sdtPr>
        <w:id w:val="-257350899"/>
        <w:tag w:val="goog_rdk_3576"/>
      </w:sdtPr>
      <w:sdtContent>
        <w:p w:rsidR="00000000" w:rsidDel="00000000" w:rsidP="00000000" w:rsidRDefault="00000000" w:rsidRPr="00000000" w14:paraId="0000058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25290684"/>
              <w:tag w:val="goog_rdk_3570"/>
            </w:sdtPr>
            <w:sdtContent>
              <w:ins w:author="DANLUIS ENRIQUE ROMANI MORA" w:id="23" w:date="2025-11-10T18:54:17Z"/>
              <w:sdt>
                <w:sdtPr>
                  <w:id w:val="633406322"/>
                  <w:tag w:val="goog_rdk_357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w:t>
                    </w:r>
                  </w:ins>
                </w:sdtContent>
              </w:sdt>
              <w:ins w:author="DANLUIS ENRIQUE ROMANI MORA" w:id="23" w:date="2025-11-10T18:54:17Z">
                <w:sdt>
                  <w:sdtPr>
                    <w:id w:val="1900430780"/>
                    <w:tag w:val="goog_rdk_357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setContenido</w:t>
                    </w:r>
                  </w:sdtContent>
                </w:sdt>
                <w:sdt>
                  <w:sdtPr>
                    <w:id w:val="504108921"/>
                    <w:tag w:val="goog_rdk_357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(request.</w:t>
                    </w:r>
                  </w:sdtContent>
                </w:sdt>
                <w:sdt>
                  <w:sdtPr>
                    <w:id w:val="-710318856"/>
                    <w:tag w:val="goog_rdk_357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getContenido</w:t>
                    </w:r>
                  </w:sdtContent>
                </w:sdt>
                <w:sdt>
                  <w:sdtPr>
                    <w:id w:val="-1259770265"/>
                    <w:tag w:val="goog_rdk_357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1693911382"/>
        <w:tag w:val="goog_rdk_3581"/>
      </w:sdtPr>
      <w:sdtContent>
        <w:p w:rsidR="00000000" w:rsidDel="00000000" w:rsidP="00000000" w:rsidRDefault="00000000" w:rsidRPr="00000000" w14:paraId="0000058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067101281"/>
              <w:tag w:val="goog_rdk_3577"/>
            </w:sdtPr>
            <w:sdtContent>
              <w:ins w:author="DANLUIS ENRIQUE ROMANI MORA" w:id="23" w:date="2025-11-10T18:54:17Z"/>
              <w:sdt>
                <w:sdtPr>
                  <w:id w:val="-733934265"/>
                  <w:tag w:val="goog_rdk_3578"/>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chatMensajeRepository.</w:t>
                    </w:r>
                  </w:ins>
                </w:sdtContent>
              </w:sdt>
              <w:ins w:author="DANLUIS ENRIQUE ROMANI MORA" w:id="23" w:date="2025-11-10T18:54:17Z">
                <w:sdt>
                  <w:sdtPr>
                    <w:id w:val="-1953503758"/>
                    <w:tag w:val="goog_rdk_3579"/>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save</w:t>
                    </w:r>
                  </w:sdtContent>
                </w:sdt>
                <w:sdt>
                  <w:sdtPr>
                    <w:id w:val="1484918432"/>
                    <w:tag w:val="goog_rdk_358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(mensajeDocente);</w:t>
                    </w:r>
                  </w:sdtContent>
                </w:sdt>
              </w:ins>
            </w:sdtContent>
          </w:sdt>
        </w:p>
      </w:sdtContent>
    </w:sdt>
    <w:sdt>
      <w:sdtPr>
        <w:id w:val="-347012100"/>
        <w:tag w:val="goog_rdk_3590"/>
      </w:sdtPr>
      <w:sdtContent>
        <w:p w:rsidR="00000000" w:rsidDel="00000000" w:rsidP="00000000" w:rsidRDefault="00000000" w:rsidRPr="00000000" w14:paraId="0000058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551494948"/>
              <w:tag w:val="goog_rdk_3582"/>
            </w:sdtPr>
            <w:sdtContent>
              <w:ins w:author="DANLUIS ENRIQUE ROMANI MORA" w:id="23" w:date="2025-11-10T18:54:17Z"/>
              <w:sdt>
                <w:sdtPr>
                  <w:id w:val="-87739811"/>
                  <w:tag w:val="goog_rdk_3583"/>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542334272"/>
                    <w:tag w:val="goog_rdk_358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debug</w:t>
                    </w:r>
                  </w:sdtContent>
                </w:sdt>
                <w:sdt>
                  <w:sdtPr>
                    <w:id w:val="1088338436"/>
                    <w:tag w:val="goog_rdk_358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85951199"/>
                    <w:tag w:val="goog_rdk_3586"/>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"Mensaje del docente guardado: ID {}"</w:t>
                    </w:r>
                  </w:sdtContent>
                </w:sdt>
                <w:sdt>
                  <w:sdtPr>
                    <w:id w:val="-1821904058"/>
                    <w:tag w:val="goog_rdk_358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w:t>
                    </w:r>
                  </w:sdtContent>
                </w:sdt>
                <w:sdt>
                  <w:sdtPr>
                    <w:id w:val="357791622"/>
                    <w:tag w:val="goog_rdk_3588"/>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getIdMensaje</w:t>
                    </w:r>
                  </w:sdtContent>
                </w:sdt>
                <w:sdt>
                  <w:sdtPr>
                    <w:id w:val="215972320"/>
                    <w:tag w:val="goog_rdk_358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275220637"/>
        <w:tag w:val="goog_rdk_3593"/>
      </w:sdtPr>
      <w:sdtContent>
        <w:p w:rsidR="00000000" w:rsidDel="00000000" w:rsidP="00000000" w:rsidRDefault="00000000" w:rsidRPr="00000000" w14:paraId="0000058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464216024"/>
              <w:tag w:val="goog_rdk_3591"/>
            </w:sdtPr>
            <w:sdtContent>
              <w:ins w:author="DANLUIS ENRIQUE ROMANI MORA" w:id="23" w:date="2025-11-10T18:54:17Z"/>
              <w:sdt>
                <w:sdtPr>
                  <w:id w:val="1260639578"/>
                  <w:tag w:val="goog_rdk_359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965496964"/>
        <w:tag w:val="goog_rdk_3597"/>
      </w:sdtPr>
      <w:sdtContent>
        <w:p w:rsidR="00000000" w:rsidDel="00000000" w:rsidP="00000000" w:rsidRDefault="00000000" w:rsidRPr="00000000" w14:paraId="0000058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1907464447"/>
              <w:tag w:val="goog_rdk_3594"/>
            </w:sdtPr>
            <w:sdtContent>
              <w:ins w:author="DANLUIS ENRIQUE ROMANI MORA" w:id="23" w:date="2025-11-10T18:54:17Z"/>
              <w:sdt>
                <w:sdtPr>
                  <w:id w:val="1289659593"/>
                  <w:tag w:val="goog_rdk_359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823794763"/>
                    <w:tag w:val="goog_rdk_3596"/>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Crear tarea para procesar la respuesta de la IA (se encolará)</w:t>
                    </w:r>
                  </w:sdtContent>
                </w:sdt>
              </w:ins>
            </w:sdtContent>
          </w:sdt>
        </w:p>
      </w:sdtContent>
    </w:sdt>
    <w:sdt>
      <w:sdtPr>
        <w:id w:val="-216759716"/>
        <w:tag w:val="goog_rdk_3606"/>
      </w:sdtPr>
      <w:sdtContent>
        <w:p w:rsidR="00000000" w:rsidDel="00000000" w:rsidP="00000000" w:rsidRDefault="00000000" w:rsidRPr="00000000" w14:paraId="0000059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56728827"/>
              <w:tag w:val="goog_rdk_3598"/>
            </w:sdtPr>
            <w:sdtContent>
              <w:ins w:author="DANLUIS ENRIQUE ROMANI MORA" w:id="23" w:date="2025-11-10T18:54:17Z"/>
              <w:sdt>
                <w:sdtPr>
                  <w:id w:val="-817408482"/>
                  <w:tag w:val="goog_rdk_3599"/>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71489537"/>
                    <w:tag w:val="goog_rdk_3600"/>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ProcesarMensajeIATask</w:t>
                    </w:r>
                  </w:sdtContent>
                </w:sdt>
                <w:sdt>
                  <w:sdtPr>
                    <w:id w:val="1591683835"/>
                    <w:tag w:val="goog_rdk_3601"/>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tarea = </w:t>
                    </w:r>
                  </w:sdtContent>
                </w:sdt>
                <w:sdt>
                  <w:sdtPr>
                    <w:id w:val="-2017319838"/>
                    <w:tag w:val="goog_rdk_3602"/>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new</w:t>
                    </w:r>
                  </w:sdtContent>
                </w:sdt>
                <w:sdt>
                  <w:sdtPr>
                    <w:id w:val="1753725610"/>
                    <w:tag w:val="goog_rdk_360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119431133"/>
                    <w:tag w:val="goog_rdk_360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ProcesarMensajeIATask</w:t>
                    </w:r>
                  </w:sdtContent>
                </w:sdt>
                <w:sdt>
                  <w:sdtPr>
                    <w:id w:val="-1348018049"/>
                    <w:tag w:val="goog_rdk_360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1240890435"/>
        <w:tag w:val="goog_rdk_3609"/>
      </w:sdtPr>
      <w:sdtContent>
        <w:p w:rsidR="00000000" w:rsidDel="00000000" w:rsidP="00000000" w:rsidRDefault="00000000" w:rsidRPr="00000000" w14:paraId="0000059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908340751"/>
              <w:tag w:val="goog_rdk_3607"/>
            </w:sdtPr>
            <w:sdtContent>
              <w:ins w:author="DANLUIS ENRIQUE ROMANI MORA" w:id="23" w:date="2025-11-10T18:54:17Z"/>
              <w:sdt>
                <w:sdtPr>
                  <w:id w:val="-244710653"/>
                  <w:tag w:val="goog_rdk_3608"/>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w:t>
                    </w:r>
                  </w:ins>
                </w:sdtContent>
              </w:sdt>
              <w:ins w:author="DANLUIS ENRIQUE ROMANI MORA" w:id="23" w:date="2025-11-10T18:54:17Z"/>
            </w:sdtContent>
          </w:sdt>
        </w:p>
      </w:sdtContent>
    </w:sdt>
    <w:sdt>
      <w:sdtPr>
        <w:id w:val="835218936"/>
        <w:tag w:val="goog_rdk_3614"/>
      </w:sdtPr>
      <w:sdtContent>
        <w:p w:rsidR="00000000" w:rsidDel="00000000" w:rsidP="00000000" w:rsidRDefault="00000000" w:rsidRPr="00000000" w14:paraId="0000059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113433012"/>
              <w:tag w:val="goog_rdk_3610"/>
            </w:sdtPr>
            <w:sdtContent>
              <w:ins w:author="DANLUIS ENRIQUE ROMANI MORA" w:id="23" w:date="2025-11-10T18:54:17Z"/>
              <w:sdt>
                <w:sdtPr>
                  <w:id w:val="-2108483579"/>
                  <w:tag w:val="goog_rdk_361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mensajeDocente.</w:t>
                    </w:r>
                  </w:ins>
                </w:sdtContent>
              </w:sdt>
              <w:ins w:author="DANLUIS ENRIQUE ROMANI MORA" w:id="23" w:date="2025-11-10T18:54:17Z">
                <w:sdt>
                  <w:sdtPr>
                    <w:id w:val="90615777"/>
                    <w:tag w:val="goog_rdk_361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getIdMensaje</w:t>
                    </w:r>
                  </w:sdtContent>
                </w:sdt>
                <w:sdt>
                  <w:sdtPr>
                    <w:id w:val="-1401677307"/>
                    <w:tag w:val="goog_rdk_361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857063754"/>
        <w:tag w:val="goog_rdk_3619"/>
      </w:sdtPr>
      <w:sdtContent>
        <w:p w:rsidR="00000000" w:rsidDel="00000000" w:rsidP="00000000" w:rsidRDefault="00000000" w:rsidRPr="00000000" w14:paraId="0000059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767602799"/>
              <w:tag w:val="goog_rdk_3615"/>
            </w:sdtPr>
            <w:sdtContent>
              <w:ins w:author="DANLUIS ENRIQUE ROMANI MORA" w:id="23" w:date="2025-11-10T18:54:17Z"/>
              <w:sdt>
                <w:sdtPr>
                  <w:id w:val="516083635"/>
                  <w:tag w:val="goog_rdk_361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request.</w:t>
                    </w:r>
                  </w:ins>
                </w:sdtContent>
              </w:sdt>
              <w:ins w:author="DANLUIS ENRIQUE ROMANI MORA" w:id="23" w:date="2025-11-10T18:54:17Z">
                <w:sdt>
                  <w:sdtPr>
                    <w:id w:val="-605335892"/>
                    <w:tag w:val="goog_rdk_361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getContenido</w:t>
                    </w:r>
                  </w:sdtContent>
                </w:sdt>
                <w:sdt>
                  <w:sdtPr>
                    <w:id w:val="1011147084"/>
                    <w:tag w:val="goog_rdk_361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882654430"/>
        <w:tag w:val="goog_rdk_3622"/>
      </w:sdtPr>
      <w:sdtContent>
        <w:p w:rsidR="00000000" w:rsidDel="00000000" w:rsidP="00000000" w:rsidRDefault="00000000" w:rsidRPr="00000000" w14:paraId="0000059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061766124"/>
              <w:tag w:val="goog_rdk_3620"/>
            </w:sdtPr>
            <w:sdtContent>
              <w:ins w:author="DANLUIS ENRIQUE ROMANI MORA" w:id="23" w:date="2025-11-10T18:54:17Z"/>
              <w:sdt>
                <w:sdtPr>
                  <w:id w:val="-1777142255"/>
                  <w:tag w:val="goog_rdk_362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sesion</w:t>
                    </w:r>
                  </w:ins>
                </w:sdtContent>
              </w:sdt>
              <w:ins w:author="DANLUIS ENRIQUE ROMANI MORA" w:id="23" w:date="2025-11-10T18:54:17Z"/>
            </w:sdtContent>
          </w:sdt>
        </w:p>
      </w:sdtContent>
    </w:sdt>
    <w:sdt>
      <w:sdtPr>
        <w:id w:val="1434363370"/>
        <w:tag w:val="goog_rdk_3625"/>
      </w:sdtPr>
      <w:sdtContent>
        <w:p w:rsidR="00000000" w:rsidDel="00000000" w:rsidP="00000000" w:rsidRDefault="00000000" w:rsidRPr="00000000" w14:paraId="0000059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785423711"/>
              <w:tag w:val="goog_rdk_3623"/>
            </w:sdtPr>
            <w:sdtContent>
              <w:ins w:author="DANLUIS ENRIQUE ROMANI MORA" w:id="23" w:date="2025-11-10T18:54:17Z"/>
              <w:sdt>
                <w:sdtPr>
                  <w:id w:val="-2132526202"/>
                  <w:tag w:val="goog_rdk_362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598354232"/>
        <w:tag w:val="goog_rdk_3628"/>
      </w:sdtPr>
      <w:sdtContent>
        <w:p w:rsidR="00000000" w:rsidDel="00000000" w:rsidP="00000000" w:rsidRDefault="00000000" w:rsidRPr="00000000" w14:paraId="0000059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539512080"/>
              <w:tag w:val="goog_rdk_3626"/>
            </w:sdtPr>
            <w:sdtContent>
              <w:ins w:author="DANLUIS ENRIQUE ROMANI MORA" w:id="23" w:date="2025-11-10T18:54:17Z"/>
              <w:sdt>
                <w:sdtPr>
                  <w:id w:val="763298851"/>
                  <w:tag w:val="goog_rdk_3627"/>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208437701"/>
        <w:tag w:val="goog_rdk_3632"/>
      </w:sdtPr>
      <w:sdtContent>
        <w:p w:rsidR="00000000" w:rsidDel="00000000" w:rsidP="00000000" w:rsidRDefault="00000000" w:rsidRPr="00000000" w14:paraId="0000059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1410618668"/>
              <w:tag w:val="goog_rdk_3629"/>
            </w:sdtPr>
            <w:sdtContent>
              <w:ins w:author="DANLUIS ENRIQUE ROMANI MORA" w:id="23" w:date="2025-11-10T18:54:17Z"/>
              <w:sdt>
                <w:sdtPr>
                  <w:id w:val="1476160430"/>
                  <w:tag w:val="goog_rdk_3630"/>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258042402"/>
                    <w:tag w:val="goog_rdk_3631"/>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Encolar la tarea en el sistema de cola</w:t>
                    </w:r>
                  </w:sdtContent>
                </w:sdt>
              </w:ins>
            </w:sdtContent>
          </w:sdt>
        </w:p>
      </w:sdtContent>
    </w:sdt>
    <w:sdt>
      <w:sdtPr>
        <w:id w:val="784656257"/>
        <w:tag w:val="goog_rdk_3639"/>
      </w:sdtPr>
      <w:sdtContent>
        <w:p w:rsidR="00000000" w:rsidDel="00000000" w:rsidP="00000000" w:rsidRDefault="00000000" w:rsidRPr="00000000" w14:paraId="0000059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49454420"/>
              <w:tag w:val="goog_rdk_3633"/>
            </w:sdtPr>
            <w:sdtContent>
              <w:ins w:author="DANLUIS ENRIQUE ROMANI MORA" w:id="23" w:date="2025-11-10T18:54:17Z"/>
              <w:sdt>
                <w:sdtPr>
                  <w:id w:val="-1531683755"/>
                  <w:tag w:val="goog_rdk_363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480654289"/>
                    <w:tag w:val="goog_rdk_3635"/>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info</w:t>
                    </w:r>
                  </w:sdtContent>
                </w:sdt>
                <w:sdt>
                  <w:sdtPr>
                    <w:id w:val="-815593400"/>
                    <w:tag w:val="goog_rdk_363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847053188"/>
                    <w:tag w:val="goog_rdk_3637"/>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Encolando tarea para sesión ID: {} - Threads activos: {}, Tareas en cola: {}"</w:t>
                    </w:r>
                  </w:sdtContent>
                </w:sdt>
                <w:sdt>
                  <w:sdtPr>
                    <w:id w:val="-1959210075"/>
                    <w:tag w:val="goog_rdk_363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793311791"/>
        <w:tag w:val="goog_rdk_3642"/>
      </w:sdtPr>
      <w:sdtContent>
        <w:p w:rsidR="00000000" w:rsidDel="00000000" w:rsidP="00000000" w:rsidRDefault="00000000" w:rsidRPr="00000000" w14:paraId="0000059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541440704"/>
              <w:tag w:val="goog_rdk_3640"/>
            </w:sdtPr>
            <w:sdtContent>
              <w:ins w:author="DANLUIS ENRIQUE ROMANI MORA" w:id="23" w:date="2025-11-10T18:54:17Z"/>
              <w:sdt>
                <w:sdtPr>
                  <w:id w:val="306853335"/>
                  <w:tag w:val="goog_rdk_364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w:t>
                    </w:r>
                  </w:ins>
                </w:sdtContent>
              </w:sdt>
              <w:ins w:author="DANLUIS ENRIQUE ROMANI MORA" w:id="23" w:date="2025-11-10T18:54:17Z"/>
            </w:sdtContent>
          </w:sdt>
        </w:p>
      </w:sdtContent>
    </w:sdt>
    <w:sdt>
      <w:sdtPr>
        <w:id w:val="-519551136"/>
        <w:tag w:val="goog_rdk_3647"/>
      </w:sdtPr>
      <w:sdtContent>
        <w:p w:rsidR="00000000" w:rsidDel="00000000" w:rsidP="00000000" w:rsidRDefault="00000000" w:rsidRPr="00000000" w14:paraId="0000059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68258608"/>
              <w:tag w:val="goog_rdk_3643"/>
            </w:sdtPr>
            <w:sdtContent>
              <w:ins w:author="DANLUIS ENRIQUE ROMANI MORA" w:id="23" w:date="2025-11-10T18:54:17Z"/>
              <w:sdt>
                <w:sdtPr>
                  <w:id w:val="-1173582274"/>
                  <w:tag w:val="goog_rdk_364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((ThreadPoolExecutor) executorService).</w:t>
                    </w:r>
                  </w:ins>
                </w:sdtContent>
              </w:sdt>
              <w:ins w:author="DANLUIS ENRIQUE ROMANI MORA" w:id="23" w:date="2025-11-10T18:54:17Z">
                <w:sdt>
                  <w:sdtPr>
                    <w:id w:val="1182573319"/>
                    <w:tag w:val="goog_rdk_3645"/>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getActiveCount</w:t>
                    </w:r>
                  </w:sdtContent>
                </w:sdt>
                <w:sdt>
                  <w:sdtPr>
                    <w:id w:val="-2099227223"/>
                    <w:tag w:val="goog_rdk_364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349009687"/>
        <w:tag w:val="goog_rdk_3654"/>
      </w:sdtPr>
      <w:sdtContent>
        <w:p w:rsidR="00000000" w:rsidDel="00000000" w:rsidP="00000000" w:rsidRDefault="00000000" w:rsidRPr="00000000" w14:paraId="0000059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095465040"/>
              <w:tag w:val="goog_rdk_3648"/>
            </w:sdtPr>
            <w:sdtContent>
              <w:ins w:author="DANLUIS ENRIQUE ROMANI MORA" w:id="23" w:date="2025-11-10T18:54:17Z"/>
              <w:sdt>
                <w:sdtPr>
                  <w:id w:val="18724144"/>
                  <w:tag w:val="goog_rdk_3649"/>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((ThreadPoolExecutor) executorService).</w:t>
                    </w:r>
                  </w:ins>
                </w:sdtContent>
              </w:sdt>
              <w:ins w:author="DANLUIS ENRIQUE ROMANI MORA" w:id="23" w:date="2025-11-10T18:54:17Z">
                <w:sdt>
                  <w:sdtPr>
                    <w:id w:val="-160444644"/>
                    <w:tag w:val="goog_rdk_3650"/>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getQueue</w:t>
                    </w:r>
                  </w:sdtContent>
                </w:sdt>
                <w:sdt>
                  <w:sdtPr>
                    <w:id w:val="1385346769"/>
                    <w:tag w:val="goog_rdk_3651"/>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866558351"/>
                    <w:tag w:val="goog_rdk_365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size</w:t>
                    </w:r>
                  </w:sdtContent>
                </w:sdt>
                <w:sdt>
                  <w:sdtPr>
                    <w:id w:val="-2082955382"/>
                    <w:tag w:val="goog_rdk_365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608604638"/>
        <w:tag w:val="goog_rdk_3657"/>
      </w:sdtPr>
      <w:sdtContent>
        <w:p w:rsidR="00000000" w:rsidDel="00000000" w:rsidP="00000000" w:rsidRDefault="00000000" w:rsidRPr="00000000" w14:paraId="0000059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1495108"/>
              <w:tag w:val="goog_rdk_3655"/>
            </w:sdtPr>
            <w:sdtContent>
              <w:ins w:author="DANLUIS ENRIQUE ROMANI MORA" w:id="23" w:date="2025-11-10T18:54:17Z"/>
              <w:sdt>
                <w:sdtPr>
                  <w:id w:val="1049735404"/>
                  <w:tag w:val="goog_rdk_365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1355676020"/>
        <w:tag w:val="goog_rdk_3661"/>
      </w:sdtPr>
      <w:sdtContent>
        <w:p w:rsidR="00000000" w:rsidDel="00000000" w:rsidP="00000000" w:rsidRDefault="00000000" w:rsidRPr="00000000" w14:paraId="0000059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975253575"/>
              <w:tag w:val="goog_rdk_3658"/>
            </w:sdtPr>
            <w:sdtContent>
              <w:ins w:author="DANLUIS ENRIQUE ROMANI MORA" w:id="23" w:date="2025-11-10T18:54:17Z"/>
              <w:sdt>
                <w:sdtPr>
                  <w:id w:val="323549119"/>
                  <w:tag w:val="goog_rdk_3659"/>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554496795"/>
                    <w:tag w:val="goog_rdk_3660"/>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Enviar la tarea a la cola (si está llena, esperará hasta que haya espacio)</w:t>
                    </w:r>
                  </w:sdtContent>
                </w:sdt>
              </w:ins>
            </w:sdtContent>
          </w:sdt>
        </w:p>
      </w:sdtContent>
    </w:sdt>
    <w:sdt>
      <w:sdtPr>
        <w:id w:val="731054352"/>
        <w:tag w:val="goog_rdk_3670"/>
      </w:sdtPr>
      <w:sdtContent>
        <w:p w:rsidR="00000000" w:rsidDel="00000000" w:rsidP="00000000" w:rsidRDefault="00000000" w:rsidRPr="00000000" w14:paraId="0000059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357689353"/>
              <w:tag w:val="goog_rdk_3662"/>
            </w:sdtPr>
            <w:sdtContent>
              <w:ins w:author="DANLUIS ENRIQUE ROMANI MORA" w:id="23" w:date="2025-11-10T18:54:17Z"/>
              <w:sdt>
                <w:sdtPr>
                  <w:id w:val="775528499"/>
                  <w:tag w:val="goog_rdk_3663"/>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677665607"/>
                    <w:tag w:val="goog_rdk_366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Future</w:t>
                    </w:r>
                  </w:sdtContent>
                </w:sdt>
                <w:sdt>
                  <w:sdtPr>
                    <w:id w:val="-160676951"/>
                    <w:tag w:val="goog_rdk_366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&lt;</w:t>
                    </w:r>
                  </w:sdtContent>
                </w:sdt>
                <w:sdt>
                  <w:sdtPr>
                    <w:id w:val="1950497802"/>
                    <w:tag w:val="goog_rdk_3666"/>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ChatMensajeDTO</w:t>
                    </w:r>
                  </w:sdtContent>
                </w:sdt>
                <w:sdt>
                  <w:sdtPr>
                    <w:id w:val="773572557"/>
                    <w:tag w:val="goog_rdk_366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&gt; futuro = executorService.</w:t>
                    </w:r>
                  </w:sdtContent>
                </w:sdt>
                <w:sdt>
                  <w:sdtPr>
                    <w:id w:val="1366370261"/>
                    <w:tag w:val="goog_rdk_3668"/>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submit</w:t>
                    </w:r>
                  </w:sdtContent>
                </w:sdt>
                <w:sdt>
                  <w:sdtPr>
                    <w:id w:val="2068870981"/>
                    <w:tag w:val="goog_rdk_366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(tarea);</w:t>
                    </w:r>
                  </w:sdtContent>
                </w:sdt>
              </w:ins>
            </w:sdtContent>
          </w:sdt>
        </w:p>
      </w:sdtContent>
    </w:sdt>
    <w:sdt>
      <w:sdtPr>
        <w:id w:val="-1462820926"/>
        <w:tag w:val="goog_rdk_3673"/>
      </w:sdtPr>
      <w:sdtContent>
        <w:p w:rsidR="00000000" w:rsidDel="00000000" w:rsidP="00000000" w:rsidRDefault="00000000" w:rsidRPr="00000000" w14:paraId="0000059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549186676"/>
              <w:tag w:val="goog_rdk_3671"/>
            </w:sdtPr>
            <w:sdtContent>
              <w:ins w:author="DANLUIS ENRIQUE ROMANI MORA" w:id="23" w:date="2025-11-10T18:54:17Z"/>
              <w:sdt>
                <w:sdtPr>
                  <w:id w:val="-999524757"/>
                  <w:tag w:val="goog_rdk_367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1391583436"/>
        <w:tag w:val="goog_rdk_3678"/>
      </w:sdtPr>
      <w:sdtContent>
        <w:p w:rsidR="00000000" w:rsidDel="00000000" w:rsidP="00000000" w:rsidRDefault="00000000" w:rsidRPr="00000000" w14:paraId="000005A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71916699"/>
              <w:tag w:val="goog_rdk_3674"/>
            </w:sdtPr>
            <w:sdtContent>
              <w:ins w:author="DANLUIS ENRIQUE ROMANI MORA" w:id="23" w:date="2025-11-10T18:54:17Z"/>
              <w:sdt>
                <w:sdtPr>
                  <w:id w:val="-266847837"/>
                  <w:tag w:val="goog_rdk_367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932587387"/>
                    <w:tag w:val="goog_rdk_3676"/>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try</w:t>
                    </w:r>
                  </w:sdtContent>
                </w:sdt>
                <w:sdt>
                  <w:sdtPr>
                    <w:id w:val="499641664"/>
                    <w:tag w:val="goog_rdk_367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ins>
            </w:sdtContent>
          </w:sdt>
        </w:p>
      </w:sdtContent>
    </w:sdt>
    <w:sdt>
      <w:sdtPr>
        <w:id w:val="181549937"/>
        <w:tag w:val="goog_rdk_3682"/>
      </w:sdtPr>
      <w:sdtContent>
        <w:p w:rsidR="00000000" w:rsidDel="00000000" w:rsidP="00000000" w:rsidRDefault="00000000" w:rsidRPr="00000000" w14:paraId="000005A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467351717"/>
              <w:tag w:val="goog_rdk_3679"/>
            </w:sdtPr>
            <w:sdtContent>
              <w:ins w:author="DANLUIS ENRIQUE ROMANI MORA" w:id="23" w:date="2025-11-10T18:54:17Z"/>
              <w:sdt>
                <w:sdtPr>
                  <w:id w:val="1579146519"/>
                  <w:tag w:val="goog_rdk_3680"/>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423251466"/>
                    <w:tag w:val="goog_rdk_3681"/>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Esperar a que la tarea se complete (si la cola está llena, esperará aquí)</w:t>
                    </w:r>
                  </w:sdtContent>
                </w:sdt>
              </w:ins>
            </w:sdtContent>
          </w:sdt>
        </w:p>
      </w:sdtContent>
    </w:sdt>
    <w:sdt>
      <w:sdtPr>
        <w:id w:val="437103559"/>
        <w:tag w:val="goog_rdk_3689"/>
      </w:sdtPr>
      <w:sdtContent>
        <w:p w:rsidR="00000000" w:rsidDel="00000000" w:rsidP="00000000" w:rsidRDefault="00000000" w:rsidRPr="00000000" w14:paraId="000005A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798771680"/>
              <w:tag w:val="goog_rdk_3683"/>
            </w:sdtPr>
            <w:sdtContent>
              <w:ins w:author="DANLUIS ENRIQUE ROMANI MORA" w:id="23" w:date="2025-11-10T18:54:17Z"/>
              <w:sdt>
                <w:sdtPr>
                  <w:id w:val="-1535760802"/>
                  <w:tag w:val="goog_rdk_368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616509766"/>
                    <w:tag w:val="goog_rdk_3685"/>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info</w:t>
                    </w:r>
                  </w:sdtContent>
                </w:sdt>
                <w:sdt>
                  <w:sdtPr>
                    <w:id w:val="1668863136"/>
                    <w:tag w:val="goog_rdk_368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903299328"/>
                    <w:tag w:val="goog_rdk_3687"/>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Esperando procesamiento de tarea para sesión ID: {}"</w:t>
                    </w:r>
                  </w:sdtContent>
                </w:sdt>
                <w:sdt>
                  <w:sdtPr>
                    <w:id w:val="-1489904194"/>
                    <w:tag w:val="goog_rdk_368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w:t>
                    </w:r>
                  </w:sdtContent>
                </w:sdt>
              </w:ins>
            </w:sdtContent>
          </w:sdt>
        </w:p>
      </w:sdtContent>
    </w:sdt>
    <w:sdt>
      <w:sdtPr>
        <w:id w:val="-1561164282"/>
        <w:tag w:val="goog_rdk_3697"/>
      </w:sdtPr>
      <w:sdtContent>
        <w:p w:rsidR="00000000" w:rsidDel="00000000" w:rsidP="00000000" w:rsidRDefault="00000000" w:rsidRPr="00000000" w14:paraId="000005A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i w:val="1"/>
              <w:iCs w:val="1"/>
              <w:color w:val="ffffff"/>
              <w:sz w:val="21"/>
              <w:szCs w:val="21"/>
              <w:rPrChange w:author="DANLUIS ENRIQUE ROMANI MORA" w:id="24" w:date="2025-11-10T18:54:17Z">
                <w:rPr>
                  <w:rFonts w:ascii="Consolas" w:cs="Consolas" w:eastAsia="Consolas" w:hAnsi="Consolas"/>
                  <w:sz w:val="21"/>
                  <w:szCs w:val="21"/>
                </w:rPr>
              </w:rPrChange>
            </w:rPr>
          </w:pPr>
          <w:sdt>
            <w:sdtPr>
              <w:id w:val="-223561471"/>
              <w:tag w:val="goog_rdk_3690"/>
            </w:sdtPr>
            <w:sdtContent>
              <w:ins w:author="DANLUIS ENRIQUE ROMANI MORA" w:id="23" w:date="2025-11-10T18:54:17Z"/>
              <w:sdt>
                <w:sdtPr>
                  <w:id w:val="-1539196419"/>
                  <w:tag w:val="goog_rdk_369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969373514"/>
                    <w:tag w:val="goog_rdk_369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ChatMensajeDTO</w:t>
                    </w:r>
                  </w:sdtContent>
                </w:sdt>
                <w:sdt>
                  <w:sdtPr>
                    <w:id w:val="350340101"/>
                    <w:tag w:val="goog_rdk_369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resultado = futuro.</w:t>
                    </w:r>
                  </w:sdtContent>
                </w:sdt>
                <w:sdt>
                  <w:sdtPr>
                    <w:id w:val="1360495196"/>
                    <w:tag w:val="goog_rdk_369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w:t>
                    </w:r>
                  </w:sdtContent>
                </w:sdt>
                <w:sdt>
                  <w:sdtPr>
                    <w:id w:val="1890181983"/>
                    <w:tag w:val="goog_rdk_369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721195913"/>
                    <w:tag w:val="goog_rdk_3696"/>
                  </w:sdtPr>
                  <w:sdtContent>
                    <w:r w:rsidDel="00000000" w:rsidR="00000000" w:rsidRPr="00000000">
                      <w:rPr>
                        <w:rFonts w:ascii="Consolas" w:cs="Consolas" w:eastAsia="Consolas" w:hAnsi="Consolas"/>
                        <w:i w:val="1"/>
                        <w:iCs w:val="1"/>
                        <w:color w:val="ffffff"/>
                        <w:sz w:val="21"/>
                        <w:szCs w:val="21"/>
                        <w:rtl w:val="0"/>
                        <w:rPrChange w:author="DANLUIS ENRIQUE ROMANI MORA" w:id="24" w:date="2025-11-10T18:54:17Z">
                          <w:rPr>
                            <w:rFonts w:ascii="Consolas" w:cs="Consolas" w:eastAsia="Consolas" w:hAnsi="Consolas"/>
                            <w:sz w:val="21"/>
                            <w:szCs w:val="21"/>
                          </w:rPr>
                        </w:rPrChange>
                      </w:rPr>
                      <w:t xml:space="preserve">// Espera hasta que se complete</w:t>
                    </w:r>
                  </w:sdtContent>
                </w:sdt>
              </w:ins>
            </w:sdtContent>
          </w:sdt>
        </w:p>
      </w:sdtContent>
    </w:sdt>
    <w:sdt>
      <w:sdtPr>
        <w:id w:val="1442011573"/>
        <w:tag w:val="goog_rdk_3704"/>
      </w:sdtPr>
      <w:sdtContent>
        <w:p w:rsidR="00000000" w:rsidDel="00000000" w:rsidP="00000000" w:rsidRDefault="00000000" w:rsidRPr="00000000" w14:paraId="000005A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865133830"/>
              <w:tag w:val="goog_rdk_3698"/>
            </w:sdtPr>
            <w:sdtContent>
              <w:ins w:author="DANLUIS ENRIQUE ROMANI MORA" w:id="23" w:date="2025-11-10T18:54:17Z"/>
              <w:sdt>
                <w:sdtPr>
                  <w:id w:val="908370679"/>
                  <w:tag w:val="goog_rdk_3699"/>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1160319611"/>
                    <w:tag w:val="goog_rdk_3700"/>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info</w:t>
                    </w:r>
                  </w:sdtContent>
                </w:sdt>
                <w:sdt>
                  <w:sdtPr>
                    <w:id w:val="719761742"/>
                    <w:tag w:val="goog_rdk_3701"/>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497647692"/>
                    <w:tag w:val="goog_rdk_3702"/>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Salida: Tarea completada para sesión ID: {} - Mensaje IA ID: {}"</w:t>
                    </w:r>
                  </w:sdtContent>
                </w:sdt>
                <w:sdt>
                  <w:sdtPr>
                    <w:id w:val="505145300"/>
                    <w:tag w:val="goog_rdk_370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969842489"/>
        <w:tag w:val="goog_rdk_3709"/>
      </w:sdtPr>
      <w:sdtContent>
        <w:p w:rsidR="00000000" w:rsidDel="00000000" w:rsidP="00000000" w:rsidRDefault="00000000" w:rsidRPr="00000000" w14:paraId="000005A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487981737"/>
              <w:tag w:val="goog_rdk_3705"/>
            </w:sdtPr>
            <w:sdtContent>
              <w:ins w:author="DANLUIS ENRIQUE ROMANI MORA" w:id="23" w:date="2025-11-10T18:54:17Z"/>
              <w:sdt>
                <w:sdtPr>
                  <w:id w:val="801929083"/>
                  <w:tag w:val="goog_rdk_370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 resultado.</w:t>
                    </w:r>
                  </w:ins>
                </w:sdtContent>
              </w:sdt>
              <w:ins w:author="DANLUIS ENRIQUE ROMANI MORA" w:id="23" w:date="2025-11-10T18:54:17Z">
                <w:sdt>
                  <w:sdtPr>
                    <w:id w:val="744669673"/>
                    <w:tag w:val="goog_rdk_370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getIdMensaje</w:t>
                    </w:r>
                  </w:sdtContent>
                </w:sdt>
                <w:sdt>
                  <w:sdtPr>
                    <w:id w:val="-248810706"/>
                    <w:tag w:val="goog_rdk_370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2079808697"/>
        <w:tag w:val="goog_rdk_3714"/>
      </w:sdtPr>
      <w:sdtContent>
        <w:p w:rsidR="00000000" w:rsidDel="00000000" w:rsidP="00000000" w:rsidRDefault="00000000" w:rsidRPr="00000000" w14:paraId="000005A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817661281"/>
              <w:tag w:val="goog_rdk_3710"/>
            </w:sdtPr>
            <w:sdtContent>
              <w:ins w:author="DANLUIS ENRIQUE ROMANI MORA" w:id="23" w:date="2025-11-10T18:54:17Z"/>
              <w:sdt>
                <w:sdtPr>
                  <w:id w:val="-59566118"/>
                  <w:tag w:val="goog_rdk_371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853111470"/>
                    <w:tag w:val="goog_rdk_3712"/>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return</w:t>
                    </w:r>
                  </w:sdtContent>
                </w:sdt>
                <w:sdt>
                  <w:sdtPr>
                    <w:id w:val="2112377365"/>
                    <w:tag w:val="goog_rdk_371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resultado;</w:t>
                    </w:r>
                  </w:sdtContent>
                </w:sdt>
              </w:ins>
            </w:sdtContent>
          </w:sdt>
        </w:p>
      </w:sdtContent>
    </w:sdt>
    <w:sdt>
      <w:sdtPr>
        <w:id w:val="1733982627"/>
        <w:tag w:val="goog_rdk_3717"/>
      </w:sdtPr>
      <w:sdtContent>
        <w:p w:rsidR="00000000" w:rsidDel="00000000" w:rsidP="00000000" w:rsidRDefault="00000000" w:rsidRPr="00000000" w14:paraId="000005A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42418726"/>
              <w:tag w:val="goog_rdk_3715"/>
            </w:sdtPr>
            <w:sdtContent>
              <w:ins w:author="DANLUIS ENRIQUE ROMANI MORA" w:id="23" w:date="2025-11-10T18:54:17Z"/>
              <w:sdt>
                <w:sdtPr>
                  <w:id w:val="1889266163"/>
                  <w:tag w:val="goog_rdk_3716"/>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138555470"/>
        <w:tag w:val="goog_rdk_3726"/>
      </w:sdtPr>
      <w:sdtContent>
        <w:p w:rsidR="00000000" w:rsidDel="00000000" w:rsidP="00000000" w:rsidRDefault="00000000" w:rsidRPr="00000000" w14:paraId="000005A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2090182278"/>
              <w:tag w:val="goog_rdk_3718"/>
            </w:sdtPr>
            <w:sdtContent>
              <w:ins w:author="DANLUIS ENRIQUE ROMANI MORA" w:id="23" w:date="2025-11-10T18:54:17Z"/>
              <w:sdt>
                <w:sdtPr>
                  <w:id w:val="459289139"/>
                  <w:tag w:val="goog_rdk_3719"/>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 </w:t>
                    </w:r>
                  </w:ins>
                </w:sdtContent>
              </w:sdt>
              <w:ins w:author="DANLUIS ENRIQUE ROMANI MORA" w:id="23" w:date="2025-11-10T18:54:17Z">
                <w:sdt>
                  <w:sdtPr>
                    <w:id w:val="-1817982730"/>
                    <w:tag w:val="goog_rdk_3720"/>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catch</w:t>
                    </w:r>
                  </w:sdtContent>
                </w:sdt>
                <w:sdt>
                  <w:sdtPr>
                    <w:id w:val="-87146708"/>
                    <w:tag w:val="goog_rdk_3721"/>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792539229"/>
                    <w:tag w:val="goog_rdk_3722"/>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InterruptedException</w:t>
                    </w:r>
                  </w:sdtContent>
                </w:sdt>
                <w:sdt>
                  <w:sdtPr>
                    <w:id w:val="794544520"/>
                    <w:tag w:val="goog_rdk_3723"/>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953410316"/>
                    <w:tag w:val="goog_rdk_3724"/>
                  </w:sdtPr>
                  <w:sdtContent>
                    <w:r w:rsidDel="00000000" w:rsidR="00000000" w:rsidRPr="00000000">
                      <w:rPr>
                        <w:rFonts w:ascii="Consolas" w:cs="Consolas" w:eastAsia="Consolas" w:hAnsi="Consolas"/>
                        <w:i w:val="1"/>
                        <w:iCs w:val="1"/>
                        <w:color w:val="d6d6dd"/>
                        <w:sz w:val="21"/>
                        <w:szCs w:val="21"/>
                        <w:rtl w:val="0"/>
                        <w:rPrChange w:author="DANLUIS ENRIQUE ROMANI MORA" w:id="24" w:date="2025-11-10T18:54:17Z">
                          <w:rPr>
                            <w:rFonts w:ascii="Consolas" w:cs="Consolas" w:eastAsia="Consolas" w:hAnsi="Consolas"/>
                            <w:sz w:val="21"/>
                            <w:szCs w:val="21"/>
                          </w:rPr>
                        </w:rPrChange>
                      </w:rPr>
                      <w:t xml:space="preserve">e</w:t>
                    </w:r>
                  </w:sdtContent>
                </w:sdt>
                <w:sdt>
                  <w:sdtPr>
                    <w:id w:val="999742808"/>
                    <w:tag w:val="goog_rdk_372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ins>
            </w:sdtContent>
          </w:sdt>
        </w:p>
      </w:sdtContent>
    </w:sdt>
    <w:sdt>
      <w:sdtPr>
        <w:id w:val="1410165744"/>
        <w:tag w:val="goog_rdk_3733"/>
      </w:sdtPr>
      <w:sdtContent>
        <w:p w:rsidR="00000000" w:rsidDel="00000000" w:rsidP="00000000" w:rsidRDefault="00000000" w:rsidRPr="00000000" w14:paraId="000005A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595578865"/>
              <w:tag w:val="goog_rdk_3727"/>
            </w:sdtPr>
            <w:sdtContent>
              <w:ins w:author="DANLUIS ENRIQUE ROMANI MORA" w:id="23" w:date="2025-11-10T18:54:17Z"/>
              <w:sdt>
                <w:sdtPr>
                  <w:id w:val="1991244328"/>
                  <w:tag w:val="goog_rdk_3728"/>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1930948194"/>
                    <w:tag w:val="goog_rdk_3729"/>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error</w:t>
                    </w:r>
                  </w:sdtContent>
                </w:sdt>
                <w:sdt>
                  <w:sdtPr>
                    <w:id w:val="1678631337"/>
                    <w:tag w:val="goog_rdk_373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1530844405"/>
                    <w:tag w:val="goog_rdk_3731"/>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Error: Interrupción al procesar mensaje para sesión ID: {}"</w:t>
                    </w:r>
                  </w:sdtContent>
                </w:sdt>
                <w:sdt>
                  <w:sdtPr>
                    <w:id w:val="-577890544"/>
                    <w:tag w:val="goog_rdk_3732"/>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 e);</w:t>
                    </w:r>
                  </w:sdtContent>
                </w:sdt>
              </w:ins>
            </w:sdtContent>
          </w:sdt>
        </w:p>
      </w:sdtContent>
    </w:sdt>
    <w:sdt>
      <w:sdtPr>
        <w:id w:val="1502781925"/>
        <w:tag w:val="goog_rdk_3740"/>
      </w:sdtPr>
      <w:sdtContent>
        <w:p w:rsidR="00000000" w:rsidDel="00000000" w:rsidP="00000000" w:rsidRDefault="00000000" w:rsidRPr="00000000" w14:paraId="000005A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244130860"/>
              <w:tag w:val="goog_rdk_3734"/>
            </w:sdtPr>
            <w:sdtContent>
              <w:ins w:author="DANLUIS ENRIQUE ROMANI MORA" w:id="23" w:date="2025-11-10T18:54:17Z"/>
              <w:sdt>
                <w:sdtPr>
                  <w:id w:val="708200845"/>
                  <w:tag w:val="goog_rdk_3735"/>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Thread.</w:t>
                    </w:r>
                  </w:ins>
                </w:sdtContent>
              </w:sdt>
              <w:ins w:author="DANLUIS ENRIQUE ROMANI MORA" w:id="23" w:date="2025-11-10T18:54:17Z">
                <w:sdt>
                  <w:sdtPr>
                    <w:id w:val="-956413443"/>
                    <w:tag w:val="goog_rdk_3736"/>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currentThread</w:t>
                    </w:r>
                  </w:sdtContent>
                </w:sdt>
                <w:sdt>
                  <w:sdtPr>
                    <w:id w:val="671368612"/>
                    <w:tag w:val="goog_rdk_373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927621139"/>
                    <w:tag w:val="goog_rdk_3738"/>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interrupt</w:t>
                    </w:r>
                  </w:sdtContent>
                </w:sdt>
                <w:sdt>
                  <w:sdtPr>
                    <w:id w:val="1629896629"/>
                    <w:tag w:val="goog_rdk_373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1378366991"/>
        <w:tag w:val="goog_rdk_3749"/>
      </w:sdtPr>
      <w:sdtContent>
        <w:p w:rsidR="00000000" w:rsidDel="00000000" w:rsidP="00000000" w:rsidRDefault="00000000" w:rsidRPr="00000000" w14:paraId="000005A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480645746"/>
              <w:tag w:val="goog_rdk_3741"/>
            </w:sdtPr>
            <w:sdtContent>
              <w:ins w:author="DANLUIS ENRIQUE ROMANI MORA" w:id="23" w:date="2025-11-10T18:54:17Z"/>
              <w:sdt>
                <w:sdtPr>
                  <w:id w:val="1556518751"/>
                  <w:tag w:val="goog_rdk_374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2005736184"/>
                    <w:tag w:val="goog_rdk_3743"/>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return</w:t>
                    </w:r>
                  </w:sdtContent>
                </w:sdt>
                <w:sdt>
                  <w:sdtPr>
                    <w:id w:val="-1973269667"/>
                    <w:tag w:val="goog_rdk_374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299686118"/>
                    <w:tag w:val="goog_rdk_3745"/>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crearMensajeError</w:t>
                    </w:r>
                  </w:sdtContent>
                </w:sdt>
                <w:sdt>
                  <w:sdtPr>
                    <w:id w:val="-882801416"/>
                    <w:tag w:val="goog_rdk_374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(sesion, </w:t>
                    </w:r>
                  </w:sdtContent>
                </w:sdt>
                <w:sdt>
                  <w:sdtPr>
                    <w:id w:val="1928205893"/>
                    <w:tag w:val="goog_rdk_3747"/>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"El procesamiento fue interrumpido. Por favor, intenta nuevamente."</w:t>
                    </w:r>
                  </w:sdtContent>
                </w:sdt>
                <w:sdt>
                  <w:sdtPr>
                    <w:id w:val="122762580"/>
                    <w:tag w:val="goog_rdk_374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848165529"/>
        <w:tag w:val="goog_rdk_3752"/>
      </w:sdtPr>
      <w:sdtContent>
        <w:p w:rsidR="00000000" w:rsidDel="00000000" w:rsidP="00000000" w:rsidRDefault="00000000" w:rsidRPr="00000000" w14:paraId="000005A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964927947"/>
              <w:tag w:val="goog_rdk_3750"/>
            </w:sdtPr>
            <w:sdtContent>
              <w:ins w:author="DANLUIS ENRIQUE ROMANI MORA" w:id="23" w:date="2025-11-10T18:54:17Z"/>
              <w:sdt>
                <w:sdtPr>
                  <w:id w:val="938432749"/>
                  <w:tag w:val="goog_rdk_375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1656015969"/>
        <w:tag w:val="goog_rdk_3761"/>
      </w:sdtPr>
      <w:sdtContent>
        <w:p w:rsidR="00000000" w:rsidDel="00000000" w:rsidP="00000000" w:rsidRDefault="00000000" w:rsidRPr="00000000" w14:paraId="000005A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693337413"/>
              <w:tag w:val="goog_rdk_3753"/>
            </w:sdtPr>
            <w:sdtContent>
              <w:ins w:author="DANLUIS ENRIQUE ROMANI MORA" w:id="23" w:date="2025-11-10T18:54:17Z"/>
              <w:sdt>
                <w:sdtPr>
                  <w:id w:val="-748035134"/>
                  <w:tag w:val="goog_rdk_375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 </w:t>
                    </w:r>
                  </w:ins>
                </w:sdtContent>
              </w:sdt>
              <w:ins w:author="DANLUIS ENRIQUE ROMANI MORA" w:id="23" w:date="2025-11-10T18:54:17Z">
                <w:sdt>
                  <w:sdtPr>
                    <w:id w:val="2025326892"/>
                    <w:tag w:val="goog_rdk_3755"/>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catch</w:t>
                    </w:r>
                  </w:sdtContent>
                </w:sdt>
                <w:sdt>
                  <w:sdtPr>
                    <w:id w:val="-45345356"/>
                    <w:tag w:val="goog_rdk_375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542066223"/>
                    <w:tag w:val="goog_rdk_375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ExecutionException</w:t>
                    </w:r>
                  </w:sdtContent>
                </w:sdt>
                <w:sdt>
                  <w:sdtPr>
                    <w:id w:val="-46287180"/>
                    <w:tag w:val="goog_rdk_375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1383280718"/>
                    <w:tag w:val="goog_rdk_3759"/>
                  </w:sdtPr>
                  <w:sdtContent>
                    <w:r w:rsidDel="00000000" w:rsidR="00000000" w:rsidRPr="00000000">
                      <w:rPr>
                        <w:rFonts w:ascii="Consolas" w:cs="Consolas" w:eastAsia="Consolas" w:hAnsi="Consolas"/>
                        <w:i w:val="1"/>
                        <w:iCs w:val="1"/>
                        <w:color w:val="d6d6dd"/>
                        <w:sz w:val="21"/>
                        <w:szCs w:val="21"/>
                        <w:rtl w:val="0"/>
                        <w:rPrChange w:author="DANLUIS ENRIQUE ROMANI MORA" w:id="24" w:date="2025-11-10T18:54:17Z">
                          <w:rPr>
                            <w:rFonts w:ascii="Consolas" w:cs="Consolas" w:eastAsia="Consolas" w:hAnsi="Consolas"/>
                            <w:sz w:val="21"/>
                            <w:szCs w:val="21"/>
                          </w:rPr>
                        </w:rPrChange>
                      </w:rPr>
                      <w:t xml:space="preserve">e</w:t>
                    </w:r>
                  </w:sdtContent>
                </w:sdt>
                <w:sdt>
                  <w:sdtPr>
                    <w:id w:val="-1979094697"/>
                    <w:tag w:val="goog_rdk_376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ins>
            </w:sdtContent>
          </w:sdt>
        </w:p>
      </w:sdtContent>
    </w:sdt>
    <w:sdt>
      <w:sdtPr>
        <w:id w:val="-843692929"/>
        <w:tag w:val="goog_rdk_3768"/>
      </w:sdtPr>
      <w:sdtContent>
        <w:p w:rsidR="00000000" w:rsidDel="00000000" w:rsidP="00000000" w:rsidRDefault="00000000" w:rsidRPr="00000000" w14:paraId="000005A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765692201"/>
              <w:tag w:val="goog_rdk_3762"/>
            </w:sdtPr>
            <w:sdtContent>
              <w:ins w:author="DANLUIS ENRIQUE ROMANI MORA" w:id="23" w:date="2025-11-10T18:54:17Z"/>
              <w:sdt>
                <w:sdtPr>
                  <w:id w:val="1574882151"/>
                  <w:tag w:val="goog_rdk_3763"/>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1762339137"/>
                    <w:tag w:val="goog_rdk_3764"/>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error</w:t>
                    </w:r>
                  </w:sdtContent>
                </w:sdt>
                <w:sdt>
                  <w:sdtPr>
                    <w:id w:val="1613061411"/>
                    <w:tag w:val="goog_rdk_3765"/>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432594221"/>
                    <w:tag w:val="goog_rdk_3766"/>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 [COLA] Error: Excepción al procesar mensaje para sesión ID: {}"</w:t>
                    </w:r>
                  </w:sdtContent>
                </w:sdt>
                <w:sdt>
                  <w:sdtPr>
                    <w:id w:val="647569114"/>
                    <w:tag w:val="goog_rdk_3767"/>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idSesion, e);</w:t>
                    </w:r>
                  </w:sdtContent>
                </w:sdt>
              </w:ins>
            </w:sdtContent>
          </w:sdt>
        </w:p>
      </w:sdtContent>
    </w:sdt>
    <w:sdt>
      <w:sdtPr>
        <w:id w:val="-1047027885"/>
        <w:tag w:val="goog_rdk_3775"/>
      </w:sdtPr>
      <w:sdtContent>
        <w:p w:rsidR="00000000" w:rsidDel="00000000" w:rsidP="00000000" w:rsidRDefault="00000000" w:rsidRPr="00000000" w14:paraId="000005A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87283884"/>
              <w:tag w:val="goog_rdk_3769"/>
            </w:sdtPr>
            <w:sdtContent>
              <w:ins w:author="DANLUIS ENRIQUE ROMANI MORA" w:id="23" w:date="2025-11-10T18:54:17Z"/>
              <w:sdt>
                <w:sdtPr>
                  <w:id w:val="-1096406467"/>
                  <w:tag w:val="goog_rdk_3770"/>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734417401"/>
                    <w:tag w:val="goog_rdk_3771"/>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Throwable</w:t>
                    </w:r>
                  </w:sdtContent>
                </w:sdt>
                <w:sdt>
                  <w:sdtPr>
                    <w:id w:val="-846018735"/>
                    <w:tag w:val="goog_rdk_3772"/>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causa = e.</w:t>
                    </w:r>
                  </w:sdtContent>
                </w:sdt>
                <w:sdt>
                  <w:sdtPr>
                    <w:id w:val="-694316856"/>
                    <w:tag w:val="goog_rdk_3773"/>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getCause</w:t>
                    </w:r>
                  </w:sdtContent>
                </w:sdt>
                <w:sdt>
                  <w:sdtPr>
                    <w:id w:val="1213578910"/>
                    <w:tag w:val="goog_rdk_377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925569171"/>
        <w:tag w:val="goog_rdk_3780"/>
      </w:sdtPr>
      <w:sdtContent>
        <w:p w:rsidR="00000000" w:rsidDel="00000000" w:rsidP="00000000" w:rsidRDefault="00000000" w:rsidRPr="00000000" w14:paraId="000005B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366774542"/>
              <w:tag w:val="goog_rdk_3776"/>
            </w:sdtPr>
            <w:sdtContent>
              <w:ins w:author="DANLUIS ENRIQUE ROMANI MORA" w:id="23" w:date="2025-11-10T18:54:17Z"/>
              <w:sdt>
                <w:sdtPr>
                  <w:id w:val="950611366"/>
                  <w:tag w:val="goog_rdk_3777"/>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1996541010"/>
                    <w:tag w:val="goog_rdk_3778"/>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if</w:t>
                    </w:r>
                  </w:sdtContent>
                </w:sdt>
                <w:sdt>
                  <w:sdtPr>
                    <w:id w:val="413778035"/>
                    <w:tag w:val="goog_rdk_3779"/>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(causa != null) {</w:t>
                    </w:r>
                  </w:sdtContent>
                </w:sdt>
              </w:ins>
            </w:sdtContent>
          </w:sdt>
        </w:p>
      </w:sdtContent>
    </w:sdt>
    <w:sdt>
      <w:sdtPr>
        <w:id w:val="-517388841"/>
        <w:tag w:val="goog_rdk_3789"/>
      </w:sdtPr>
      <w:sdtContent>
        <w:p w:rsidR="00000000" w:rsidDel="00000000" w:rsidP="00000000" w:rsidRDefault="00000000" w:rsidRPr="00000000" w14:paraId="000005B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227764987"/>
              <w:tag w:val="goog_rdk_3781"/>
            </w:sdtPr>
            <w:sdtContent>
              <w:ins w:author="DANLUIS ENRIQUE ROMANI MORA" w:id="23" w:date="2025-11-10T18:54:17Z"/>
              <w:sdt>
                <w:sdtPr>
                  <w:id w:val="-592181593"/>
                  <w:tag w:val="goog_rdk_3782"/>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logger.</w:t>
                    </w:r>
                  </w:ins>
                </w:sdtContent>
              </w:sdt>
              <w:ins w:author="DANLUIS ENRIQUE ROMANI MORA" w:id="23" w:date="2025-11-10T18:54:17Z">
                <w:sdt>
                  <w:sdtPr>
                    <w:id w:val="1844080488"/>
                    <w:tag w:val="goog_rdk_3783"/>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error</w:t>
                    </w:r>
                  </w:sdtContent>
                </w:sdt>
                <w:sdt>
                  <w:sdtPr>
                    <w:id w:val="763977401"/>
                    <w:tag w:val="goog_rdk_3784"/>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sdt>
                  <w:sdtPr>
                    <w:id w:val="497536991"/>
                    <w:tag w:val="goog_rdk_3785"/>
                  </w:sdtPr>
                  <w:sdtContent>
                    <w:r w:rsidDel="00000000" w:rsidR="00000000" w:rsidRPr="00000000">
                      <w:rPr>
                        <w:rFonts w:ascii="Consolas" w:cs="Consolas" w:eastAsia="Consolas" w:hAnsi="Consolas"/>
                        <w:color w:val="e394dc"/>
                        <w:sz w:val="21"/>
                        <w:szCs w:val="21"/>
                        <w:rtl w:val="0"/>
                        <w:rPrChange w:author="DANLUIS ENRIQUE ROMANI MORA" w:id="24" w:date="2025-11-10T18:54:17Z">
                          <w:rPr>
                            <w:rFonts w:ascii="Consolas" w:cs="Consolas" w:eastAsia="Consolas" w:hAnsi="Consolas"/>
                            <w:sz w:val="21"/>
                            <w:szCs w:val="21"/>
                          </w:rPr>
                        </w:rPrChange>
                      </w:rPr>
                      <w:t xml:space="preserve">"Causa del error: {}"</w:t>
                    </w:r>
                  </w:sdtContent>
                </w:sdt>
                <w:sdt>
                  <w:sdtPr>
                    <w:id w:val="1211905453"/>
                    <w:tag w:val="goog_rdk_378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causa.</w:t>
                    </w:r>
                  </w:sdtContent>
                </w:sdt>
                <w:sdt>
                  <w:sdtPr>
                    <w:id w:val="-1568225579"/>
                    <w:tag w:val="goog_rdk_378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getMessage</w:t>
                    </w:r>
                  </w:sdtContent>
                </w:sdt>
                <w:sdt>
                  <w:sdtPr>
                    <w:id w:val="-1091841222"/>
                    <w:tag w:val="goog_rdk_378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w:t>
                    </w:r>
                  </w:sdtContent>
                </w:sdt>
              </w:ins>
            </w:sdtContent>
          </w:sdt>
        </w:p>
      </w:sdtContent>
    </w:sdt>
    <w:sdt>
      <w:sdtPr>
        <w:id w:val="-275446598"/>
        <w:tag w:val="goog_rdk_3792"/>
      </w:sdtPr>
      <w:sdtContent>
        <w:p w:rsidR="00000000" w:rsidDel="00000000" w:rsidP="00000000" w:rsidRDefault="00000000" w:rsidRPr="00000000" w14:paraId="000005B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1146771880"/>
              <w:tag w:val="goog_rdk_3790"/>
            </w:sdtPr>
            <w:sdtContent>
              <w:ins w:author="DANLUIS ENRIQUE ROMANI MORA" w:id="23" w:date="2025-11-10T18:54:17Z"/>
              <w:sdt>
                <w:sdtPr>
                  <w:id w:val="-1539267619"/>
                  <w:tag w:val="goog_rdk_3791"/>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sdt>
      <w:sdtPr>
        <w:id w:val="-1988081340"/>
        <w:tag w:val="goog_rdk_3801"/>
      </w:sdtPr>
      <w:sdtContent>
        <w:p w:rsidR="00000000" w:rsidDel="00000000" w:rsidP="00000000" w:rsidRDefault="00000000" w:rsidRPr="00000000" w14:paraId="000005B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317174425"/>
              <w:tag w:val="goog_rdk_3793"/>
            </w:sdtPr>
            <w:sdtContent>
              <w:ins w:author="DANLUIS ENRIQUE ROMANI MORA" w:id="23" w:date="2025-11-10T18:54:17Z"/>
              <w:sdt>
                <w:sdtPr>
                  <w:id w:val="402229379"/>
                  <w:tag w:val="goog_rdk_3794"/>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
                  <w:sdtPr>
                    <w:id w:val="-515283740"/>
                    <w:tag w:val="goog_rdk_3795"/>
                  </w:sdtPr>
                  <w:sdtContent>
                    <w:r w:rsidDel="00000000" w:rsidR="00000000" w:rsidRPr="00000000">
                      <w:rPr>
                        <w:rFonts w:ascii="Consolas" w:cs="Consolas" w:eastAsia="Consolas" w:hAnsi="Consolas"/>
                        <w:color w:val="83d6c5"/>
                        <w:sz w:val="21"/>
                        <w:szCs w:val="21"/>
                        <w:rtl w:val="0"/>
                        <w:rPrChange w:author="DANLUIS ENRIQUE ROMANI MORA" w:id="24" w:date="2025-11-10T18:54:17Z">
                          <w:rPr>
                            <w:rFonts w:ascii="Consolas" w:cs="Consolas" w:eastAsia="Consolas" w:hAnsi="Consolas"/>
                            <w:sz w:val="21"/>
                            <w:szCs w:val="21"/>
                          </w:rPr>
                        </w:rPrChange>
                      </w:rPr>
                      <w:t xml:space="preserve">return</w:t>
                    </w:r>
                  </w:sdtContent>
                </w:sdt>
                <w:sdt>
                  <w:sdtPr>
                    <w:id w:val="1757610415"/>
                    <w:tag w:val="goog_rdk_3796"/>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sdtContent>
                </w:sdt>
                <w:sdt>
                  <w:sdtPr>
                    <w:id w:val="-441557223"/>
                    <w:tag w:val="goog_rdk_3797"/>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crearMensajeError</w:t>
                    </w:r>
                  </w:sdtContent>
                </w:sdt>
                <w:sdt>
                  <w:sdtPr>
                    <w:id w:val="-1863118665"/>
                    <w:tag w:val="goog_rdk_3798"/>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(sesion, </w:t>
                    </w:r>
                  </w:sdtContent>
                </w:sdt>
                <w:sdt>
                  <w:sdtPr>
                    <w:id w:val="-1721967548"/>
                    <w:tag w:val="goog_rdk_3799"/>
                  </w:sdtPr>
                  <w:sdtContent>
                    <w:r w:rsidDel="00000000" w:rsidR="00000000" w:rsidRPr="00000000">
                      <w:rPr>
                        <w:rFonts w:ascii="Consolas" w:cs="Consolas" w:eastAsia="Consolas" w:hAnsi="Consolas"/>
                        <w:color w:val="efb080"/>
                        <w:sz w:val="21"/>
                        <w:szCs w:val="21"/>
                        <w:rtl w:val="0"/>
                        <w:rPrChange w:author="DANLUIS ENRIQUE ROMANI MORA" w:id="24" w:date="2025-11-10T18:54:17Z">
                          <w:rPr>
                            <w:rFonts w:ascii="Consolas" w:cs="Consolas" w:eastAsia="Consolas" w:hAnsi="Consolas"/>
                            <w:sz w:val="21"/>
                            <w:szCs w:val="21"/>
                          </w:rPr>
                        </w:rPrChange>
                      </w:rPr>
                      <w:t xml:space="preserve">obtenerMensajeError</w:t>
                    </w:r>
                  </w:sdtContent>
                </w:sdt>
                <w:sdt>
                  <w:sdtPr>
                    <w:id w:val="-1885942502"/>
                    <w:tag w:val="goog_rdk_3800"/>
                  </w:sdtPr>
                  <w:sdtContent>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(causa));</w:t>
                    </w:r>
                  </w:sdtContent>
                </w:sdt>
              </w:ins>
            </w:sdtContent>
          </w:sdt>
        </w:p>
      </w:sdtContent>
    </w:sdt>
    <w:sdt>
      <w:sdtPr>
        <w:id w:val="-187386452"/>
        <w:tag w:val="goog_rdk_3804"/>
      </w:sdtPr>
      <w:sdtContent>
        <w:p w:rsidR="00000000" w:rsidDel="00000000" w:rsidP="00000000" w:rsidRDefault="00000000" w:rsidRPr="00000000" w14:paraId="000005B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3" w:date="2025-11-10T18:54:17Z"/>
              <w:rFonts w:ascii="Consolas" w:cs="Consolas" w:eastAsia="Consolas" w:hAnsi="Consolas"/>
              <w:color w:val="d6d6dd"/>
              <w:sz w:val="21"/>
              <w:szCs w:val="21"/>
              <w:rPrChange w:author="DANLUIS ENRIQUE ROMANI MORA" w:id="24" w:date="2025-11-10T18:54:17Z">
                <w:rPr>
                  <w:rFonts w:ascii="Consolas" w:cs="Consolas" w:eastAsia="Consolas" w:hAnsi="Consolas"/>
                  <w:sz w:val="21"/>
                  <w:szCs w:val="21"/>
                </w:rPr>
              </w:rPrChange>
            </w:rPr>
          </w:pPr>
          <w:sdt>
            <w:sdtPr>
              <w:id w:val="866554781"/>
              <w:tag w:val="goog_rdk_3802"/>
            </w:sdtPr>
            <w:sdtContent>
              <w:ins w:author="DANLUIS ENRIQUE ROMANI MORA" w:id="23" w:date="2025-11-10T18:54:17Z"/>
              <w:sdt>
                <w:sdtPr>
                  <w:id w:val="-1658615896"/>
                  <w:tag w:val="goog_rdk_3803"/>
                </w:sdtPr>
                <w:sdtContent>
                  <w:ins w:author="DANLUIS ENRIQUE ROMANI MORA" w:id="23" w:date="2025-11-10T18:54:17Z">
                    <w:r w:rsidDel="00000000" w:rsidR="00000000" w:rsidRPr="00000000">
                      <w:rPr>
                        <w:rFonts w:ascii="Consolas" w:cs="Consolas" w:eastAsia="Consolas" w:hAnsi="Consolas"/>
                        <w:color w:val="d6d6dd"/>
                        <w:sz w:val="21"/>
                        <w:szCs w:val="21"/>
                        <w:rtl w:val="0"/>
                        <w:rPrChange w:author="DANLUIS ENRIQUE ROMANI MORA" w:id="24" w:date="2025-11-10T18:54:17Z">
                          <w:rPr>
                            <w:rFonts w:ascii="Consolas" w:cs="Consolas" w:eastAsia="Consolas" w:hAnsi="Consolas"/>
                            <w:sz w:val="21"/>
                            <w:szCs w:val="21"/>
                          </w:rPr>
                        </w:rPrChange>
                      </w:rPr>
                      <w:t xml:space="preserve">        }</w:t>
                    </w:r>
                  </w:ins>
                </w:sdtContent>
              </w:sdt>
              <w:ins w:author="DANLUIS ENRIQUE ROMANI MORA" w:id="23" w:date="2025-11-10T18:54:17Z"/>
            </w:sdtContent>
          </w:sdt>
        </w:p>
      </w:sdtContent>
    </w:sdt>
    <w:p w:rsidR="00000000" w:rsidDel="00000000" w:rsidP="00000000" w:rsidRDefault="00000000" w:rsidRPr="00000000" w14:paraId="000005B5">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5B6">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5B7">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3.2.2: </w:t>
      </w:r>
      <w:r w:rsidDel="00000000" w:rsidR="00000000" w:rsidRPr="00000000">
        <w:rPr>
          <w:rFonts w:ascii="Times New Roman" w:cs="Times New Roman" w:eastAsia="Times New Roman" w:hAnsi="Times New Roman"/>
          <w:b w:val="1"/>
          <w:bCs w:val="1"/>
          <w:sz w:val="30"/>
          <w:szCs w:val="30"/>
          <w:rtl w:val="0"/>
        </w:rPr>
        <w:t xml:space="preserve">Establecer política de retención de 30 días (borrado automático).</w:t>
      </w:r>
    </w:p>
    <w:sdt>
      <w:sdtPr>
        <w:id w:val="52654356"/>
        <w:tag w:val="goog_rdk_3811"/>
      </w:sdtPr>
      <w:sdtContent>
        <w:p w:rsidR="00000000" w:rsidDel="00000000" w:rsidP="00000000" w:rsidRDefault="00000000" w:rsidRPr="00000000" w14:paraId="000005B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2092677543"/>
              <w:tag w:val="goog_rdk_3805"/>
            </w:sdtPr>
            <w:sdtContent>
              <w:ins w:author="DANLUIS ENRIQUE ROMANI MORA" w:id="25" w:date="2025-11-10T18:54:34Z"/>
              <w:sdt>
                <w:sdtPr>
                  <w:id w:val="-1121009750"/>
                  <w:tag w:val="goog_rdk_3806"/>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487752231"/>
                    <w:tag w:val="goog_rdk_3807"/>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Value</w:t>
                    </w:r>
                  </w:sdtContent>
                </w:sdt>
                <w:sdt>
                  <w:sdtPr>
                    <w:id w:val="1380356804"/>
                    <w:tag w:val="goog_rdk_3808"/>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715575699"/>
                    <w:tag w:val="goog_rdk_3809"/>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"${chat.retencion.dias:30}"</w:t>
                    </w:r>
                  </w:sdtContent>
                </w:sdt>
                <w:sdt>
                  <w:sdtPr>
                    <w:id w:val="-1950310522"/>
                    <w:tag w:val="goog_rdk_3810"/>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1204503010"/>
        <w:tag w:val="goog_rdk_3818"/>
      </w:sdtPr>
      <w:sdtContent>
        <w:p w:rsidR="00000000" w:rsidDel="00000000" w:rsidP="00000000" w:rsidRDefault="00000000" w:rsidRPr="00000000" w14:paraId="000005B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17416564"/>
              <w:tag w:val="goog_rdk_3812"/>
            </w:sdtPr>
            <w:sdtContent>
              <w:ins w:author="DANLUIS ENRIQUE ROMANI MORA" w:id="25" w:date="2025-11-10T18:54:34Z"/>
              <w:sdt>
                <w:sdtPr>
                  <w:id w:val="169569796"/>
                  <w:tag w:val="goog_rdk_3813"/>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704860263"/>
                    <w:tag w:val="goog_rdk_3814"/>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private</w:t>
                    </w:r>
                  </w:sdtContent>
                </w:sdt>
                <w:sdt>
                  <w:sdtPr>
                    <w:id w:val="-1525606450"/>
                    <w:tag w:val="goog_rdk_3815"/>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616738477"/>
                    <w:tag w:val="goog_rdk_3816"/>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1296803273"/>
                    <w:tag w:val="goog_rdk_381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diasRetencion;</w:t>
                    </w:r>
                  </w:sdtContent>
                </w:sdt>
              </w:ins>
            </w:sdtContent>
          </w:sdt>
        </w:p>
      </w:sdtContent>
    </w:sdt>
    <w:sdt>
      <w:sdtPr>
        <w:id w:val="-979726328"/>
        <w:tag w:val="goog_rdk_3821"/>
      </w:sdtPr>
      <w:sdtContent>
        <w:p w:rsidR="00000000" w:rsidDel="00000000" w:rsidP="00000000" w:rsidRDefault="00000000" w:rsidRPr="00000000" w14:paraId="000005B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156275406"/>
              <w:tag w:val="goog_rdk_3819"/>
            </w:sdtPr>
            <w:sdtContent>
              <w:ins w:author="DANLUIS ENRIQUE ROMANI MORA" w:id="25" w:date="2025-11-10T18:54:34Z"/>
              <w:sdt>
                <w:sdtPr>
                  <w:id w:val="-318268567"/>
                  <w:tag w:val="goog_rdk_382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885895247"/>
        <w:tag w:val="goog_rdk_3824"/>
      </w:sdtPr>
      <w:sdtContent>
        <w:p w:rsidR="00000000" w:rsidDel="00000000" w:rsidP="00000000" w:rsidRDefault="00000000" w:rsidRPr="00000000" w14:paraId="000005B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888613992"/>
              <w:tag w:val="goog_rdk_3822"/>
            </w:sdtPr>
            <w:sdtContent>
              <w:ins w:author="DANLUIS ENRIQUE ROMANI MORA" w:id="25" w:date="2025-11-10T18:54:34Z"/>
              <w:sdt>
                <w:sdtPr>
                  <w:id w:val="-1553866668"/>
                  <w:tag w:val="goog_rdk_3823"/>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826649892"/>
        <w:tag w:val="goog_rdk_3827"/>
      </w:sdtPr>
      <w:sdtContent>
        <w:p w:rsidR="00000000" w:rsidDel="00000000" w:rsidP="00000000" w:rsidRDefault="00000000" w:rsidRPr="00000000" w14:paraId="000005B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66086097"/>
              <w:tag w:val="goog_rdk_3825"/>
            </w:sdtPr>
            <w:sdtContent>
              <w:ins w:author="DANLUIS ENRIQUE ROMANI MORA" w:id="25" w:date="2025-11-10T18:54:34Z"/>
              <w:sdt>
                <w:sdtPr>
                  <w:id w:val="637078587"/>
                  <w:tag w:val="goog_rdk_3826"/>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Tarea programada que se ejecuta automáticamente todos los días a las 2:00 AM</w:t>
                    </w:r>
                  </w:ins>
                </w:sdtContent>
              </w:sdt>
              <w:ins w:author="DANLUIS ENRIQUE ROMANI MORA" w:id="25" w:date="2025-11-10T18:54:34Z"/>
            </w:sdtContent>
          </w:sdt>
        </w:p>
      </w:sdtContent>
    </w:sdt>
    <w:sdt>
      <w:sdtPr>
        <w:id w:val="1179249958"/>
        <w:tag w:val="goog_rdk_3830"/>
      </w:sdtPr>
      <w:sdtContent>
        <w:p w:rsidR="00000000" w:rsidDel="00000000" w:rsidP="00000000" w:rsidRDefault="00000000" w:rsidRPr="00000000" w14:paraId="000005B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210201184"/>
              <w:tag w:val="goog_rdk_3828"/>
            </w:sdtPr>
            <w:sdtContent>
              <w:ins w:author="DANLUIS ENRIQUE ROMANI MORA" w:id="25" w:date="2025-11-10T18:54:34Z"/>
              <w:sdt>
                <w:sdtPr>
                  <w:id w:val="-672250453"/>
                  <w:tag w:val="goog_rdk_3829"/>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Cron expression: "0 0 2 * * ?" significa:</w:t>
                    </w:r>
                  </w:ins>
                </w:sdtContent>
              </w:sdt>
              <w:ins w:author="DANLUIS ENRIQUE ROMANI MORA" w:id="25" w:date="2025-11-10T18:54:34Z"/>
            </w:sdtContent>
          </w:sdt>
        </w:p>
      </w:sdtContent>
    </w:sdt>
    <w:sdt>
      <w:sdtPr>
        <w:id w:val="226374830"/>
        <w:tag w:val="goog_rdk_3833"/>
      </w:sdtPr>
      <w:sdtContent>
        <w:p w:rsidR="00000000" w:rsidDel="00000000" w:rsidP="00000000" w:rsidRDefault="00000000" w:rsidRPr="00000000" w14:paraId="000005B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519791699"/>
              <w:tag w:val="goog_rdk_3831"/>
            </w:sdtPr>
            <w:sdtContent>
              <w:ins w:author="DANLUIS ENRIQUE ROMANI MORA" w:id="25" w:date="2025-11-10T18:54:34Z"/>
              <w:sdt>
                <w:sdtPr>
                  <w:id w:val="1544770955"/>
                  <w:tag w:val="goog_rdk_3832"/>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- 0 segundos</w:t>
                    </w:r>
                  </w:ins>
                </w:sdtContent>
              </w:sdt>
              <w:ins w:author="DANLUIS ENRIQUE ROMANI MORA" w:id="25" w:date="2025-11-10T18:54:34Z"/>
            </w:sdtContent>
          </w:sdt>
        </w:p>
      </w:sdtContent>
    </w:sdt>
    <w:sdt>
      <w:sdtPr>
        <w:id w:val="-704436268"/>
        <w:tag w:val="goog_rdk_3836"/>
      </w:sdtPr>
      <w:sdtContent>
        <w:p w:rsidR="00000000" w:rsidDel="00000000" w:rsidP="00000000" w:rsidRDefault="00000000" w:rsidRPr="00000000" w14:paraId="000005B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173142984"/>
              <w:tag w:val="goog_rdk_3834"/>
            </w:sdtPr>
            <w:sdtContent>
              <w:ins w:author="DANLUIS ENRIQUE ROMANI MORA" w:id="25" w:date="2025-11-10T18:54:34Z"/>
              <w:sdt>
                <w:sdtPr>
                  <w:id w:val="411915830"/>
                  <w:tag w:val="goog_rdk_3835"/>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- 0 minutos</w:t>
                    </w:r>
                  </w:ins>
                </w:sdtContent>
              </w:sdt>
              <w:ins w:author="DANLUIS ENRIQUE ROMANI MORA" w:id="25" w:date="2025-11-10T18:54:34Z"/>
            </w:sdtContent>
          </w:sdt>
        </w:p>
      </w:sdtContent>
    </w:sdt>
    <w:sdt>
      <w:sdtPr>
        <w:id w:val="-1578485022"/>
        <w:tag w:val="goog_rdk_3839"/>
      </w:sdtPr>
      <w:sdtContent>
        <w:p w:rsidR="00000000" w:rsidDel="00000000" w:rsidP="00000000" w:rsidRDefault="00000000" w:rsidRPr="00000000" w14:paraId="000005C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791883611"/>
              <w:tag w:val="goog_rdk_3837"/>
            </w:sdtPr>
            <w:sdtContent>
              <w:ins w:author="DANLUIS ENRIQUE ROMANI MORA" w:id="25" w:date="2025-11-10T18:54:34Z"/>
              <w:sdt>
                <w:sdtPr>
                  <w:id w:val="-240210129"/>
                  <w:tag w:val="goog_rdk_3838"/>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- 2 horas (2 AM)</w:t>
                    </w:r>
                  </w:ins>
                </w:sdtContent>
              </w:sdt>
              <w:ins w:author="DANLUIS ENRIQUE ROMANI MORA" w:id="25" w:date="2025-11-10T18:54:34Z"/>
            </w:sdtContent>
          </w:sdt>
        </w:p>
      </w:sdtContent>
    </w:sdt>
    <w:sdt>
      <w:sdtPr>
        <w:id w:val="378619368"/>
        <w:tag w:val="goog_rdk_3842"/>
      </w:sdtPr>
      <w:sdtContent>
        <w:p w:rsidR="00000000" w:rsidDel="00000000" w:rsidP="00000000" w:rsidRDefault="00000000" w:rsidRPr="00000000" w14:paraId="000005C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925748585"/>
              <w:tag w:val="goog_rdk_3840"/>
            </w:sdtPr>
            <w:sdtContent>
              <w:ins w:author="DANLUIS ENRIQUE ROMANI MORA" w:id="25" w:date="2025-11-10T18:54:34Z"/>
              <w:sdt>
                <w:sdtPr>
                  <w:id w:val="228747012"/>
                  <w:tag w:val="goog_rdk_3841"/>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Cualquier día del mes</w:t>
                    </w:r>
                  </w:ins>
                </w:sdtContent>
              </w:sdt>
              <w:ins w:author="DANLUIS ENRIQUE ROMANI MORA" w:id="25" w:date="2025-11-10T18:54:34Z"/>
            </w:sdtContent>
          </w:sdt>
        </w:p>
      </w:sdtContent>
    </w:sdt>
    <w:sdt>
      <w:sdtPr>
        <w:id w:val="1278511337"/>
        <w:tag w:val="goog_rdk_3845"/>
      </w:sdtPr>
      <w:sdtContent>
        <w:p w:rsidR="00000000" w:rsidDel="00000000" w:rsidP="00000000" w:rsidRDefault="00000000" w:rsidRPr="00000000" w14:paraId="000005C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670386805"/>
              <w:tag w:val="goog_rdk_3843"/>
            </w:sdtPr>
            <w:sdtContent>
              <w:ins w:author="DANLUIS ENRIQUE ROMANI MORA" w:id="25" w:date="2025-11-10T18:54:34Z"/>
              <w:sdt>
                <w:sdtPr>
                  <w:id w:val="1271054476"/>
                  <w:tag w:val="goog_rdk_3844"/>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Cualquier mes</w:t>
                    </w:r>
                  </w:ins>
                </w:sdtContent>
              </w:sdt>
              <w:ins w:author="DANLUIS ENRIQUE ROMANI MORA" w:id="25" w:date="2025-11-10T18:54:34Z"/>
            </w:sdtContent>
          </w:sdt>
        </w:p>
      </w:sdtContent>
    </w:sdt>
    <w:sdt>
      <w:sdtPr>
        <w:id w:val="-1303706488"/>
        <w:tag w:val="goog_rdk_3848"/>
      </w:sdtPr>
      <w:sdtContent>
        <w:p w:rsidR="00000000" w:rsidDel="00000000" w:rsidP="00000000" w:rsidRDefault="00000000" w:rsidRPr="00000000" w14:paraId="000005C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2089827028"/>
              <w:tag w:val="goog_rdk_3846"/>
            </w:sdtPr>
            <w:sdtContent>
              <w:ins w:author="DANLUIS ENRIQUE ROMANI MORA" w:id="25" w:date="2025-11-10T18:54:34Z"/>
              <w:sdt>
                <w:sdtPr>
                  <w:id w:val="-608884752"/>
                  <w:tag w:val="goog_rdk_3847"/>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 Cualquier día de la semana</w:t>
                    </w:r>
                  </w:ins>
                </w:sdtContent>
              </w:sdt>
              <w:ins w:author="DANLUIS ENRIQUE ROMANI MORA" w:id="25" w:date="2025-11-10T18:54:34Z"/>
            </w:sdtContent>
          </w:sdt>
        </w:p>
      </w:sdtContent>
    </w:sdt>
    <w:sdt>
      <w:sdtPr>
        <w:id w:val="-643358650"/>
        <w:tag w:val="goog_rdk_3851"/>
      </w:sdtPr>
      <w:sdtContent>
        <w:p w:rsidR="00000000" w:rsidDel="00000000" w:rsidP="00000000" w:rsidRDefault="00000000" w:rsidRPr="00000000" w14:paraId="000005C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110889035"/>
              <w:tag w:val="goog_rdk_3849"/>
            </w:sdtPr>
            <w:sdtContent>
              <w:ins w:author="DANLUIS ENRIQUE ROMANI MORA" w:id="25" w:date="2025-11-10T18:54:34Z"/>
              <w:sdt>
                <w:sdtPr>
                  <w:id w:val="161837850"/>
                  <w:tag w:val="goog_rdk_3850"/>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629872333"/>
        <w:tag w:val="goog_rdk_3858"/>
      </w:sdtPr>
      <w:sdtContent>
        <w:p w:rsidR="00000000" w:rsidDel="00000000" w:rsidP="00000000" w:rsidRDefault="00000000" w:rsidRPr="00000000" w14:paraId="000005C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605903539"/>
              <w:tag w:val="goog_rdk_3852"/>
            </w:sdtPr>
            <w:sdtContent>
              <w:ins w:author="DANLUIS ENRIQUE ROMANI MORA" w:id="25" w:date="2025-11-10T18:54:34Z"/>
              <w:sdt>
                <w:sdtPr>
                  <w:id w:val="-432377812"/>
                  <w:tag w:val="goog_rdk_3853"/>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217441856"/>
                    <w:tag w:val="goog_rdk_3854"/>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Scheduled</w:t>
                    </w:r>
                  </w:sdtContent>
                </w:sdt>
                <w:sdt>
                  <w:sdtPr>
                    <w:id w:val="1519755081"/>
                    <w:tag w:val="goog_rdk_3855"/>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(cron = </w:t>
                    </w:r>
                  </w:sdtContent>
                </w:sdt>
                <w:sdt>
                  <w:sdtPr>
                    <w:id w:val="478787207"/>
                    <w:tag w:val="goog_rdk_3856"/>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"${chat.limpieza.cron:0 0 2 * * ?}"</w:t>
                    </w:r>
                  </w:sdtContent>
                </w:sdt>
                <w:sdt>
                  <w:sdtPr>
                    <w:id w:val="-367148574"/>
                    <w:tag w:val="goog_rdk_385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1483658688"/>
        <w:tag w:val="goog_rdk_3862"/>
      </w:sdtPr>
      <w:sdtContent>
        <w:p w:rsidR="00000000" w:rsidDel="00000000" w:rsidP="00000000" w:rsidRDefault="00000000" w:rsidRPr="00000000" w14:paraId="000005C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efb080"/>
              <w:sz w:val="21"/>
              <w:szCs w:val="21"/>
              <w:rPrChange w:author="DANLUIS ENRIQUE ROMANI MORA" w:id="26" w:date="2025-11-10T18:54:34Z">
                <w:rPr>
                  <w:rFonts w:ascii="Consolas" w:cs="Consolas" w:eastAsia="Consolas" w:hAnsi="Consolas"/>
                  <w:sz w:val="21"/>
                  <w:szCs w:val="21"/>
                </w:rPr>
              </w:rPrChange>
            </w:rPr>
          </w:pPr>
          <w:sdt>
            <w:sdtPr>
              <w:id w:val="-2027325541"/>
              <w:tag w:val="goog_rdk_3859"/>
            </w:sdtPr>
            <w:sdtContent>
              <w:ins w:author="DANLUIS ENRIQUE ROMANI MORA" w:id="25" w:date="2025-11-10T18:54:34Z"/>
              <w:sdt>
                <w:sdtPr>
                  <w:id w:val="372314357"/>
                  <w:tag w:val="goog_rdk_386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934081244"/>
                    <w:tag w:val="goog_rdk_3861"/>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Transactional</w:t>
                    </w:r>
                  </w:sdtContent>
                </w:sdt>
              </w:ins>
            </w:sdtContent>
          </w:sdt>
        </w:p>
      </w:sdtContent>
    </w:sdt>
    <w:sdt>
      <w:sdtPr>
        <w:id w:val="-556671437"/>
        <w:tag w:val="goog_rdk_3873"/>
      </w:sdtPr>
      <w:sdtContent>
        <w:p w:rsidR="00000000" w:rsidDel="00000000" w:rsidP="00000000" w:rsidRDefault="00000000" w:rsidRPr="00000000" w14:paraId="000005C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523222546"/>
              <w:tag w:val="goog_rdk_3863"/>
            </w:sdtPr>
            <w:sdtContent>
              <w:ins w:author="DANLUIS ENRIQUE ROMANI MORA" w:id="25" w:date="2025-11-10T18:54:34Z"/>
              <w:sdt>
                <w:sdtPr>
                  <w:id w:val="-1608336173"/>
                  <w:tag w:val="goog_rdk_3864"/>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247299996"/>
                    <w:tag w:val="goog_rdk_3865"/>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public</w:t>
                    </w:r>
                  </w:sdtContent>
                </w:sdt>
                <w:sdt>
                  <w:sdtPr>
                    <w:id w:val="-1624566667"/>
                    <w:tag w:val="goog_rdk_3866"/>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100129496"/>
                    <w:tag w:val="goog_rdk_3867"/>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void</w:t>
                    </w:r>
                  </w:sdtContent>
                </w:sdt>
                <w:sdt>
                  <w:sdtPr>
                    <w:id w:val="1322659302"/>
                    <w:tag w:val="goog_rdk_3868"/>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567204742"/>
                    <w:tag w:val="goog_rdk_3869"/>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limpiarChatAntiguo</w:t>
                    </w:r>
                  </w:sdtContent>
                </w:sdt>
                <w:sdt>
                  <w:sdtPr>
                    <w:id w:val="1303140891"/>
                    <w:tag w:val="goog_rdk_3870"/>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287485110"/>
                    <w:tag w:val="goog_rdk_3871"/>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359645428"/>
                    <w:tag w:val="goog_rdk_387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800425896"/>
        <w:tag w:val="goog_rdk_3880"/>
      </w:sdtPr>
      <w:sdtContent>
        <w:p w:rsidR="00000000" w:rsidDel="00000000" w:rsidP="00000000" w:rsidRDefault="00000000" w:rsidRPr="00000000" w14:paraId="000005C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869062242"/>
              <w:tag w:val="goog_rdk_3874"/>
            </w:sdtPr>
            <w:sdtContent>
              <w:ins w:author="DANLUIS ENRIQUE ROMANI MORA" w:id="25" w:date="2025-11-10T18:54:34Z"/>
              <w:sdt>
                <w:sdtPr>
                  <w:id w:val="-1805124651"/>
                  <w:tag w:val="goog_rdk_387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606975721"/>
                    <w:tag w:val="goog_rdk_3876"/>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930422473"/>
                    <w:tag w:val="goog_rdk_387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975778273"/>
                    <w:tag w:val="goog_rdk_3878"/>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 Iniciando limpieza automática de chat ==="</w:t>
                    </w:r>
                  </w:sdtContent>
                </w:sdt>
                <w:sdt>
                  <w:sdtPr>
                    <w:id w:val="791061764"/>
                    <w:tag w:val="goog_rdk_387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751481423"/>
        <w:tag w:val="goog_rdk_3887"/>
      </w:sdtPr>
      <w:sdtContent>
        <w:p w:rsidR="00000000" w:rsidDel="00000000" w:rsidP="00000000" w:rsidRDefault="00000000" w:rsidRPr="00000000" w14:paraId="000005C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36446614"/>
              <w:tag w:val="goog_rdk_3881"/>
            </w:sdtPr>
            <w:sdtContent>
              <w:ins w:author="DANLUIS ENRIQUE ROMANI MORA" w:id="25" w:date="2025-11-10T18:54:34Z"/>
              <w:sdt>
                <w:sdtPr>
                  <w:id w:val="1092461255"/>
                  <w:tag w:val="goog_rdk_388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673306585"/>
                    <w:tag w:val="goog_rdk_388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657133056"/>
                    <w:tag w:val="goog_rdk_388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846888070"/>
                    <w:tag w:val="goog_rdk_3885"/>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"Días de retención configurados: {}"</w:t>
                    </w:r>
                  </w:sdtContent>
                </w:sdt>
                <w:sdt>
                  <w:sdtPr>
                    <w:id w:val="2128103352"/>
                    <w:tag w:val="goog_rdk_388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diasRetencion);</w:t>
                    </w:r>
                  </w:sdtContent>
                </w:sdt>
              </w:ins>
            </w:sdtContent>
          </w:sdt>
        </w:p>
      </w:sdtContent>
    </w:sdt>
    <w:sdt>
      <w:sdtPr>
        <w:id w:val="-1730716928"/>
        <w:tag w:val="goog_rdk_3890"/>
      </w:sdtPr>
      <w:sdtContent>
        <w:p w:rsidR="00000000" w:rsidDel="00000000" w:rsidP="00000000" w:rsidRDefault="00000000" w:rsidRPr="00000000" w14:paraId="000005C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10455630"/>
              <w:tag w:val="goog_rdk_3888"/>
            </w:sdtPr>
            <w:sdtContent>
              <w:ins w:author="DANLUIS ENRIQUE ROMANI MORA" w:id="25" w:date="2025-11-10T18:54:34Z"/>
              <w:sdt>
                <w:sdtPr>
                  <w:id w:val="-1336712378"/>
                  <w:tag w:val="goog_rdk_3889"/>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383276670"/>
        <w:tag w:val="goog_rdk_3899"/>
      </w:sdtPr>
      <w:sdtContent>
        <w:p w:rsidR="00000000" w:rsidDel="00000000" w:rsidP="00000000" w:rsidRDefault="00000000" w:rsidRPr="00000000" w14:paraId="000005C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67656517"/>
              <w:tag w:val="goog_rdk_3891"/>
            </w:sdtPr>
            <w:sdtContent>
              <w:ins w:author="DANLUIS ENRIQUE ROMANI MORA" w:id="25" w:date="2025-11-10T18:54:34Z"/>
              <w:sdt>
                <w:sdtPr>
                  <w:id w:val="1839506381"/>
                  <w:tag w:val="goog_rdk_389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803629300"/>
                    <w:tag w:val="goog_rdk_389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LocalDateTime</w:t>
                    </w:r>
                  </w:sdtContent>
                </w:sdt>
                <w:sdt>
                  <w:sdtPr>
                    <w:id w:val="-1440292897"/>
                    <w:tag w:val="goog_rdk_389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fechaLimite = LocalDateTime.</w:t>
                    </w:r>
                  </w:sdtContent>
                </w:sdt>
                <w:sdt>
                  <w:sdtPr>
                    <w:id w:val="491620825"/>
                    <w:tag w:val="goog_rdk_3895"/>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now</w:t>
                    </w:r>
                  </w:sdtContent>
                </w:sdt>
                <w:sdt>
                  <w:sdtPr>
                    <w:id w:val="591120865"/>
                    <w:tag w:val="goog_rdk_389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347174562"/>
                    <w:tag w:val="goog_rdk_3897"/>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minusDays</w:t>
                    </w:r>
                  </w:sdtContent>
                </w:sdt>
                <w:sdt>
                  <w:sdtPr>
                    <w:id w:val="10970536"/>
                    <w:tag w:val="goog_rdk_3898"/>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(diasRetencion);</w:t>
                    </w:r>
                  </w:sdtContent>
                </w:sdt>
              </w:ins>
            </w:sdtContent>
          </w:sdt>
        </w:p>
      </w:sdtContent>
    </w:sdt>
    <w:sdt>
      <w:sdtPr>
        <w:id w:val="295504826"/>
        <w:tag w:val="goog_rdk_3906"/>
      </w:sdtPr>
      <w:sdtContent>
        <w:p w:rsidR="00000000" w:rsidDel="00000000" w:rsidP="00000000" w:rsidRDefault="00000000" w:rsidRPr="00000000" w14:paraId="000005C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2136024448"/>
              <w:tag w:val="goog_rdk_3900"/>
            </w:sdtPr>
            <w:sdtContent>
              <w:ins w:author="DANLUIS ENRIQUE ROMANI MORA" w:id="25" w:date="2025-11-10T18:54:34Z"/>
              <w:sdt>
                <w:sdtPr>
                  <w:id w:val="-1461970824"/>
                  <w:tag w:val="goog_rdk_3901"/>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589279536"/>
                    <w:tag w:val="goog_rdk_3902"/>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66519546"/>
                    <w:tag w:val="goog_rdk_3903"/>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918598191"/>
                    <w:tag w:val="goog_rdk_3904"/>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"Fecha límite de eliminación: {}"</w:t>
                    </w:r>
                  </w:sdtContent>
                </w:sdt>
                <w:sdt>
                  <w:sdtPr>
                    <w:id w:val="-1803205931"/>
                    <w:tag w:val="goog_rdk_3905"/>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fechaLimite);</w:t>
                    </w:r>
                  </w:sdtContent>
                </w:sdt>
              </w:ins>
            </w:sdtContent>
          </w:sdt>
        </w:p>
      </w:sdtContent>
    </w:sdt>
    <w:sdt>
      <w:sdtPr>
        <w:id w:val="1443500644"/>
        <w:tag w:val="goog_rdk_3909"/>
      </w:sdtPr>
      <w:sdtContent>
        <w:p w:rsidR="00000000" w:rsidDel="00000000" w:rsidP="00000000" w:rsidRDefault="00000000" w:rsidRPr="00000000" w14:paraId="000005C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808278485"/>
              <w:tag w:val="goog_rdk_3907"/>
            </w:sdtPr>
            <w:sdtContent>
              <w:ins w:author="DANLUIS ENRIQUE ROMANI MORA" w:id="25" w:date="2025-11-10T18:54:34Z"/>
              <w:sdt>
                <w:sdtPr>
                  <w:id w:val="404920194"/>
                  <w:tag w:val="goog_rdk_3908"/>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535834802"/>
        <w:tag w:val="goog_rdk_3914"/>
      </w:sdtPr>
      <w:sdtContent>
        <w:p w:rsidR="00000000" w:rsidDel="00000000" w:rsidP="00000000" w:rsidRDefault="00000000" w:rsidRPr="00000000" w14:paraId="000005C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84783544"/>
              <w:tag w:val="goog_rdk_3910"/>
            </w:sdtPr>
            <w:sdtContent>
              <w:ins w:author="DANLUIS ENRIQUE ROMANI MORA" w:id="25" w:date="2025-11-10T18:54:34Z"/>
              <w:sdt>
                <w:sdtPr>
                  <w:id w:val="1233407169"/>
                  <w:tag w:val="goog_rdk_3911"/>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785163931"/>
                    <w:tag w:val="goog_rdk_3912"/>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try</w:t>
                    </w:r>
                  </w:sdtContent>
                </w:sdt>
                <w:sdt>
                  <w:sdtPr>
                    <w:id w:val="-1705537400"/>
                    <w:tag w:val="goog_rdk_3913"/>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713785586"/>
        <w:tag w:val="goog_rdk_3918"/>
      </w:sdtPr>
      <w:sdtContent>
        <w:p w:rsidR="00000000" w:rsidDel="00000000" w:rsidP="00000000" w:rsidRDefault="00000000" w:rsidRPr="00000000" w14:paraId="000005C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615026453"/>
              <w:tag w:val="goog_rdk_3915"/>
            </w:sdtPr>
            <w:sdtContent>
              <w:ins w:author="DANLUIS ENRIQUE ROMANI MORA" w:id="25" w:date="2025-11-10T18:54:34Z"/>
              <w:sdt>
                <w:sdtPr>
                  <w:id w:val="532436311"/>
                  <w:tag w:val="goog_rdk_3916"/>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339965524"/>
                    <w:tag w:val="goog_rdk_3917"/>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Primero eliminar mensajes antiguos</w:t>
                    </w:r>
                  </w:sdtContent>
                </w:sdt>
              </w:ins>
            </w:sdtContent>
          </w:sdt>
        </w:p>
      </w:sdtContent>
    </w:sdt>
    <w:sdt>
      <w:sdtPr>
        <w:id w:val="1898086325"/>
        <w:tag w:val="goog_rdk_3925"/>
      </w:sdtPr>
      <w:sdtContent>
        <w:p w:rsidR="00000000" w:rsidDel="00000000" w:rsidP="00000000" w:rsidRDefault="00000000" w:rsidRPr="00000000" w14:paraId="000005D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991008843"/>
              <w:tag w:val="goog_rdk_3919"/>
            </w:sdtPr>
            <w:sdtContent>
              <w:ins w:author="DANLUIS ENRIQUE ROMANI MORA" w:id="25" w:date="2025-11-10T18:54:34Z"/>
              <w:sdt>
                <w:sdtPr>
                  <w:id w:val="1813363242"/>
                  <w:tag w:val="goog_rdk_392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330604471"/>
                    <w:tag w:val="goog_rdk_3921"/>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1510264257"/>
                    <w:tag w:val="goog_rdk_392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 = </w:t>
                    </w:r>
                  </w:sdtContent>
                </w:sdt>
                <w:sdt>
                  <w:sdtPr>
                    <w:id w:val="466657176"/>
                    <w:tag w:val="goog_rdk_392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limpiarMensajesAntiguos</w:t>
                    </w:r>
                  </w:sdtContent>
                </w:sdt>
                <w:sdt>
                  <w:sdtPr>
                    <w:id w:val="-1097999400"/>
                    <w:tag w:val="goog_rdk_392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ins>
            </w:sdtContent>
          </w:sdt>
        </w:p>
      </w:sdtContent>
    </w:sdt>
    <w:sdt>
      <w:sdtPr>
        <w:id w:val="849018012"/>
        <w:tag w:val="goog_rdk_3928"/>
      </w:sdtPr>
      <w:sdtContent>
        <w:p w:rsidR="00000000" w:rsidDel="00000000" w:rsidP="00000000" w:rsidRDefault="00000000" w:rsidRPr="00000000" w14:paraId="000005D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65690762"/>
              <w:tag w:val="goog_rdk_3926"/>
            </w:sdtPr>
            <w:sdtContent>
              <w:ins w:author="DANLUIS ENRIQUE ROMANI MORA" w:id="25" w:date="2025-11-10T18:54:34Z"/>
              <w:sdt>
                <w:sdtPr>
                  <w:id w:val="-1489364594"/>
                  <w:tag w:val="goog_rdk_3927"/>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003134413"/>
        <w:tag w:val="goog_rdk_3932"/>
      </w:sdtPr>
      <w:sdtContent>
        <w:p w:rsidR="00000000" w:rsidDel="00000000" w:rsidP="00000000" w:rsidRDefault="00000000" w:rsidRPr="00000000" w14:paraId="000005D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847895668"/>
              <w:tag w:val="goog_rdk_3929"/>
            </w:sdtPr>
            <w:sdtContent>
              <w:ins w:author="DANLUIS ENRIQUE ROMANI MORA" w:id="25" w:date="2025-11-10T18:54:34Z"/>
              <w:sdt>
                <w:sdtPr>
                  <w:id w:val="1093750372"/>
                  <w:tag w:val="goog_rdk_393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56770313"/>
                    <w:tag w:val="goog_rdk_3931"/>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Luego eliminar sesiones antiguas (los mensajes ya fueron eliminados)</w:t>
                    </w:r>
                  </w:sdtContent>
                </w:sdt>
              </w:ins>
            </w:sdtContent>
          </w:sdt>
        </w:p>
      </w:sdtContent>
    </w:sdt>
    <w:sdt>
      <w:sdtPr>
        <w:id w:val="1886799777"/>
        <w:tag w:val="goog_rdk_3936"/>
      </w:sdtPr>
      <w:sdtContent>
        <w:p w:rsidR="00000000" w:rsidDel="00000000" w:rsidP="00000000" w:rsidRDefault="00000000" w:rsidRPr="00000000" w14:paraId="000005D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580064836"/>
              <w:tag w:val="goog_rdk_3933"/>
            </w:sdtPr>
            <w:sdtContent>
              <w:ins w:author="DANLUIS ENRIQUE ROMANI MORA" w:id="25" w:date="2025-11-10T18:54:34Z"/>
              <w:sdt>
                <w:sdtPr>
                  <w:id w:val="-31166807"/>
                  <w:tag w:val="goog_rdk_3934"/>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347331555"/>
                    <w:tag w:val="goog_rdk_3935"/>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Nota: Si hay CASCADE en la BD, los mensajes se eliminarán automáticamente</w:t>
                    </w:r>
                  </w:sdtContent>
                </w:sdt>
              </w:ins>
            </w:sdtContent>
          </w:sdt>
        </w:p>
      </w:sdtContent>
    </w:sdt>
    <w:sdt>
      <w:sdtPr>
        <w:id w:val="-728019252"/>
        <w:tag w:val="goog_rdk_3943"/>
      </w:sdtPr>
      <w:sdtContent>
        <w:p w:rsidR="00000000" w:rsidDel="00000000" w:rsidP="00000000" w:rsidRDefault="00000000" w:rsidRPr="00000000" w14:paraId="000005D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831898213"/>
              <w:tag w:val="goog_rdk_3937"/>
            </w:sdtPr>
            <w:sdtContent>
              <w:ins w:author="DANLUIS ENRIQUE ROMANI MORA" w:id="25" w:date="2025-11-10T18:54:34Z"/>
              <w:sdt>
                <w:sdtPr>
                  <w:id w:val="1476477781"/>
                  <w:tag w:val="goog_rdk_3938"/>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027759122"/>
                    <w:tag w:val="goog_rdk_3939"/>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750761668"/>
                    <w:tag w:val="goog_rdk_3940"/>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sesionesEliminadas = </w:t>
                    </w:r>
                  </w:sdtContent>
                </w:sdt>
                <w:sdt>
                  <w:sdtPr>
                    <w:id w:val="-541809613"/>
                    <w:tag w:val="goog_rdk_3941"/>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limpiarSesionesAntiguas</w:t>
                    </w:r>
                  </w:sdtContent>
                </w:sdt>
                <w:sdt>
                  <w:sdtPr>
                    <w:id w:val="-2050611993"/>
                    <w:tag w:val="goog_rdk_394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ins>
            </w:sdtContent>
          </w:sdt>
        </w:p>
      </w:sdtContent>
    </w:sdt>
    <w:sdt>
      <w:sdtPr>
        <w:id w:val="-1013877022"/>
        <w:tag w:val="goog_rdk_3946"/>
      </w:sdtPr>
      <w:sdtContent>
        <w:p w:rsidR="00000000" w:rsidDel="00000000" w:rsidP="00000000" w:rsidRDefault="00000000" w:rsidRPr="00000000" w14:paraId="000005D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19980669"/>
              <w:tag w:val="goog_rdk_3944"/>
            </w:sdtPr>
            <w:sdtContent>
              <w:ins w:author="DANLUIS ENRIQUE ROMANI MORA" w:id="25" w:date="2025-11-10T18:54:34Z"/>
              <w:sdt>
                <w:sdtPr>
                  <w:id w:val="1559362426"/>
                  <w:tag w:val="goog_rdk_394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426502390"/>
        <w:tag w:val="goog_rdk_3953"/>
      </w:sdtPr>
      <w:sdtContent>
        <w:p w:rsidR="00000000" w:rsidDel="00000000" w:rsidP="00000000" w:rsidRDefault="00000000" w:rsidRPr="00000000" w14:paraId="000005D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987078973"/>
              <w:tag w:val="goog_rdk_3947"/>
            </w:sdtPr>
            <w:sdtContent>
              <w:ins w:author="DANLUIS ENRIQUE ROMANI MORA" w:id="25" w:date="2025-11-10T18:54:34Z"/>
              <w:sdt>
                <w:sdtPr>
                  <w:id w:val="1184065474"/>
                  <w:tag w:val="goog_rdk_3948"/>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703817505"/>
                    <w:tag w:val="goog_rdk_3949"/>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804416939"/>
                    <w:tag w:val="goog_rdk_3950"/>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355432398"/>
                    <w:tag w:val="goog_rdk_3951"/>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 Limpieza completada ==="</w:t>
                    </w:r>
                  </w:sdtContent>
                </w:sdt>
                <w:sdt>
                  <w:sdtPr>
                    <w:id w:val="-221178049"/>
                    <w:tag w:val="goog_rdk_395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618041862"/>
        <w:tag w:val="goog_rdk_3960"/>
      </w:sdtPr>
      <w:sdtContent>
        <w:p w:rsidR="00000000" w:rsidDel="00000000" w:rsidP="00000000" w:rsidRDefault="00000000" w:rsidRPr="00000000" w14:paraId="000005D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85141269"/>
              <w:tag w:val="goog_rdk_3954"/>
            </w:sdtPr>
            <w:sdtContent>
              <w:ins w:author="DANLUIS ENRIQUE ROMANI MORA" w:id="25" w:date="2025-11-10T18:54:34Z"/>
              <w:sdt>
                <w:sdtPr>
                  <w:id w:val="1448063070"/>
                  <w:tag w:val="goog_rdk_395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2030064120"/>
                    <w:tag w:val="goog_rdk_3956"/>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2095790598"/>
                    <w:tag w:val="goog_rdk_395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621981741"/>
                    <w:tag w:val="goog_rdk_3958"/>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"Mensajes eliminados: {}"</w:t>
                    </w:r>
                  </w:sdtContent>
                </w:sdt>
                <w:sdt>
                  <w:sdtPr>
                    <w:id w:val="-1678306321"/>
                    <w:tag w:val="goog_rdk_395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w:t>
                    </w:r>
                  </w:sdtContent>
                </w:sdt>
              </w:ins>
            </w:sdtContent>
          </w:sdt>
        </w:p>
      </w:sdtContent>
    </w:sdt>
    <w:sdt>
      <w:sdtPr>
        <w:id w:val="-281463142"/>
        <w:tag w:val="goog_rdk_3967"/>
      </w:sdtPr>
      <w:sdtContent>
        <w:p w:rsidR="00000000" w:rsidDel="00000000" w:rsidP="00000000" w:rsidRDefault="00000000" w:rsidRPr="00000000" w14:paraId="000005D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939822433"/>
              <w:tag w:val="goog_rdk_3961"/>
            </w:sdtPr>
            <w:sdtContent>
              <w:ins w:author="DANLUIS ENRIQUE ROMANI MORA" w:id="25" w:date="2025-11-10T18:54:34Z"/>
              <w:sdt>
                <w:sdtPr>
                  <w:id w:val="1504766489"/>
                  <w:tag w:val="goog_rdk_396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871747300"/>
                    <w:tag w:val="goog_rdk_396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034212747"/>
                    <w:tag w:val="goog_rdk_396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2137299403"/>
                    <w:tag w:val="goog_rdk_3965"/>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"Sesiones eliminadas: {}"</w:t>
                    </w:r>
                  </w:sdtContent>
                </w:sdt>
                <w:sdt>
                  <w:sdtPr>
                    <w:id w:val="-805666627"/>
                    <w:tag w:val="goog_rdk_396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sesionesEliminadas);</w:t>
                    </w:r>
                  </w:sdtContent>
                </w:sdt>
              </w:ins>
            </w:sdtContent>
          </w:sdt>
        </w:p>
      </w:sdtContent>
    </w:sdt>
    <w:sdt>
      <w:sdtPr>
        <w:id w:val="-2043947973"/>
        <w:tag w:val="goog_rdk_3970"/>
      </w:sdtPr>
      <w:sdtContent>
        <w:p w:rsidR="00000000" w:rsidDel="00000000" w:rsidP="00000000" w:rsidRDefault="00000000" w:rsidRPr="00000000" w14:paraId="000005D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85730325"/>
              <w:tag w:val="goog_rdk_3968"/>
            </w:sdtPr>
            <w:sdtContent>
              <w:ins w:author="DANLUIS ENRIQUE ROMANI MORA" w:id="25" w:date="2025-11-10T18:54:34Z"/>
              <w:sdt>
                <w:sdtPr>
                  <w:id w:val="1566833202"/>
                  <w:tag w:val="goog_rdk_3969"/>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463005282"/>
        <w:tag w:val="goog_rdk_3979"/>
      </w:sdtPr>
      <w:sdtContent>
        <w:p w:rsidR="00000000" w:rsidDel="00000000" w:rsidP="00000000" w:rsidRDefault="00000000" w:rsidRPr="00000000" w14:paraId="000005D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33727968"/>
              <w:tag w:val="goog_rdk_3971"/>
            </w:sdtPr>
            <w:sdtContent>
              <w:ins w:author="DANLUIS ENRIQUE ROMANI MORA" w:id="25" w:date="2025-11-10T18:54:34Z"/>
              <w:sdt>
                <w:sdtPr>
                  <w:id w:val="-1739141991"/>
                  <w:tag w:val="goog_rdk_397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409687532"/>
                    <w:tag w:val="goog_rdk_3973"/>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catch</w:t>
                    </w:r>
                  </w:sdtContent>
                </w:sdt>
                <w:sdt>
                  <w:sdtPr>
                    <w:id w:val="-2022383111"/>
                    <w:tag w:val="goog_rdk_397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714795708"/>
                    <w:tag w:val="goog_rdk_3975"/>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Exception</w:t>
                    </w:r>
                  </w:sdtContent>
                </w:sdt>
                <w:sdt>
                  <w:sdtPr>
                    <w:id w:val="-1296199832"/>
                    <w:tag w:val="goog_rdk_397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342696361"/>
                    <w:tag w:val="goog_rdk_3977"/>
                  </w:sdtPr>
                  <w:sdtContent>
                    <w:r w:rsidDel="00000000" w:rsidR="00000000" w:rsidRPr="00000000">
                      <w:rPr>
                        <w:rFonts w:ascii="Consolas" w:cs="Consolas" w:eastAsia="Consolas" w:hAnsi="Consolas"/>
                        <w:i w:val="1"/>
                        <w:iCs w:val="1"/>
                        <w:color w:val="d6d6dd"/>
                        <w:sz w:val="21"/>
                        <w:szCs w:val="21"/>
                        <w:rtl w:val="0"/>
                        <w:rPrChange w:author="DANLUIS ENRIQUE ROMANI MORA" w:id="26" w:date="2025-11-10T18:54:34Z">
                          <w:rPr>
                            <w:rFonts w:ascii="Consolas" w:cs="Consolas" w:eastAsia="Consolas" w:hAnsi="Consolas"/>
                            <w:sz w:val="21"/>
                            <w:szCs w:val="21"/>
                          </w:rPr>
                        </w:rPrChange>
                      </w:rPr>
                      <w:t xml:space="preserve">e</w:t>
                    </w:r>
                  </w:sdtContent>
                </w:sdt>
                <w:sdt>
                  <w:sdtPr>
                    <w:id w:val="1216723629"/>
                    <w:tag w:val="goog_rdk_3978"/>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297077056"/>
        <w:tag w:val="goog_rdk_3986"/>
      </w:sdtPr>
      <w:sdtContent>
        <w:p w:rsidR="00000000" w:rsidDel="00000000" w:rsidP="00000000" w:rsidRDefault="00000000" w:rsidRPr="00000000" w14:paraId="000005D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419702567"/>
              <w:tag w:val="goog_rdk_3980"/>
            </w:sdtPr>
            <w:sdtContent>
              <w:ins w:author="DANLUIS ENRIQUE ROMANI MORA" w:id="25" w:date="2025-11-10T18:54:34Z"/>
              <w:sdt>
                <w:sdtPr>
                  <w:id w:val="-2043714083"/>
                  <w:tag w:val="goog_rdk_3981"/>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779519538"/>
                    <w:tag w:val="goog_rdk_3982"/>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error</w:t>
                    </w:r>
                  </w:sdtContent>
                </w:sdt>
                <w:sdt>
                  <w:sdtPr>
                    <w:id w:val="-1707151071"/>
                    <w:tag w:val="goog_rdk_3983"/>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079643777"/>
                    <w:tag w:val="goog_rdk_3984"/>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"Error durante la limpieza automática de chat"</w:t>
                    </w:r>
                  </w:sdtContent>
                </w:sdt>
                <w:sdt>
                  <w:sdtPr>
                    <w:id w:val="-161255567"/>
                    <w:tag w:val="goog_rdk_3985"/>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e);</w:t>
                    </w:r>
                  </w:sdtContent>
                </w:sdt>
              </w:ins>
            </w:sdtContent>
          </w:sdt>
        </w:p>
      </w:sdtContent>
    </w:sdt>
    <w:sdt>
      <w:sdtPr>
        <w:id w:val="-655437572"/>
        <w:tag w:val="goog_rdk_3989"/>
      </w:sdtPr>
      <w:sdtContent>
        <w:p w:rsidR="00000000" w:rsidDel="00000000" w:rsidP="00000000" w:rsidRDefault="00000000" w:rsidRPr="00000000" w14:paraId="000005D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02299371"/>
              <w:tag w:val="goog_rdk_3987"/>
            </w:sdtPr>
            <w:sdtContent>
              <w:ins w:author="DANLUIS ENRIQUE ROMANI MORA" w:id="25" w:date="2025-11-10T18:54:34Z"/>
              <w:sdt>
                <w:sdtPr>
                  <w:id w:val="1472793925"/>
                  <w:tag w:val="goog_rdk_3988"/>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704693759"/>
        <w:tag w:val="goog_rdk_3992"/>
      </w:sdtPr>
      <w:sdtContent>
        <w:p w:rsidR="00000000" w:rsidDel="00000000" w:rsidP="00000000" w:rsidRDefault="00000000" w:rsidRPr="00000000" w14:paraId="000005D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7639530"/>
              <w:tag w:val="goog_rdk_3990"/>
            </w:sdtPr>
            <w:sdtContent>
              <w:ins w:author="DANLUIS ENRIQUE ROMANI MORA" w:id="25" w:date="2025-11-10T18:54:34Z"/>
              <w:sdt>
                <w:sdtPr>
                  <w:id w:val="660641419"/>
                  <w:tag w:val="goog_rdk_3991"/>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786374058"/>
        <w:tag w:val="goog_rdk_3995"/>
      </w:sdtPr>
      <w:sdtContent>
        <w:p w:rsidR="00000000" w:rsidDel="00000000" w:rsidP="00000000" w:rsidRDefault="00000000" w:rsidRPr="00000000" w14:paraId="000005D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276353505"/>
              <w:tag w:val="goog_rdk_3993"/>
            </w:sdtPr>
            <w:sdtContent>
              <w:ins w:author="DANLUIS ENRIQUE ROMANI MORA" w:id="25" w:date="2025-11-10T18:54:34Z"/>
              <w:sdt>
                <w:sdtPr>
                  <w:id w:val="833571076"/>
                  <w:tag w:val="goog_rdk_3994"/>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966981653"/>
        <w:tag w:val="goog_rdk_3998"/>
      </w:sdtPr>
      <w:sdtContent>
        <w:p w:rsidR="00000000" w:rsidDel="00000000" w:rsidP="00000000" w:rsidRDefault="00000000" w:rsidRPr="00000000" w14:paraId="000005D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6420453"/>
              <w:tag w:val="goog_rdk_3996"/>
            </w:sdtPr>
            <w:sdtContent>
              <w:ins w:author="DANLUIS ENRIQUE ROMANI MORA" w:id="25" w:date="2025-11-10T18:54:34Z"/>
              <w:sdt>
                <w:sdtPr>
                  <w:id w:val="-1439866572"/>
                  <w:tag w:val="goog_rdk_3997"/>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443595601"/>
        <w:tag w:val="goog_rdk_4001"/>
      </w:sdtPr>
      <w:sdtContent>
        <w:p w:rsidR="00000000" w:rsidDel="00000000" w:rsidP="00000000" w:rsidRDefault="00000000" w:rsidRPr="00000000" w14:paraId="000005E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341898713"/>
              <w:tag w:val="goog_rdk_3999"/>
            </w:sdtPr>
            <w:sdtContent>
              <w:ins w:author="DANLUIS ENRIQUE ROMANI MORA" w:id="25" w:date="2025-11-10T18:54:34Z"/>
              <w:sdt>
                <w:sdtPr>
                  <w:id w:val="1357938371"/>
                  <w:tag w:val="goog_rdk_4000"/>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Elimina mensajes con fecha anterior a la fecha límite</w:t>
                    </w:r>
                  </w:ins>
                </w:sdtContent>
              </w:sdt>
              <w:ins w:author="DANLUIS ENRIQUE ROMANI MORA" w:id="25" w:date="2025-11-10T18:54:34Z"/>
            </w:sdtContent>
          </w:sdt>
        </w:p>
      </w:sdtContent>
    </w:sdt>
    <w:sdt>
      <w:sdtPr>
        <w:id w:val="-1194220061"/>
        <w:tag w:val="goog_rdk_4004"/>
      </w:sdtPr>
      <w:sdtContent>
        <w:p w:rsidR="00000000" w:rsidDel="00000000" w:rsidP="00000000" w:rsidRDefault="00000000" w:rsidRPr="00000000" w14:paraId="000005E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795990421"/>
              <w:tag w:val="goog_rdk_4002"/>
            </w:sdtPr>
            <w:sdtContent>
              <w:ins w:author="DANLUIS ENRIQUE ROMANI MORA" w:id="25" w:date="2025-11-10T18:54:34Z"/>
              <w:sdt>
                <w:sdtPr>
                  <w:id w:val="1942773067"/>
                  <w:tag w:val="goog_rdk_4003"/>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952171872"/>
        <w:tag w:val="goog_rdk_4011"/>
      </w:sdtPr>
      <w:sdtContent>
        <w:p w:rsidR="00000000" w:rsidDel="00000000" w:rsidP="00000000" w:rsidRDefault="00000000" w:rsidRPr="00000000" w14:paraId="000005E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676451715"/>
              <w:tag w:val="goog_rdk_4005"/>
            </w:sdtPr>
            <w:sdtContent>
              <w:ins w:author="DANLUIS ENRIQUE ROMANI MORA" w:id="25" w:date="2025-11-10T18:54:34Z"/>
              <w:sdt>
                <w:sdtPr>
                  <w:id w:val="1164171564"/>
                  <w:tag w:val="goog_rdk_4006"/>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546279712"/>
                    <w:tag w:val="goog_rdk_4007"/>
                  </w:sdtPr>
                  <w:sdtContent>
                    <w:r w:rsidDel="00000000" w:rsidR="00000000" w:rsidRPr="00000000">
                      <w:rPr>
                        <w:rFonts w:ascii="Consolas" w:cs="Consolas" w:eastAsia="Consolas" w:hAnsi="Consolas"/>
                        <w:i w:val="1"/>
                        <w:iCs w:val="1"/>
                        <w:color w:val="83d6c5"/>
                        <w:sz w:val="21"/>
                        <w:szCs w:val="21"/>
                        <w:rtl w:val="0"/>
                        <w:rPrChange w:author="DANLUIS ENRIQUE ROMANI MORA" w:id="26" w:date="2025-11-10T18:54:34Z">
                          <w:rPr>
                            <w:rFonts w:ascii="Consolas" w:cs="Consolas" w:eastAsia="Consolas" w:hAnsi="Consolas"/>
                            <w:sz w:val="21"/>
                            <w:szCs w:val="21"/>
                          </w:rPr>
                        </w:rPrChange>
                      </w:rPr>
                      <w:t xml:space="preserve">@param</w:t>
                    </w:r>
                  </w:sdtContent>
                </w:sdt>
                <w:sdt>
                  <w:sdtPr>
                    <w:id w:val="1503823452"/>
                    <w:tag w:val="goog_rdk_4008"/>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22085290"/>
                    <w:tag w:val="goog_rdk_4009"/>
                  </w:sdtPr>
                  <w:sdtContent>
                    <w:r w:rsidDel="00000000" w:rsidR="00000000" w:rsidRPr="00000000">
                      <w:rPr>
                        <w:rFonts w:ascii="Consolas" w:cs="Consolas" w:eastAsia="Consolas" w:hAnsi="Consolas"/>
                        <w:i w:val="1"/>
                        <w:iCs w:val="1"/>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sdt>
                  <w:sdtPr>
                    <w:id w:val="434390657"/>
                    <w:tag w:val="goog_rdk_4010"/>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Fecha límite (mensajes anteriores serán eliminados)</w:t>
                    </w:r>
                  </w:sdtContent>
                </w:sdt>
              </w:ins>
            </w:sdtContent>
          </w:sdt>
        </w:p>
      </w:sdtContent>
    </w:sdt>
    <w:sdt>
      <w:sdtPr>
        <w:id w:val="-987376155"/>
        <w:tag w:val="goog_rdk_4016"/>
      </w:sdtPr>
      <w:sdtContent>
        <w:p w:rsidR="00000000" w:rsidDel="00000000" w:rsidP="00000000" w:rsidRDefault="00000000" w:rsidRPr="00000000" w14:paraId="000005E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36015418"/>
              <w:tag w:val="goog_rdk_4012"/>
            </w:sdtPr>
            <w:sdtContent>
              <w:ins w:author="DANLUIS ENRIQUE ROMANI MORA" w:id="25" w:date="2025-11-10T18:54:34Z"/>
              <w:sdt>
                <w:sdtPr>
                  <w:id w:val="-1771759535"/>
                  <w:tag w:val="goog_rdk_4013"/>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771025427"/>
                    <w:tag w:val="goog_rdk_4014"/>
                  </w:sdtPr>
                  <w:sdtContent>
                    <w:r w:rsidDel="00000000" w:rsidR="00000000" w:rsidRPr="00000000">
                      <w:rPr>
                        <w:rFonts w:ascii="Consolas" w:cs="Consolas" w:eastAsia="Consolas" w:hAnsi="Consolas"/>
                        <w:i w:val="1"/>
                        <w:iCs w:val="1"/>
                        <w:color w:val="83d6c5"/>
                        <w:sz w:val="21"/>
                        <w:szCs w:val="21"/>
                        <w:rtl w:val="0"/>
                        <w:rPrChange w:author="DANLUIS ENRIQUE ROMANI MORA" w:id="26" w:date="2025-11-10T18:54:34Z">
                          <w:rPr>
                            <w:rFonts w:ascii="Consolas" w:cs="Consolas" w:eastAsia="Consolas" w:hAnsi="Consolas"/>
                            <w:sz w:val="21"/>
                            <w:szCs w:val="21"/>
                          </w:rPr>
                        </w:rPrChange>
                      </w:rPr>
                      <w:t xml:space="preserve">@return</w:t>
                    </w:r>
                  </w:sdtContent>
                </w:sdt>
                <w:sdt>
                  <w:sdtPr>
                    <w:id w:val="1329590217"/>
                    <w:tag w:val="goog_rdk_4015"/>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Número de mensajes eliminados</w:t>
                    </w:r>
                  </w:sdtContent>
                </w:sdt>
              </w:ins>
            </w:sdtContent>
          </w:sdt>
        </w:p>
      </w:sdtContent>
    </w:sdt>
    <w:sdt>
      <w:sdtPr>
        <w:id w:val="1311007254"/>
        <w:tag w:val="goog_rdk_4019"/>
      </w:sdtPr>
      <w:sdtContent>
        <w:p w:rsidR="00000000" w:rsidDel="00000000" w:rsidP="00000000" w:rsidRDefault="00000000" w:rsidRPr="00000000" w14:paraId="000005E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290263932"/>
              <w:tag w:val="goog_rdk_4017"/>
            </w:sdtPr>
            <w:sdtContent>
              <w:ins w:author="DANLUIS ENRIQUE ROMANI MORA" w:id="25" w:date="2025-11-10T18:54:34Z"/>
              <w:sdt>
                <w:sdtPr>
                  <w:id w:val="-149802750"/>
                  <w:tag w:val="goog_rdk_4018"/>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780440402"/>
        <w:tag w:val="goog_rdk_4023"/>
      </w:sdtPr>
      <w:sdtContent>
        <w:p w:rsidR="00000000" w:rsidDel="00000000" w:rsidP="00000000" w:rsidRDefault="00000000" w:rsidRPr="00000000" w14:paraId="000005E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efb080"/>
              <w:sz w:val="21"/>
              <w:szCs w:val="21"/>
              <w:rPrChange w:author="DANLUIS ENRIQUE ROMANI MORA" w:id="26" w:date="2025-11-10T18:54:34Z">
                <w:rPr>
                  <w:rFonts w:ascii="Consolas" w:cs="Consolas" w:eastAsia="Consolas" w:hAnsi="Consolas"/>
                  <w:sz w:val="21"/>
                  <w:szCs w:val="21"/>
                </w:rPr>
              </w:rPrChange>
            </w:rPr>
          </w:pPr>
          <w:sdt>
            <w:sdtPr>
              <w:id w:val="-877142412"/>
              <w:tag w:val="goog_rdk_4020"/>
            </w:sdtPr>
            <w:sdtContent>
              <w:ins w:author="DANLUIS ENRIQUE ROMANI MORA" w:id="25" w:date="2025-11-10T18:54:34Z"/>
              <w:sdt>
                <w:sdtPr>
                  <w:id w:val="-1608849753"/>
                  <w:tag w:val="goog_rdk_4021"/>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784341310"/>
                    <w:tag w:val="goog_rdk_4022"/>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Transactional</w:t>
                    </w:r>
                  </w:sdtContent>
                </w:sdt>
              </w:ins>
            </w:sdtContent>
          </w:sdt>
        </w:p>
      </w:sdtContent>
    </w:sdt>
    <w:sdt>
      <w:sdtPr>
        <w:id w:val="264908983"/>
        <w:tag w:val="goog_rdk_4038"/>
      </w:sdtPr>
      <w:sdtContent>
        <w:p w:rsidR="00000000" w:rsidDel="00000000" w:rsidP="00000000" w:rsidRDefault="00000000" w:rsidRPr="00000000" w14:paraId="000005E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640164127"/>
              <w:tag w:val="goog_rdk_4024"/>
            </w:sdtPr>
            <w:sdtContent>
              <w:ins w:author="DANLUIS ENRIQUE ROMANI MORA" w:id="25" w:date="2025-11-10T18:54:34Z"/>
              <w:sdt>
                <w:sdtPr>
                  <w:id w:val="-250962410"/>
                  <w:tag w:val="goog_rdk_402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948572298"/>
                    <w:tag w:val="goog_rdk_4026"/>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public</w:t>
                    </w:r>
                  </w:sdtContent>
                </w:sdt>
                <w:sdt>
                  <w:sdtPr>
                    <w:id w:val="1749933449"/>
                    <w:tag w:val="goog_rdk_4027"/>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285451016"/>
                    <w:tag w:val="goog_rdk_4028"/>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727921625"/>
                    <w:tag w:val="goog_rdk_4029"/>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275698120"/>
                    <w:tag w:val="goog_rdk_4030"/>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limpiarMensajesAntiguos</w:t>
                    </w:r>
                  </w:sdtContent>
                </w:sdt>
                <w:sdt>
                  <w:sdtPr>
                    <w:id w:val="389099566"/>
                    <w:tag w:val="goog_rdk_4031"/>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2041635965"/>
                    <w:tag w:val="goog_rdk_4032"/>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LocalDateTime</w:t>
                    </w:r>
                  </w:sdtContent>
                </w:sdt>
                <w:sdt>
                  <w:sdtPr>
                    <w:id w:val="480978523"/>
                    <w:tag w:val="goog_rdk_4033"/>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491879319"/>
                    <w:tag w:val="goog_rdk_4034"/>
                  </w:sdtPr>
                  <w:sdtContent>
                    <w:r w:rsidDel="00000000" w:rsidR="00000000" w:rsidRPr="00000000">
                      <w:rPr>
                        <w:rFonts w:ascii="Consolas" w:cs="Consolas" w:eastAsia="Consolas" w:hAnsi="Consolas"/>
                        <w:i w:val="1"/>
                        <w:iCs w:val="1"/>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sdt>
                  <w:sdtPr>
                    <w:id w:val="392932794"/>
                    <w:tag w:val="goog_rdk_4035"/>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276283054"/>
                    <w:tag w:val="goog_rdk_4036"/>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562757767"/>
                    <w:tag w:val="goog_rdk_403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430257665"/>
        <w:tag w:val="goog_rdk_4045"/>
      </w:sdtPr>
      <w:sdtContent>
        <w:p w:rsidR="00000000" w:rsidDel="00000000" w:rsidP="00000000" w:rsidRDefault="00000000" w:rsidRPr="00000000" w14:paraId="000005E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6949440"/>
              <w:tag w:val="goog_rdk_4039"/>
            </w:sdtPr>
            <w:sdtContent>
              <w:ins w:author="DANLUIS ENRIQUE ROMANI MORA" w:id="25" w:date="2025-11-10T18:54:34Z"/>
              <w:sdt>
                <w:sdtPr>
                  <w:id w:val="2068804749"/>
                  <w:tag w:val="goog_rdk_404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1478102569"/>
                    <w:tag w:val="goog_rdk_4041"/>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764338138"/>
                    <w:tag w:val="goog_rdk_404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404251075"/>
                    <w:tag w:val="goog_rdk_4043"/>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"Eliminando mensajes anteriores a: {}"</w:t>
                    </w:r>
                  </w:sdtContent>
                </w:sdt>
                <w:sdt>
                  <w:sdtPr>
                    <w:id w:val="-2099094308"/>
                    <w:tag w:val="goog_rdk_404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fechaLimite);</w:t>
                    </w:r>
                  </w:sdtContent>
                </w:sdt>
              </w:ins>
            </w:sdtContent>
          </w:sdt>
        </w:p>
      </w:sdtContent>
    </w:sdt>
    <w:sdt>
      <w:sdtPr>
        <w:id w:val="-490713779"/>
        <w:tag w:val="goog_rdk_4048"/>
      </w:sdtPr>
      <w:sdtContent>
        <w:p w:rsidR="00000000" w:rsidDel="00000000" w:rsidP="00000000" w:rsidRDefault="00000000" w:rsidRPr="00000000" w14:paraId="000005E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199399726"/>
              <w:tag w:val="goog_rdk_4046"/>
            </w:sdtPr>
            <w:sdtContent>
              <w:ins w:author="DANLUIS ENRIQUE ROMANI MORA" w:id="25" w:date="2025-11-10T18:54:34Z"/>
              <w:sdt>
                <w:sdtPr>
                  <w:id w:val="-1463324560"/>
                  <w:tag w:val="goog_rdk_4047"/>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795922461"/>
        <w:tag w:val="goog_rdk_4055"/>
      </w:sdtPr>
      <w:sdtContent>
        <w:p w:rsidR="00000000" w:rsidDel="00000000" w:rsidP="00000000" w:rsidRDefault="00000000" w:rsidRPr="00000000" w14:paraId="000005E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997927446"/>
              <w:tag w:val="goog_rdk_4049"/>
            </w:sdtPr>
            <w:sdtContent>
              <w:ins w:author="DANLUIS ENRIQUE ROMANI MORA" w:id="25" w:date="2025-11-10T18:54:34Z"/>
              <w:sdt>
                <w:sdtPr>
                  <w:id w:val="2076761084"/>
                  <w:tag w:val="goog_rdk_405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078411163"/>
                    <w:tag w:val="goog_rdk_4051"/>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264787513"/>
                    <w:tag w:val="goog_rdk_405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 = chatMensajeRepository.</w:t>
                    </w:r>
                  </w:sdtContent>
                </w:sdt>
                <w:sdt>
                  <w:sdtPr>
                    <w:id w:val="-809265490"/>
                    <w:tag w:val="goog_rdk_405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deleteByFechaHoraEnvioBefore</w:t>
                    </w:r>
                  </w:sdtContent>
                </w:sdt>
                <w:sdt>
                  <w:sdtPr>
                    <w:id w:val="-1905286183"/>
                    <w:tag w:val="goog_rdk_405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ins>
            </w:sdtContent>
          </w:sdt>
        </w:p>
      </w:sdtContent>
    </w:sdt>
    <w:sdt>
      <w:sdtPr>
        <w:id w:val="-746098841"/>
        <w:tag w:val="goog_rdk_4058"/>
      </w:sdtPr>
      <w:sdtContent>
        <w:p w:rsidR="00000000" w:rsidDel="00000000" w:rsidP="00000000" w:rsidRDefault="00000000" w:rsidRPr="00000000" w14:paraId="000005E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327795188"/>
              <w:tag w:val="goog_rdk_4056"/>
            </w:sdtPr>
            <w:sdtContent>
              <w:ins w:author="DANLUIS ENRIQUE ROMANI MORA" w:id="25" w:date="2025-11-10T18:54:34Z"/>
              <w:sdt>
                <w:sdtPr>
                  <w:id w:val="-586426799"/>
                  <w:tag w:val="goog_rdk_4057"/>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226162751"/>
        <w:tag w:val="goog_rdk_4065"/>
      </w:sdtPr>
      <w:sdtContent>
        <w:p w:rsidR="00000000" w:rsidDel="00000000" w:rsidP="00000000" w:rsidRDefault="00000000" w:rsidRPr="00000000" w14:paraId="000005E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42836047"/>
              <w:tag w:val="goog_rdk_4059"/>
            </w:sdtPr>
            <w:sdtContent>
              <w:ins w:author="DANLUIS ENRIQUE ROMANI MORA" w:id="25" w:date="2025-11-10T18:54:34Z"/>
              <w:sdt>
                <w:sdtPr>
                  <w:id w:val="-660566675"/>
                  <w:tag w:val="goog_rdk_406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487474596"/>
                    <w:tag w:val="goog_rdk_4061"/>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if</w:t>
                    </w:r>
                  </w:sdtContent>
                </w:sdt>
                <w:sdt>
                  <w:sdtPr>
                    <w:id w:val="-1558216527"/>
                    <w:tag w:val="goog_rdk_406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 &gt; </w:t>
                    </w:r>
                  </w:sdtContent>
                </w:sdt>
                <w:sdt>
                  <w:sdtPr>
                    <w:id w:val="-2012476651"/>
                    <w:tag w:val="goog_rdk_4063"/>
                  </w:sdtPr>
                  <w:sdtContent>
                    <w:r w:rsidDel="00000000" w:rsidR="00000000" w:rsidRPr="00000000">
                      <w:rPr>
                        <w:rFonts w:ascii="Consolas" w:cs="Consolas" w:eastAsia="Consolas" w:hAnsi="Consolas"/>
                        <w:color w:val="ebc88d"/>
                        <w:sz w:val="21"/>
                        <w:szCs w:val="21"/>
                        <w:rtl w:val="0"/>
                        <w:rPrChange w:author="DANLUIS ENRIQUE ROMANI MORA" w:id="26" w:date="2025-11-10T18:54:34Z">
                          <w:rPr>
                            <w:rFonts w:ascii="Consolas" w:cs="Consolas" w:eastAsia="Consolas" w:hAnsi="Consolas"/>
                            <w:sz w:val="21"/>
                            <w:szCs w:val="21"/>
                          </w:rPr>
                        </w:rPrChange>
                      </w:rPr>
                      <w:t xml:space="preserve">0</w:t>
                    </w:r>
                  </w:sdtContent>
                </w:sdt>
                <w:sdt>
                  <w:sdtPr>
                    <w:id w:val="1096663437"/>
                    <w:tag w:val="goog_rdk_406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1734161884"/>
        <w:tag w:val="goog_rdk_4072"/>
      </w:sdtPr>
      <w:sdtContent>
        <w:p w:rsidR="00000000" w:rsidDel="00000000" w:rsidP="00000000" w:rsidRDefault="00000000" w:rsidRPr="00000000" w14:paraId="000005E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567292856"/>
              <w:tag w:val="goog_rdk_4066"/>
            </w:sdtPr>
            <w:sdtContent>
              <w:ins w:author="DANLUIS ENRIQUE ROMANI MORA" w:id="25" w:date="2025-11-10T18:54:34Z"/>
              <w:sdt>
                <w:sdtPr>
                  <w:id w:val="-426644068"/>
                  <w:tag w:val="goog_rdk_4067"/>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949404340"/>
                    <w:tag w:val="goog_rdk_4068"/>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979591657"/>
                    <w:tag w:val="goog_rdk_406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584558937"/>
                    <w:tag w:val="goog_rdk_4070"/>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"Se eliminaron {} mensajes antiguos"</w:t>
                    </w:r>
                  </w:sdtContent>
                </w:sdt>
                <w:sdt>
                  <w:sdtPr>
                    <w:id w:val="1966964475"/>
                    <w:tag w:val="goog_rdk_4071"/>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w:t>
                    </w:r>
                  </w:sdtContent>
                </w:sdt>
              </w:ins>
            </w:sdtContent>
          </w:sdt>
        </w:p>
      </w:sdtContent>
    </w:sdt>
    <w:sdt>
      <w:sdtPr>
        <w:id w:val="468167202"/>
        <w:tag w:val="goog_rdk_4077"/>
      </w:sdtPr>
      <w:sdtContent>
        <w:p w:rsidR="00000000" w:rsidDel="00000000" w:rsidP="00000000" w:rsidRDefault="00000000" w:rsidRPr="00000000" w14:paraId="000005E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915577642"/>
              <w:tag w:val="goog_rdk_4073"/>
            </w:sdtPr>
            <w:sdtContent>
              <w:ins w:author="DANLUIS ENRIQUE ROMANI MORA" w:id="25" w:date="2025-11-10T18:54:34Z"/>
              <w:sdt>
                <w:sdtPr>
                  <w:id w:val="-1179510353"/>
                  <w:tag w:val="goog_rdk_4074"/>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1976585408"/>
                    <w:tag w:val="goog_rdk_4075"/>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else</w:t>
                    </w:r>
                  </w:sdtContent>
                </w:sdt>
                <w:sdt>
                  <w:sdtPr>
                    <w:id w:val="-1953399371"/>
                    <w:tag w:val="goog_rdk_407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1287919064"/>
        <w:tag w:val="goog_rdk_4084"/>
      </w:sdtPr>
      <w:sdtContent>
        <w:p w:rsidR="00000000" w:rsidDel="00000000" w:rsidP="00000000" w:rsidRDefault="00000000" w:rsidRPr="00000000" w14:paraId="000005E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416792028"/>
              <w:tag w:val="goog_rdk_4078"/>
            </w:sdtPr>
            <w:sdtContent>
              <w:ins w:author="DANLUIS ENRIQUE ROMANI MORA" w:id="25" w:date="2025-11-10T18:54:34Z"/>
              <w:sdt>
                <w:sdtPr>
                  <w:id w:val="-243709102"/>
                  <w:tag w:val="goog_rdk_4079"/>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132230098"/>
                    <w:tag w:val="goog_rdk_4080"/>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debug</w:t>
                    </w:r>
                  </w:sdtContent>
                </w:sdt>
                <w:sdt>
                  <w:sdtPr>
                    <w:id w:val="-1452193727"/>
                    <w:tag w:val="goog_rdk_4081"/>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280860261"/>
                    <w:tag w:val="goog_rdk_4082"/>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"No se encontraron mensajes antiguos para eliminar"</w:t>
                    </w:r>
                  </w:sdtContent>
                </w:sdt>
                <w:sdt>
                  <w:sdtPr>
                    <w:id w:val="-1706073421"/>
                    <w:tag w:val="goog_rdk_4083"/>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528423616"/>
        <w:tag w:val="goog_rdk_4087"/>
      </w:sdtPr>
      <w:sdtContent>
        <w:p w:rsidR="00000000" w:rsidDel="00000000" w:rsidP="00000000" w:rsidRDefault="00000000" w:rsidRPr="00000000" w14:paraId="000005E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442115593"/>
              <w:tag w:val="goog_rdk_4085"/>
            </w:sdtPr>
            <w:sdtContent>
              <w:ins w:author="DANLUIS ENRIQUE ROMANI MORA" w:id="25" w:date="2025-11-10T18:54:34Z"/>
              <w:sdt>
                <w:sdtPr>
                  <w:id w:val="-281642975"/>
                  <w:tag w:val="goog_rdk_4086"/>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684651552"/>
        <w:tag w:val="goog_rdk_4090"/>
      </w:sdtPr>
      <w:sdtContent>
        <w:p w:rsidR="00000000" w:rsidDel="00000000" w:rsidP="00000000" w:rsidRDefault="00000000" w:rsidRPr="00000000" w14:paraId="000005F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732964654"/>
              <w:tag w:val="goog_rdk_4088"/>
            </w:sdtPr>
            <w:sdtContent>
              <w:ins w:author="DANLUIS ENRIQUE ROMANI MORA" w:id="25" w:date="2025-11-10T18:54:34Z"/>
              <w:sdt>
                <w:sdtPr>
                  <w:id w:val="554102603"/>
                  <w:tag w:val="goog_rdk_4089"/>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26308650"/>
        <w:tag w:val="goog_rdk_4095"/>
      </w:sdtPr>
      <w:sdtContent>
        <w:p w:rsidR="00000000" w:rsidDel="00000000" w:rsidP="00000000" w:rsidRDefault="00000000" w:rsidRPr="00000000" w14:paraId="000005F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759482511"/>
              <w:tag w:val="goog_rdk_4091"/>
            </w:sdtPr>
            <w:sdtContent>
              <w:ins w:author="DANLUIS ENRIQUE ROMANI MORA" w:id="25" w:date="2025-11-10T18:54:34Z"/>
              <w:sdt>
                <w:sdtPr>
                  <w:id w:val="1589761574"/>
                  <w:tag w:val="goog_rdk_409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258335314"/>
                    <w:tag w:val="goog_rdk_4093"/>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return</w:t>
                    </w:r>
                  </w:sdtContent>
                </w:sdt>
                <w:sdt>
                  <w:sdtPr>
                    <w:id w:val="-393814465"/>
                    <w:tag w:val="goog_rdk_409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mensajesEliminados;</w:t>
                    </w:r>
                  </w:sdtContent>
                </w:sdt>
              </w:ins>
            </w:sdtContent>
          </w:sdt>
        </w:p>
      </w:sdtContent>
    </w:sdt>
    <w:sdt>
      <w:sdtPr>
        <w:id w:val="-1703671099"/>
        <w:tag w:val="goog_rdk_4098"/>
      </w:sdtPr>
      <w:sdtContent>
        <w:p w:rsidR="00000000" w:rsidDel="00000000" w:rsidP="00000000" w:rsidRDefault="00000000" w:rsidRPr="00000000" w14:paraId="000005F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980348820"/>
              <w:tag w:val="goog_rdk_4096"/>
            </w:sdtPr>
            <w:sdtContent>
              <w:ins w:author="DANLUIS ENRIQUE ROMANI MORA" w:id="25" w:date="2025-11-10T18:54:34Z"/>
              <w:sdt>
                <w:sdtPr>
                  <w:id w:val="144465665"/>
                  <w:tag w:val="goog_rdk_4097"/>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146948485"/>
        <w:tag w:val="goog_rdk_4101"/>
      </w:sdtPr>
      <w:sdtContent>
        <w:p w:rsidR="00000000" w:rsidDel="00000000" w:rsidP="00000000" w:rsidRDefault="00000000" w:rsidRPr="00000000" w14:paraId="000005F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646020928"/>
              <w:tag w:val="goog_rdk_4099"/>
            </w:sdtPr>
            <w:sdtContent>
              <w:ins w:author="DANLUIS ENRIQUE ROMANI MORA" w:id="25" w:date="2025-11-10T18:54:34Z"/>
              <w:sdt>
                <w:sdtPr>
                  <w:id w:val="-918227890"/>
                  <w:tag w:val="goog_rdk_410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241358331"/>
        <w:tag w:val="goog_rdk_4104"/>
      </w:sdtPr>
      <w:sdtContent>
        <w:p w:rsidR="00000000" w:rsidDel="00000000" w:rsidP="00000000" w:rsidRDefault="00000000" w:rsidRPr="00000000" w14:paraId="000005F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52320430"/>
              <w:tag w:val="goog_rdk_4102"/>
            </w:sdtPr>
            <w:sdtContent>
              <w:ins w:author="DANLUIS ENRIQUE ROMANI MORA" w:id="25" w:date="2025-11-10T18:54:34Z"/>
              <w:sdt>
                <w:sdtPr>
                  <w:id w:val="-71004"/>
                  <w:tag w:val="goog_rdk_4103"/>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465709427"/>
        <w:tag w:val="goog_rdk_4107"/>
      </w:sdtPr>
      <w:sdtContent>
        <w:p w:rsidR="00000000" w:rsidDel="00000000" w:rsidP="00000000" w:rsidRDefault="00000000" w:rsidRPr="00000000" w14:paraId="000005F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571280706"/>
              <w:tag w:val="goog_rdk_4105"/>
            </w:sdtPr>
            <w:sdtContent>
              <w:ins w:author="DANLUIS ENRIQUE ROMANI MORA" w:id="25" w:date="2025-11-10T18:54:34Z"/>
              <w:sdt>
                <w:sdtPr>
                  <w:id w:val="-2144072503"/>
                  <w:tag w:val="goog_rdk_4106"/>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Elimina sesiones con fecha anterior a la fecha límite</w:t>
                    </w:r>
                  </w:ins>
                </w:sdtContent>
              </w:sdt>
              <w:ins w:author="DANLUIS ENRIQUE ROMANI MORA" w:id="25" w:date="2025-11-10T18:54:34Z"/>
            </w:sdtContent>
          </w:sdt>
        </w:p>
      </w:sdtContent>
    </w:sdt>
    <w:sdt>
      <w:sdtPr>
        <w:id w:val="1044318165"/>
        <w:tag w:val="goog_rdk_4110"/>
      </w:sdtPr>
      <w:sdtContent>
        <w:p w:rsidR="00000000" w:rsidDel="00000000" w:rsidP="00000000" w:rsidRDefault="00000000" w:rsidRPr="00000000" w14:paraId="000005F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986229306"/>
              <w:tag w:val="goog_rdk_4108"/>
            </w:sdtPr>
            <w:sdtContent>
              <w:ins w:author="DANLUIS ENRIQUE ROMANI MORA" w:id="25" w:date="2025-11-10T18:54:34Z"/>
              <w:sdt>
                <w:sdtPr>
                  <w:id w:val="-886122251"/>
                  <w:tag w:val="goog_rdk_4109"/>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963269897"/>
        <w:tag w:val="goog_rdk_4113"/>
      </w:sdtPr>
      <w:sdtContent>
        <w:p w:rsidR="00000000" w:rsidDel="00000000" w:rsidP="00000000" w:rsidRDefault="00000000" w:rsidRPr="00000000" w14:paraId="000005F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235971161"/>
              <w:tag w:val="goog_rdk_4111"/>
            </w:sdtPr>
            <w:sdtContent>
              <w:ins w:author="DANLUIS ENRIQUE ROMANI MORA" w:id="25" w:date="2025-11-10T18:54:34Z"/>
              <w:sdt>
                <w:sdtPr>
                  <w:id w:val="-711753825"/>
                  <w:tag w:val="goog_rdk_4112"/>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Nota: Los mensajes asociados a estas sesiones deberían eliminarse primero</w:t>
                    </w:r>
                  </w:ins>
                </w:sdtContent>
              </w:sdt>
              <w:ins w:author="DANLUIS ENRIQUE ROMANI MORA" w:id="25" w:date="2025-11-10T18:54:34Z"/>
            </w:sdtContent>
          </w:sdt>
        </w:p>
      </w:sdtContent>
    </w:sdt>
    <w:sdt>
      <w:sdtPr>
        <w:id w:val="-1644460302"/>
        <w:tag w:val="goog_rdk_4116"/>
      </w:sdtPr>
      <w:sdtContent>
        <w:p w:rsidR="00000000" w:rsidDel="00000000" w:rsidP="00000000" w:rsidRDefault="00000000" w:rsidRPr="00000000" w14:paraId="000005F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2052290659"/>
              <w:tag w:val="goog_rdk_4114"/>
            </w:sdtPr>
            <w:sdtContent>
              <w:ins w:author="DANLUIS ENRIQUE ROMANI MORA" w:id="25" w:date="2025-11-10T18:54:34Z"/>
              <w:sdt>
                <w:sdtPr>
                  <w:id w:val="-2130265819"/>
                  <w:tag w:val="goog_rdk_4115"/>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o configurarse CASCADE en la base de datos para eliminación automática.</w:t>
                    </w:r>
                  </w:ins>
                </w:sdtContent>
              </w:sdt>
              <w:ins w:author="DANLUIS ENRIQUE ROMANI MORA" w:id="25" w:date="2025-11-10T18:54:34Z"/>
            </w:sdtContent>
          </w:sdt>
        </w:p>
      </w:sdtContent>
    </w:sdt>
    <w:sdt>
      <w:sdtPr>
        <w:id w:val="955604550"/>
        <w:tag w:val="goog_rdk_4119"/>
      </w:sdtPr>
      <w:sdtContent>
        <w:p w:rsidR="00000000" w:rsidDel="00000000" w:rsidP="00000000" w:rsidRDefault="00000000" w:rsidRPr="00000000" w14:paraId="000005F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791641751"/>
              <w:tag w:val="goog_rdk_4117"/>
            </w:sdtPr>
            <w:sdtContent>
              <w:ins w:author="DANLUIS ENRIQUE ROMANI MORA" w:id="25" w:date="2025-11-10T18:54:34Z"/>
              <w:sdt>
                <w:sdtPr>
                  <w:id w:val="-739481852"/>
                  <w:tag w:val="goog_rdk_4118"/>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59995779"/>
        <w:tag w:val="goog_rdk_4126"/>
      </w:sdtPr>
      <w:sdtContent>
        <w:p w:rsidR="00000000" w:rsidDel="00000000" w:rsidP="00000000" w:rsidRDefault="00000000" w:rsidRPr="00000000" w14:paraId="000005F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676474620"/>
              <w:tag w:val="goog_rdk_4120"/>
            </w:sdtPr>
            <w:sdtContent>
              <w:ins w:author="DANLUIS ENRIQUE ROMANI MORA" w:id="25" w:date="2025-11-10T18:54:34Z"/>
              <w:sdt>
                <w:sdtPr>
                  <w:id w:val="-1939339589"/>
                  <w:tag w:val="goog_rdk_4121"/>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592405200"/>
                    <w:tag w:val="goog_rdk_4122"/>
                  </w:sdtPr>
                  <w:sdtContent>
                    <w:r w:rsidDel="00000000" w:rsidR="00000000" w:rsidRPr="00000000">
                      <w:rPr>
                        <w:rFonts w:ascii="Consolas" w:cs="Consolas" w:eastAsia="Consolas" w:hAnsi="Consolas"/>
                        <w:i w:val="1"/>
                        <w:iCs w:val="1"/>
                        <w:color w:val="83d6c5"/>
                        <w:sz w:val="21"/>
                        <w:szCs w:val="21"/>
                        <w:rtl w:val="0"/>
                        <w:rPrChange w:author="DANLUIS ENRIQUE ROMANI MORA" w:id="26" w:date="2025-11-10T18:54:34Z">
                          <w:rPr>
                            <w:rFonts w:ascii="Consolas" w:cs="Consolas" w:eastAsia="Consolas" w:hAnsi="Consolas"/>
                            <w:sz w:val="21"/>
                            <w:szCs w:val="21"/>
                          </w:rPr>
                        </w:rPrChange>
                      </w:rPr>
                      <w:t xml:space="preserve">@param</w:t>
                    </w:r>
                  </w:sdtContent>
                </w:sdt>
                <w:sdt>
                  <w:sdtPr>
                    <w:id w:val="-2093553455"/>
                    <w:tag w:val="goog_rdk_4123"/>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267184477"/>
                    <w:tag w:val="goog_rdk_4124"/>
                  </w:sdtPr>
                  <w:sdtContent>
                    <w:r w:rsidDel="00000000" w:rsidR="00000000" w:rsidRPr="00000000">
                      <w:rPr>
                        <w:rFonts w:ascii="Consolas" w:cs="Consolas" w:eastAsia="Consolas" w:hAnsi="Consolas"/>
                        <w:i w:val="1"/>
                        <w:iCs w:val="1"/>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sdt>
                  <w:sdtPr>
                    <w:id w:val="1728639567"/>
                    <w:tag w:val="goog_rdk_4125"/>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Fecha límite (sesiones anteriores serán eliminadas)</w:t>
                    </w:r>
                  </w:sdtContent>
                </w:sdt>
              </w:ins>
            </w:sdtContent>
          </w:sdt>
        </w:p>
      </w:sdtContent>
    </w:sdt>
    <w:sdt>
      <w:sdtPr>
        <w:id w:val="-413158679"/>
        <w:tag w:val="goog_rdk_4131"/>
      </w:sdtPr>
      <w:sdtContent>
        <w:p w:rsidR="00000000" w:rsidDel="00000000" w:rsidP="00000000" w:rsidRDefault="00000000" w:rsidRPr="00000000" w14:paraId="000005F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853673538"/>
              <w:tag w:val="goog_rdk_4127"/>
            </w:sdtPr>
            <w:sdtContent>
              <w:ins w:author="DANLUIS ENRIQUE ROMANI MORA" w:id="25" w:date="2025-11-10T18:54:34Z"/>
              <w:sdt>
                <w:sdtPr>
                  <w:id w:val="1422685910"/>
                  <w:tag w:val="goog_rdk_4128"/>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127364727"/>
                    <w:tag w:val="goog_rdk_4129"/>
                  </w:sdtPr>
                  <w:sdtContent>
                    <w:r w:rsidDel="00000000" w:rsidR="00000000" w:rsidRPr="00000000">
                      <w:rPr>
                        <w:rFonts w:ascii="Consolas" w:cs="Consolas" w:eastAsia="Consolas" w:hAnsi="Consolas"/>
                        <w:i w:val="1"/>
                        <w:iCs w:val="1"/>
                        <w:color w:val="83d6c5"/>
                        <w:sz w:val="21"/>
                        <w:szCs w:val="21"/>
                        <w:rtl w:val="0"/>
                        <w:rPrChange w:author="DANLUIS ENRIQUE ROMANI MORA" w:id="26" w:date="2025-11-10T18:54:34Z">
                          <w:rPr>
                            <w:rFonts w:ascii="Consolas" w:cs="Consolas" w:eastAsia="Consolas" w:hAnsi="Consolas"/>
                            <w:sz w:val="21"/>
                            <w:szCs w:val="21"/>
                          </w:rPr>
                        </w:rPrChange>
                      </w:rPr>
                      <w:t xml:space="preserve">@return</w:t>
                    </w:r>
                  </w:sdtContent>
                </w:sdt>
                <w:sdt>
                  <w:sdtPr>
                    <w:id w:val="-1821499411"/>
                    <w:tag w:val="goog_rdk_4130"/>
                  </w:sdtPr>
                  <w:sdtContent>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Número de sesiones eliminadas</w:t>
                    </w:r>
                  </w:sdtContent>
                </w:sdt>
              </w:ins>
            </w:sdtContent>
          </w:sdt>
        </w:p>
      </w:sdtContent>
    </w:sdt>
    <w:sdt>
      <w:sdtPr>
        <w:id w:val="1842039659"/>
        <w:tag w:val="goog_rdk_4134"/>
      </w:sdtPr>
      <w:sdtContent>
        <w:p w:rsidR="00000000" w:rsidDel="00000000" w:rsidP="00000000" w:rsidRDefault="00000000" w:rsidRPr="00000000" w14:paraId="000005F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i w:val="1"/>
              <w:iCs w:val="1"/>
              <w:color w:val="ffffff"/>
              <w:sz w:val="21"/>
              <w:szCs w:val="21"/>
              <w:rPrChange w:author="DANLUIS ENRIQUE ROMANI MORA" w:id="26" w:date="2025-11-10T18:54:34Z">
                <w:rPr>
                  <w:rFonts w:ascii="Consolas" w:cs="Consolas" w:eastAsia="Consolas" w:hAnsi="Consolas"/>
                  <w:sz w:val="21"/>
                  <w:szCs w:val="21"/>
                </w:rPr>
              </w:rPrChange>
            </w:rPr>
          </w:pPr>
          <w:sdt>
            <w:sdtPr>
              <w:id w:val="1832315706"/>
              <w:tag w:val="goog_rdk_4132"/>
            </w:sdtPr>
            <w:sdtContent>
              <w:ins w:author="DANLUIS ENRIQUE ROMANI MORA" w:id="25" w:date="2025-11-10T18:54:34Z"/>
              <w:sdt>
                <w:sdtPr>
                  <w:id w:val="1881624259"/>
                  <w:tag w:val="goog_rdk_4133"/>
                </w:sdtPr>
                <w:sdtContent>
                  <w:ins w:author="DANLUIS ENRIQUE ROMANI MORA" w:id="25" w:date="2025-11-10T18:54:34Z">
                    <w:r w:rsidDel="00000000" w:rsidR="00000000" w:rsidRPr="00000000">
                      <w:rPr>
                        <w:rFonts w:ascii="Consolas" w:cs="Consolas" w:eastAsia="Consolas" w:hAnsi="Consolas"/>
                        <w:i w:val="1"/>
                        <w:iCs w:val="1"/>
                        <w:color w:val="ffffff"/>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586798543"/>
        <w:tag w:val="goog_rdk_4138"/>
      </w:sdtPr>
      <w:sdtContent>
        <w:p w:rsidR="00000000" w:rsidDel="00000000" w:rsidP="00000000" w:rsidRDefault="00000000" w:rsidRPr="00000000" w14:paraId="000005F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efb080"/>
              <w:sz w:val="21"/>
              <w:szCs w:val="21"/>
              <w:rPrChange w:author="DANLUIS ENRIQUE ROMANI MORA" w:id="26" w:date="2025-11-10T18:54:34Z">
                <w:rPr>
                  <w:rFonts w:ascii="Consolas" w:cs="Consolas" w:eastAsia="Consolas" w:hAnsi="Consolas"/>
                  <w:sz w:val="21"/>
                  <w:szCs w:val="21"/>
                </w:rPr>
              </w:rPrChange>
            </w:rPr>
          </w:pPr>
          <w:sdt>
            <w:sdtPr>
              <w:id w:val="-440742265"/>
              <w:tag w:val="goog_rdk_4135"/>
            </w:sdtPr>
            <w:sdtContent>
              <w:ins w:author="DANLUIS ENRIQUE ROMANI MORA" w:id="25" w:date="2025-11-10T18:54:34Z"/>
              <w:sdt>
                <w:sdtPr>
                  <w:id w:val="130096070"/>
                  <w:tag w:val="goog_rdk_4136"/>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107476648"/>
                    <w:tag w:val="goog_rdk_4137"/>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Transactional</w:t>
                    </w:r>
                  </w:sdtContent>
                </w:sdt>
              </w:ins>
            </w:sdtContent>
          </w:sdt>
        </w:p>
      </w:sdtContent>
    </w:sdt>
    <w:sdt>
      <w:sdtPr>
        <w:id w:val="-1734050682"/>
        <w:tag w:val="goog_rdk_4153"/>
      </w:sdtPr>
      <w:sdtContent>
        <w:p w:rsidR="00000000" w:rsidDel="00000000" w:rsidP="00000000" w:rsidRDefault="00000000" w:rsidRPr="00000000" w14:paraId="000005F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46429504"/>
              <w:tag w:val="goog_rdk_4139"/>
            </w:sdtPr>
            <w:sdtContent>
              <w:ins w:author="DANLUIS ENRIQUE ROMANI MORA" w:id="25" w:date="2025-11-10T18:54:34Z"/>
              <w:sdt>
                <w:sdtPr>
                  <w:id w:val="1760764008"/>
                  <w:tag w:val="goog_rdk_4140"/>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225271647"/>
                    <w:tag w:val="goog_rdk_4141"/>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public</w:t>
                    </w:r>
                  </w:sdtContent>
                </w:sdt>
                <w:sdt>
                  <w:sdtPr>
                    <w:id w:val="338493054"/>
                    <w:tag w:val="goog_rdk_4142"/>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2068767536"/>
                    <w:tag w:val="goog_rdk_4143"/>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1379610735"/>
                    <w:tag w:val="goog_rdk_4144"/>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420028447"/>
                    <w:tag w:val="goog_rdk_4145"/>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limpiarSesionesAntiguas</w:t>
                    </w:r>
                  </w:sdtContent>
                </w:sdt>
                <w:sdt>
                  <w:sdtPr>
                    <w:id w:val="713616290"/>
                    <w:tag w:val="goog_rdk_414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149079643"/>
                    <w:tag w:val="goog_rdk_4147"/>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LocalDateTime</w:t>
                    </w:r>
                  </w:sdtContent>
                </w:sdt>
                <w:sdt>
                  <w:sdtPr>
                    <w:id w:val="-378633291"/>
                    <w:tag w:val="goog_rdk_4148"/>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229327202"/>
                    <w:tag w:val="goog_rdk_4149"/>
                  </w:sdtPr>
                  <w:sdtContent>
                    <w:r w:rsidDel="00000000" w:rsidR="00000000" w:rsidRPr="00000000">
                      <w:rPr>
                        <w:rFonts w:ascii="Consolas" w:cs="Consolas" w:eastAsia="Consolas" w:hAnsi="Consolas"/>
                        <w:i w:val="1"/>
                        <w:iCs w:val="1"/>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sdt>
                  <w:sdtPr>
                    <w:id w:val="604783185"/>
                    <w:tag w:val="goog_rdk_4150"/>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1642921528"/>
                    <w:tag w:val="goog_rdk_4151"/>
                  </w:sdtPr>
                  <w:sdtContent>
                    <w:r w:rsidDel="00000000" w:rsidR="00000000" w:rsidRPr="00000000">
                      <w:rPr>
                        <w:rFonts w:ascii="Consolas" w:cs="Consolas" w:eastAsia="Consolas" w:hAnsi="Consolas"/>
                        <w:color w:val="aaa0fa"/>
                        <w:sz w:val="21"/>
                        <w:szCs w:val="21"/>
                        <w:rtl w:val="0"/>
                        <w:rPrChange w:author="DANLUIS ENRIQUE ROMANI MORA" w:id="26" w:date="2025-11-10T18:54:34Z">
                          <w:rPr>
                            <w:rFonts w:ascii="Consolas" w:cs="Consolas" w:eastAsia="Consolas" w:hAnsi="Consolas"/>
                            <w:sz w:val="21"/>
                            <w:szCs w:val="21"/>
                          </w:rPr>
                        </w:rPrChange>
                      </w:rPr>
                      <w:t xml:space="preserve"> </w:t>
                    </w:r>
                  </w:sdtContent>
                </w:sdt>
                <w:sdt>
                  <w:sdtPr>
                    <w:id w:val="-1071676339"/>
                    <w:tag w:val="goog_rdk_4152"/>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sdt>
      <w:sdtPr>
        <w:id w:val="1600419577"/>
        <w:tag w:val="goog_rdk_4160"/>
      </w:sdtPr>
      <w:sdtContent>
        <w:p w:rsidR="00000000" w:rsidDel="00000000" w:rsidP="00000000" w:rsidRDefault="00000000" w:rsidRPr="00000000" w14:paraId="000005F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77972471"/>
              <w:tag w:val="goog_rdk_4154"/>
            </w:sdtPr>
            <w:sdtContent>
              <w:ins w:author="DANLUIS ENRIQUE ROMANI MORA" w:id="25" w:date="2025-11-10T18:54:34Z"/>
              <w:sdt>
                <w:sdtPr>
                  <w:id w:val="-994387124"/>
                  <w:tag w:val="goog_rdk_415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313092066"/>
                    <w:tag w:val="goog_rdk_4156"/>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810511324"/>
                    <w:tag w:val="goog_rdk_415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2083887529"/>
                    <w:tag w:val="goog_rdk_4158"/>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"Eliminando sesiones anteriores a: {}"</w:t>
                    </w:r>
                  </w:sdtContent>
                </w:sdt>
                <w:sdt>
                  <w:sdtPr>
                    <w:id w:val="-1253093258"/>
                    <w:tag w:val="goog_rdk_415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fechaLimite);</w:t>
                    </w:r>
                  </w:sdtContent>
                </w:sdt>
              </w:ins>
            </w:sdtContent>
          </w:sdt>
        </w:p>
      </w:sdtContent>
    </w:sdt>
    <w:sdt>
      <w:sdtPr>
        <w:id w:val="1049928082"/>
        <w:tag w:val="goog_rdk_4163"/>
      </w:sdtPr>
      <w:sdtContent>
        <w:p w:rsidR="00000000" w:rsidDel="00000000" w:rsidP="00000000" w:rsidRDefault="00000000" w:rsidRPr="00000000" w14:paraId="0000060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85641207"/>
              <w:tag w:val="goog_rdk_4161"/>
            </w:sdtPr>
            <w:sdtContent>
              <w:ins w:author="DANLUIS ENRIQUE ROMANI MORA" w:id="25" w:date="2025-11-10T18:54:34Z"/>
              <w:sdt>
                <w:sdtPr>
                  <w:id w:val="371243331"/>
                  <w:tag w:val="goog_rdk_416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718385999"/>
        <w:tag w:val="goog_rdk_4170"/>
      </w:sdtPr>
      <w:sdtContent>
        <w:p w:rsidR="00000000" w:rsidDel="00000000" w:rsidP="00000000" w:rsidRDefault="00000000" w:rsidRPr="00000000" w14:paraId="0000060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463546173"/>
              <w:tag w:val="goog_rdk_4164"/>
            </w:sdtPr>
            <w:sdtContent>
              <w:ins w:author="DANLUIS ENRIQUE ROMANI MORA" w:id="25" w:date="2025-11-10T18:54:34Z"/>
              <w:sdt>
                <w:sdtPr>
                  <w:id w:val="-836986929"/>
                  <w:tag w:val="goog_rdk_416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1724710945"/>
                    <w:tag w:val="goog_rdk_4166"/>
                  </w:sdtPr>
                  <w:sdtContent>
                    <w:r w:rsidDel="00000000" w:rsidR="00000000" w:rsidRPr="00000000">
                      <w:rPr>
                        <w:rFonts w:ascii="Consolas" w:cs="Consolas" w:eastAsia="Consolas" w:hAnsi="Consolas"/>
                        <w:color w:val="82d2ce"/>
                        <w:sz w:val="21"/>
                        <w:szCs w:val="21"/>
                        <w:rtl w:val="0"/>
                        <w:rPrChange w:author="DANLUIS ENRIQUE ROMANI MORA" w:id="26" w:date="2025-11-10T18:54:34Z">
                          <w:rPr>
                            <w:rFonts w:ascii="Consolas" w:cs="Consolas" w:eastAsia="Consolas" w:hAnsi="Consolas"/>
                            <w:sz w:val="21"/>
                            <w:szCs w:val="21"/>
                          </w:rPr>
                        </w:rPrChange>
                      </w:rPr>
                      <w:t xml:space="preserve">int</w:t>
                    </w:r>
                  </w:sdtContent>
                </w:sdt>
                <w:sdt>
                  <w:sdtPr>
                    <w:id w:val="-650493204"/>
                    <w:tag w:val="goog_rdk_416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sesionesEliminadas = chatSesionRepository.</w:t>
                    </w:r>
                  </w:sdtContent>
                </w:sdt>
                <w:sdt>
                  <w:sdtPr>
                    <w:id w:val="-420047076"/>
                    <w:tag w:val="goog_rdk_4168"/>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deleteByFechaCreacionBefore</w:t>
                    </w:r>
                  </w:sdtContent>
                </w:sdt>
                <w:sdt>
                  <w:sdtPr>
                    <w:id w:val="684984408"/>
                    <w:tag w:val="goog_rdk_416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(fechaLimite);</w:t>
                    </w:r>
                  </w:sdtContent>
                </w:sdt>
              </w:ins>
            </w:sdtContent>
          </w:sdt>
        </w:p>
      </w:sdtContent>
    </w:sdt>
    <w:sdt>
      <w:sdtPr>
        <w:id w:val="1260871453"/>
        <w:tag w:val="goog_rdk_4173"/>
      </w:sdtPr>
      <w:sdtContent>
        <w:p w:rsidR="00000000" w:rsidDel="00000000" w:rsidP="00000000" w:rsidRDefault="00000000" w:rsidRPr="00000000" w14:paraId="0000060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112824443"/>
              <w:tag w:val="goog_rdk_4171"/>
            </w:sdtPr>
            <w:sdtContent>
              <w:ins w:author="DANLUIS ENRIQUE ROMANI MORA" w:id="25" w:date="2025-11-10T18:54:34Z"/>
              <w:sdt>
                <w:sdtPr>
                  <w:id w:val="1263861811"/>
                  <w:tag w:val="goog_rdk_417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Content>
          </w:sdt>
        </w:p>
      </w:sdtContent>
    </w:sdt>
    <w:sdt>
      <w:sdtPr>
        <w:id w:val="1240280800"/>
        <w:tag w:val="goog_rdk_4180"/>
      </w:sdtPr>
      <w:sdtContent>
        <w:p w:rsidR="00000000" w:rsidDel="00000000" w:rsidP="00000000" w:rsidRDefault="00000000" w:rsidRPr="00000000" w14:paraId="0000060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226842472"/>
              <w:tag w:val="goog_rdk_4174"/>
            </w:sdtPr>
            <w:sdtContent>
              <w:ins w:author="DANLUIS ENRIQUE ROMANI MORA" w:id="25" w:date="2025-11-10T18:54:34Z"/>
              <w:sdt>
                <w:sdtPr>
                  <w:id w:val="-1166222286"/>
                  <w:tag w:val="goog_rdk_4175"/>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ins>
                </w:sdtContent>
              </w:sdt>
              <w:ins w:author="DANLUIS ENRIQUE ROMANI MORA" w:id="25" w:date="2025-11-10T18:54:34Z">
                <w:sdt>
                  <w:sdtPr>
                    <w:id w:val="732041315"/>
                    <w:tag w:val="goog_rdk_4176"/>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if</w:t>
                    </w:r>
                  </w:sdtContent>
                </w:sdt>
                <w:sdt>
                  <w:sdtPr>
                    <w:id w:val="-1490902103"/>
                    <w:tag w:val="goog_rdk_4177"/>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(sesionesEliminadas &gt; </w:t>
                    </w:r>
                  </w:sdtContent>
                </w:sdt>
                <w:sdt>
                  <w:sdtPr>
                    <w:id w:val="-617663786"/>
                    <w:tag w:val="goog_rdk_4178"/>
                  </w:sdtPr>
                  <w:sdtContent>
                    <w:r w:rsidDel="00000000" w:rsidR="00000000" w:rsidRPr="00000000">
                      <w:rPr>
                        <w:rFonts w:ascii="Consolas" w:cs="Consolas" w:eastAsia="Consolas" w:hAnsi="Consolas"/>
                        <w:color w:val="ebc88d"/>
                        <w:sz w:val="21"/>
                        <w:szCs w:val="21"/>
                        <w:rtl w:val="0"/>
                        <w:rPrChange w:author="DANLUIS ENRIQUE ROMANI MORA" w:id="26" w:date="2025-11-10T18:54:34Z">
                          <w:rPr>
                            <w:rFonts w:ascii="Consolas" w:cs="Consolas" w:eastAsia="Consolas" w:hAnsi="Consolas"/>
                            <w:sz w:val="21"/>
                            <w:szCs w:val="21"/>
                          </w:rPr>
                        </w:rPrChange>
                      </w:rPr>
                      <w:t xml:space="preserve">0</w:t>
                    </w:r>
                  </w:sdtContent>
                </w:sdt>
                <w:sdt>
                  <w:sdtPr>
                    <w:id w:val="178143063"/>
                    <w:tag w:val="goog_rdk_4179"/>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181455575"/>
        <w:tag w:val="goog_rdk_4187"/>
      </w:sdtPr>
      <w:sdtContent>
        <w:p w:rsidR="00000000" w:rsidDel="00000000" w:rsidP="00000000" w:rsidRDefault="00000000" w:rsidRPr="00000000" w14:paraId="0000060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53415035"/>
              <w:tag w:val="goog_rdk_4181"/>
            </w:sdtPr>
            <w:sdtContent>
              <w:ins w:author="DANLUIS ENRIQUE ROMANI MORA" w:id="25" w:date="2025-11-10T18:54:34Z"/>
              <w:sdt>
                <w:sdtPr>
                  <w:id w:val="831799788"/>
                  <w:tag w:val="goog_rdk_4182"/>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717887333"/>
                    <w:tag w:val="goog_rdk_4183"/>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info</w:t>
                    </w:r>
                  </w:sdtContent>
                </w:sdt>
                <w:sdt>
                  <w:sdtPr>
                    <w:id w:val="-1028552443"/>
                    <w:tag w:val="goog_rdk_4184"/>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881607841"/>
                    <w:tag w:val="goog_rdk_4185"/>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"Se eliminaron {} sesiones antiguas"</w:t>
                    </w:r>
                  </w:sdtContent>
                </w:sdt>
                <w:sdt>
                  <w:sdtPr>
                    <w:id w:val="1033694753"/>
                    <w:tag w:val="goog_rdk_418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sesionesEliminadas);</w:t>
                    </w:r>
                  </w:sdtContent>
                </w:sdt>
              </w:ins>
            </w:sdtContent>
          </w:sdt>
        </w:p>
      </w:sdtContent>
    </w:sdt>
    <w:sdt>
      <w:sdtPr>
        <w:id w:val="2020562184"/>
        <w:tag w:val="goog_rdk_4192"/>
      </w:sdtPr>
      <w:sdtContent>
        <w:p w:rsidR="00000000" w:rsidDel="00000000" w:rsidP="00000000" w:rsidRDefault="00000000" w:rsidRPr="00000000" w14:paraId="0000060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638012478"/>
              <w:tag w:val="goog_rdk_4188"/>
            </w:sdtPr>
            <w:sdtContent>
              <w:ins w:author="DANLUIS ENRIQUE ROMANI MORA" w:id="25" w:date="2025-11-10T18:54:34Z"/>
              <w:sdt>
                <w:sdtPr>
                  <w:id w:val="1687490686"/>
                  <w:tag w:val="goog_rdk_4189"/>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 </w:t>
                    </w:r>
                  </w:ins>
                </w:sdtContent>
              </w:sdt>
              <w:ins w:author="DANLUIS ENRIQUE ROMANI MORA" w:id="25" w:date="2025-11-10T18:54:34Z">
                <w:sdt>
                  <w:sdtPr>
                    <w:id w:val="7577956"/>
                    <w:tag w:val="goog_rdk_4190"/>
                  </w:sdtPr>
                  <w:sdtContent>
                    <w:r w:rsidDel="00000000" w:rsidR="00000000" w:rsidRPr="00000000">
                      <w:rPr>
                        <w:rFonts w:ascii="Consolas" w:cs="Consolas" w:eastAsia="Consolas" w:hAnsi="Consolas"/>
                        <w:color w:val="83d6c5"/>
                        <w:sz w:val="21"/>
                        <w:szCs w:val="21"/>
                        <w:rtl w:val="0"/>
                        <w:rPrChange w:author="DANLUIS ENRIQUE ROMANI MORA" w:id="26" w:date="2025-11-10T18:54:34Z">
                          <w:rPr>
                            <w:rFonts w:ascii="Consolas" w:cs="Consolas" w:eastAsia="Consolas" w:hAnsi="Consolas"/>
                            <w:sz w:val="21"/>
                            <w:szCs w:val="21"/>
                          </w:rPr>
                        </w:rPrChange>
                      </w:rPr>
                      <w:t xml:space="preserve">else</w:t>
                    </w:r>
                  </w:sdtContent>
                </w:sdt>
                <w:sdt>
                  <w:sdtPr>
                    <w:id w:val="-1199778753"/>
                    <w:tag w:val="goog_rdk_4191"/>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w:t>
                    </w:r>
                  </w:sdtContent>
                </w:sdt>
              </w:ins>
            </w:sdtContent>
          </w:sdt>
        </w:p>
      </w:sdtContent>
    </w:sdt>
    <w:sdt>
      <w:sdtPr>
        <w:id w:val="-1803796779"/>
        <w:tag w:val="goog_rdk_4199"/>
      </w:sdtPr>
      <w:sdtContent>
        <w:p w:rsidR="00000000" w:rsidDel="00000000" w:rsidP="00000000" w:rsidRDefault="00000000" w:rsidRPr="00000000" w14:paraId="0000060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5" w:date="2025-11-10T18:54:34Z"/>
              <w:rFonts w:ascii="Consolas" w:cs="Consolas" w:eastAsia="Consolas" w:hAnsi="Consolas"/>
              <w:color w:val="d6d6dd"/>
              <w:sz w:val="21"/>
              <w:szCs w:val="21"/>
              <w:rPrChange w:author="DANLUIS ENRIQUE ROMANI MORA" w:id="26" w:date="2025-11-10T18:54:34Z">
                <w:rPr>
                  <w:rFonts w:ascii="Consolas" w:cs="Consolas" w:eastAsia="Consolas" w:hAnsi="Consolas"/>
                  <w:sz w:val="21"/>
                  <w:szCs w:val="21"/>
                </w:rPr>
              </w:rPrChange>
            </w:rPr>
          </w:pPr>
          <w:sdt>
            <w:sdtPr>
              <w:id w:val="1336068396"/>
              <w:tag w:val="goog_rdk_4193"/>
            </w:sdtPr>
            <w:sdtContent>
              <w:ins w:author="DANLUIS ENRIQUE ROMANI MORA" w:id="25" w:date="2025-11-10T18:54:34Z"/>
              <w:sdt>
                <w:sdtPr>
                  <w:id w:val="-1393372883"/>
                  <w:tag w:val="goog_rdk_4194"/>
                </w:sdtPr>
                <w:sdtContent>
                  <w:ins w:author="DANLUIS ENRIQUE ROMANI MORA" w:id="25" w:date="2025-11-10T18:54:34Z">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            logger.</w:t>
                    </w:r>
                  </w:ins>
                </w:sdtContent>
              </w:sdt>
              <w:ins w:author="DANLUIS ENRIQUE ROMANI MORA" w:id="25" w:date="2025-11-10T18:54:34Z">
                <w:sdt>
                  <w:sdtPr>
                    <w:id w:val="1888774559"/>
                    <w:tag w:val="goog_rdk_4195"/>
                  </w:sdtPr>
                  <w:sdtContent>
                    <w:r w:rsidDel="00000000" w:rsidR="00000000" w:rsidRPr="00000000">
                      <w:rPr>
                        <w:rFonts w:ascii="Consolas" w:cs="Consolas" w:eastAsia="Consolas" w:hAnsi="Consolas"/>
                        <w:color w:val="efb080"/>
                        <w:sz w:val="21"/>
                        <w:szCs w:val="21"/>
                        <w:rtl w:val="0"/>
                        <w:rPrChange w:author="DANLUIS ENRIQUE ROMANI MORA" w:id="26" w:date="2025-11-10T18:54:34Z">
                          <w:rPr>
                            <w:rFonts w:ascii="Consolas" w:cs="Consolas" w:eastAsia="Consolas" w:hAnsi="Consolas"/>
                            <w:sz w:val="21"/>
                            <w:szCs w:val="21"/>
                          </w:rPr>
                        </w:rPrChange>
                      </w:rPr>
                      <w:t xml:space="preserve">debug</w:t>
                    </w:r>
                  </w:sdtContent>
                </w:sdt>
                <w:sdt>
                  <w:sdtPr>
                    <w:id w:val="-822036645"/>
                    <w:tag w:val="goog_rdk_4196"/>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sdt>
                  <w:sdtPr>
                    <w:id w:val="770893235"/>
                    <w:tag w:val="goog_rdk_4197"/>
                  </w:sdtPr>
                  <w:sdtContent>
                    <w:r w:rsidDel="00000000" w:rsidR="00000000" w:rsidRPr="00000000">
                      <w:rPr>
                        <w:rFonts w:ascii="Consolas" w:cs="Consolas" w:eastAsia="Consolas" w:hAnsi="Consolas"/>
                        <w:color w:val="e394dc"/>
                        <w:sz w:val="21"/>
                        <w:szCs w:val="21"/>
                        <w:rtl w:val="0"/>
                        <w:rPrChange w:author="DANLUIS ENRIQUE ROMANI MORA" w:id="26" w:date="2025-11-10T18:54:34Z">
                          <w:rPr>
                            <w:rFonts w:ascii="Consolas" w:cs="Consolas" w:eastAsia="Consolas" w:hAnsi="Consolas"/>
                            <w:sz w:val="21"/>
                            <w:szCs w:val="21"/>
                          </w:rPr>
                        </w:rPrChange>
                      </w:rPr>
                      <w:t xml:space="preserve">"No se encontraron sesiones antiguas para eliminar"</w:t>
                    </w:r>
                  </w:sdtContent>
                </w:sdt>
                <w:sdt>
                  <w:sdtPr>
                    <w:id w:val="-737144026"/>
                    <w:tag w:val="goog_rdk_4198"/>
                  </w:sdtPr>
                  <w:sdtContent>
                    <w:r w:rsidDel="00000000" w:rsidR="00000000" w:rsidRPr="00000000">
                      <w:rPr>
                        <w:rFonts w:ascii="Consolas" w:cs="Consolas" w:eastAsia="Consolas" w:hAnsi="Consolas"/>
                        <w:color w:val="d6d6dd"/>
                        <w:sz w:val="21"/>
                        <w:szCs w:val="21"/>
                        <w:rtl w:val="0"/>
                        <w:rPrChange w:author="DANLUIS ENRIQUE ROMANI MORA" w:id="26" w:date="2025-11-10T18:54:34Z">
                          <w:rPr>
                            <w:rFonts w:ascii="Consolas" w:cs="Consolas" w:eastAsia="Consolas" w:hAnsi="Consolas"/>
                            <w:sz w:val="21"/>
                            <w:szCs w:val="21"/>
                          </w:rPr>
                        </w:rPrChange>
                      </w:rPr>
                      <w:t xml:space="preserve">);</w:t>
                    </w:r>
                  </w:sdtContent>
                </w:sdt>
              </w:ins>
            </w:sdtContent>
          </w:sdt>
        </w:p>
      </w:sdtContent>
    </w:sdt>
    <w:p w:rsidR="00000000" w:rsidDel="00000000" w:rsidP="00000000" w:rsidRDefault="00000000" w:rsidRPr="00000000" w14:paraId="00000607">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08">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09">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3.3.1: </w:t>
      </w:r>
      <w:r w:rsidDel="00000000" w:rsidR="00000000" w:rsidRPr="00000000">
        <w:rPr>
          <w:rFonts w:ascii="Times New Roman" w:cs="Times New Roman" w:eastAsia="Times New Roman" w:hAnsi="Times New Roman"/>
          <w:b w:val="1"/>
          <w:bCs w:val="1"/>
          <w:sz w:val="30"/>
          <w:szCs w:val="30"/>
          <w:rtl w:val="0"/>
        </w:rPr>
        <w:t xml:space="preserve">Configurar credenciales y conexión segura con API DeepSeek.</w:t>
      </w:r>
    </w:p>
    <w:sdt>
      <w:sdtPr>
        <w:id w:val="613795579"/>
        <w:tag w:val="goog_rdk_4206"/>
      </w:sdtPr>
      <w:sdtContent>
        <w:p w:rsidR="00000000" w:rsidDel="00000000" w:rsidP="00000000" w:rsidRDefault="00000000" w:rsidRPr="00000000" w14:paraId="0000060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2101435604"/>
              <w:tag w:val="goog_rdk_4200"/>
            </w:sdtPr>
            <w:sdtContent>
              <w:ins w:author="DANLUIS ENRIQUE ROMANI MORA" w:id="27" w:date="2025-11-10T18:54:47Z"/>
              <w:sdt>
                <w:sdtPr>
                  <w:id w:val="-935643983"/>
                  <w:tag w:val="goog_rdk_4201"/>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251317140"/>
                    <w:tag w:val="goog_rdk_420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Value</w:t>
                    </w:r>
                  </w:sdtContent>
                </w:sdt>
                <w:sdt>
                  <w:sdtPr>
                    <w:id w:val="1362628476"/>
                    <w:tag w:val="goog_rdk_420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67129768"/>
                    <w:tag w:val="goog_rdk_4204"/>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"${openrouter.api.url}"</w:t>
                    </w:r>
                  </w:sdtContent>
                </w:sdt>
                <w:sdt>
                  <w:sdtPr>
                    <w:id w:val="-757362233"/>
                    <w:tag w:val="goog_rdk_420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2003839499"/>
        <w:tag w:val="goog_rdk_4213"/>
      </w:sdtPr>
      <w:sdtContent>
        <w:p w:rsidR="00000000" w:rsidDel="00000000" w:rsidP="00000000" w:rsidRDefault="00000000" w:rsidRPr="00000000" w14:paraId="0000060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357518135"/>
              <w:tag w:val="goog_rdk_4207"/>
            </w:sdtPr>
            <w:sdtContent>
              <w:ins w:author="DANLUIS ENRIQUE ROMANI MORA" w:id="27" w:date="2025-11-10T18:54:47Z"/>
              <w:sdt>
                <w:sdtPr>
                  <w:id w:val="-824635869"/>
                  <w:tag w:val="goog_rdk_4208"/>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2053093483"/>
                    <w:tag w:val="goog_rdk_4209"/>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private</w:t>
                    </w:r>
                  </w:sdtContent>
                </w:sdt>
                <w:sdt>
                  <w:sdtPr>
                    <w:id w:val="-668456114"/>
                    <w:tag w:val="goog_rdk_421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93061440"/>
                    <w:tag w:val="goog_rdk_4211"/>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404870683"/>
                    <w:tag w:val="goog_rdk_421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apiUrl;</w:t>
                    </w:r>
                  </w:sdtContent>
                </w:sdt>
              </w:ins>
            </w:sdtContent>
          </w:sdt>
        </w:p>
      </w:sdtContent>
    </w:sdt>
    <w:sdt>
      <w:sdtPr>
        <w:id w:val="-1983175117"/>
        <w:tag w:val="goog_rdk_4216"/>
      </w:sdtPr>
      <w:sdtContent>
        <w:p w:rsidR="00000000" w:rsidDel="00000000" w:rsidP="00000000" w:rsidRDefault="00000000" w:rsidRPr="00000000" w14:paraId="0000060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574320336"/>
              <w:tag w:val="goog_rdk_4214"/>
            </w:sdtPr>
            <w:sdtContent>
              <w:ins w:author="DANLUIS ENRIQUE ROMANI MORA" w:id="27" w:date="2025-11-10T18:54:47Z"/>
              <w:sdt>
                <w:sdtPr>
                  <w:id w:val="240544494"/>
                  <w:tag w:val="goog_rdk_421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400698040"/>
        <w:tag w:val="goog_rdk_4223"/>
      </w:sdtPr>
      <w:sdtContent>
        <w:p w:rsidR="00000000" w:rsidDel="00000000" w:rsidP="00000000" w:rsidRDefault="00000000" w:rsidRPr="00000000" w14:paraId="0000060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139087194"/>
              <w:tag w:val="goog_rdk_4217"/>
            </w:sdtPr>
            <w:sdtContent>
              <w:ins w:author="DANLUIS ENRIQUE ROMANI MORA" w:id="27" w:date="2025-11-10T18:54:47Z"/>
              <w:sdt>
                <w:sdtPr>
                  <w:id w:val="1029902618"/>
                  <w:tag w:val="goog_rdk_4218"/>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863311164"/>
                    <w:tag w:val="goog_rdk_421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Value</w:t>
                    </w:r>
                  </w:sdtContent>
                </w:sdt>
                <w:sdt>
                  <w:sdtPr>
                    <w:id w:val="1701615179"/>
                    <w:tag w:val="goog_rdk_422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13794709"/>
                    <w:tag w:val="goog_rdk_4221"/>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"${openrouter.api.key}"</w:t>
                    </w:r>
                  </w:sdtContent>
                </w:sdt>
                <w:sdt>
                  <w:sdtPr>
                    <w:id w:val="1564483016"/>
                    <w:tag w:val="goog_rdk_422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48622061"/>
        <w:tag w:val="goog_rdk_4230"/>
      </w:sdtPr>
      <w:sdtContent>
        <w:p w:rsidR="00000000" w:rsidDel="00000000" w:rsidP="00000000" w:rsidRDefault="00000000" w:rsidRPr="00000000" w14:paraId="0000060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370912123"/>
              <w:tag w:val="goog_rdk_4224"/>
            </w:sdtPr>
            <w:sdtContent>
              <w:ins w:author="DANLUIS ENRIQUE ROMANI MORA" w:id="27" w:date="2025-11-10T18:54:47Z"/>
              <w:sdt>
                <w:sdtPr>
                  <w:id w:val="-1579963696"/>
                  <w:tag w:val="goog_rdk_422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585448024"/>
                    <w:tag w:val="goog_rdk_4226"/>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private</w:t>
                    </w:r>
                  </w:sdtContent>
                </w:sdt>
                <w:sdt>
                  <w:sdtPr>
                    <w:id w:val="1723333554"/>
                    <w:tag w:val="goog_rdk_422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617929581"/>
                    <w:tag w:val="goog_rdk_422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1033793632"/>
                    <w:tag w:val="goog_rdk_422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apiKey;</w:t>
                    </w:r>
                  </w:sdtContent>
                </w:sdt>
              </w:ins>
            </w:sdtContent>
          </w:sdt>
        </w:p>
      </w:sdtContent>
    </w:sdt>
    <w:sdt>
      <w:sdtPr>
        <w:id w:val="-1363289651"/>
        <w:tag w:val="goog_rdk_4233"/>
      </w:sdtPr>
      <w:sdtContent>
        <w:p w:rsidR="00000000" w:rsidDel="00000000" w:rsidP="00000000" w:rsidRDefault="00000000" w:rsidRPr="00000000" w14:paraId="0000060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896211253"/>
              <w:tag w:val="goog_rdk_4231"/>
            </w:sdtPr>
            <w:sdtContent>
              <w:ins w:author="DANLUIS ENRIQUE ROMANI MORA" w:id="27" w:date="2025-11-10T18:54:47Z"/>
              <w:sdt>
                <w:sdtPr>
                  <w:id w:val="1285380282"/>
                  <w:tag w:val="goog_rdk_423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240404860"/>
        <w:tag w:val="goog_rdk_4240"/>
      </w:sdtPr>
      <w:sdtContent>
        <w:p w:rsidR="00000000" w:rsidDel="00000000" w:rsidP="00000000" w:rsidRDefault="00000000" w:rsidRPr="00000000" w14:paraId="0000061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488511232"/>
              <w:tag w:val="goog_rdk_4234"/>
            </w:sdtPr>
            <w:sdtContent>
              <w:ins w:author="DANLUIS ENRIQUE ROMANI MORA" w:id="27" w:date="2025-11-10T18:54:47Z"/>
              <w:sdt>
                <w:sdtPr>
                  <w:id w:val="-1567322795"/>
                  <w:tag w:val="goog_rdk_423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449912360"/>
                    <w:tag w:val="goog_rdk_4236"/>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Value</w:t>
                    </w:r>
                  </w:sdtContent>
                </w:sdt>
                <w:sdt>
                  <w:sdtPr>
                    <w:id w:val="-198246751"/>
                    <w:tag w:val="goog_rdk_423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630172323"/>
                    <w:tag w:val="goog_rdk_4238"/>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"${openrouter.api.model}"</w:t>
                    </w:r>
                  </w:sdtContent>
                </w:sdt>
                <w:sdt>
                  <w:sdtPr>
                    <w:id w:val="-399816764"/>
                    <w:tag w:val="goog_rdk_423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2061286113"/>
        <w:tag w:val="goog_rdk_4247"/>
      </w:sdtPr>
      <w:sdtContent>
        <w:p w:rsidR="00000000" w:rsidDel="00000000" w:rsidP="00000000" w:rsidRDefault="00000000" w:rsidRPr="00000000" w14:paraId="0000061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3373262"/>
              <w:tag w:val="goog_rdk_4241"/>
            </w:sdtPr>
            <w:sdtContent>
              <w:ins w:author="DANLUIS ENRIQUE ROMANI MORA" w:id="27" w:date="2025-11-10T18:54:47Z"/>
              <w:sdt>
                <w:sdtPr>
                  <w:id w:val="1109727644"/>
                  <w:tag w:val="goog_rdk_424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469383765"/>
                    <w:tag w:val="goog_rdk_4243"/>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private</w:t>
                    </w:r>
                  </w:sdtContent>
                </w:sdt>
                <w:sdt>
                  <w:sdtPr>
                    <w:id w:val="-379342417"/>
                    <w:tag w:val="goog_rdk_424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934308988"/>
                    <w:tag w:val="goog_rdk_424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1307853768"/>
                    <w:tag w:val="goog_rdk_424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model;</w:t>
                    </w:r>
                  </w:sdtContent>
                </w:sdt>
              </w:ins>
            </w:sdtContent>
          </w:sdt>
        </w:p>
      </w:sdtContent>
    </w:sdt>
    <w:sdt>
      <w:sdtPr>
        <w:id w:val="1283835890"/>
        <w:tag w:val="goog_rdk_4250"/>
      </w:sdtPr>
      <w:sdtContent>
        <w:p w:rsidR="00000000" w:rsidDel="00000000" w:rsidP="00000000" w:rsidRDefault="00000000" w:rsidRPr="00000000" w14:paraId="0000061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620704685"/>
              <w:tag w:val="goog_rdk_4248"/>
            </w:sdtPr>
            <w:sdtContent>
              <w:ins w:author="DANLUIS ENRIQUE ROMANI MORA" w:id="27" w:date="2025-11-10T18:54:47Z"/>
              <w:sdt>
                <w:sdtPr>
                  <w:id w:val="-1496761170"/>
                  <w:tag w:val="goog_rdk_424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798396880"/>
        <w:tag w:val="goog_rdk_4257"/>
      </w:sdtPr>
      <w:sdtContent>
        <w:p w:rsidR="00000000" w:rsidDel="00000000" w:rsidP="00000000" w:rsidRDefault="00000000" w:rsidRPr="00000000" w14:paraId="0000061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67639483"/>
              <w:tag w:val="goog_rdk_4251"/>
            </w:sdtPr>
            <w:sdtContent>
              <w:ins w:author="DANLUIS ENRIQUE ROMANI MORA" w:id="27" w:date="2025-11-10T18:54:47Z"/>
              <w:sdt>
                <w:sdtPr>
                  <w:id w:val="-1583577707"/>
                  <w:tag w:val="goog_rdk_425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862440257"/>
                    <w:tag w:val="goog_rdk_4253"/>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Value</w:t>
                    </w:r>
                  </w:sdtContent>
                </w:sdt>
                <w:sdt>
                  <w:sdtPr>
                    <w:id w:val="-744037094"/>
                    <w:tag w:val="goog_rdk_425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881346743"/>
                    <w:tag w:val="goog_rdk_4255"/>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"${openrouter.api.http-referer:https://desmartin.app}"</w:t>
                    </w:r>
                  </w:sdtContent>
                </w:sdt>
                <w:sdt>
                  <w:sdtPr>
                    <w:id w:val="657249109"/>
                    <w:tag w:val="goog_rdk_425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893018937"/>
        <w:tag w:val="goog_rdk_4264"/>
      </w:sdtPr>
      <w:sdtContent>
        <w:p w:rsidR="00000000" w:rsidDel="00000000" w:rsidP="00000000" w:rsidRDefault="00000000" w:rsidRPr="00000000" w14:paraId="0000061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676217456"/>
              <w:tag w:val="goog_rdk_4258"/>
            </w:sdtPr>
            <w:sdtContent>
              <w:ins w:author="DANLUIS ENRIQUE ROMANI MORA" w:id="27" w:date="2025-11-10T18:54:47Z"/>
              <w:sdt>
                <w:sdtPr>
                  <w:id w:val="-1205108073"/>
                  <w:tag w:val="goog_rdk_425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918403817"/>
                    <w:tag w:val="goog_rdk_4260"/>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private</w:t>
                    </w:r>
                  </w:sdtContent>
                </w:sdt>
                <w:sdt>
                  <w:sdtPr>
                    <w:id w:val="-926976109"/>
                    <w:tag w:val="goog_rdk_426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637169916"/>
                    <w:tag w:val="goog_rdk_426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890331159"/>
                    <w:tag w:val="goog_rdk_426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httpReferer;</w:t>
                    </w:r>
                  </w:sdtContent>
                </w:sdt>
              </w:ins>
            </w:sdtContent>
          </w:sdt>
        </w:p>
      </w:sdtContent>
    </w:sdt>
    <w:sdt>
      <w:sdtPr>
        <w:id w:val="-1174341292"/>
        <w:tag w:val="goog_rdk_4267"/>
      </w:sdtPr>
      <w:sdtContent>
        <w:p w:rsidR="00000000" w:rsidDel="00000000" w:rsidP="00000000" w:rsidRDefault="00000000" w:rsidRPr="00000000" w14:paraId="0000061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206310550"/>
              <w:tag w:val="goog_rdk_4265"/>
            </w:sdtPr>
            <w:sdtContent>
              <w:ins w:author="DANLUIS ENRIQUE ROMANI MORA" w:id="27" w:date="2025-11-10T18:54:47Z"/>
              <w:sdt>
                <w:sdtPr>
                  <w:id w:val="-128598512"/>
                  <w:tag w:val="goog_rdk_426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357291014"/>
        <w:tag w:val="goog_rdk_4274"/>
      </w:sdtPr>
      <w:sdtContent>
        <w:p w:rsidR="00000000" w:rsidDel="00000000" w:rsidP="00000000" w:rsidRDefault="00000000" w:rsidRPr="00000000" w14:paraId="0000061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850601534"/>
              <w:tag w:val="goog_rdk_4268"/>
            </w:sdtPr>
            <w:sdtContent>
              <w:ins w:author="DANLUIS ENRIQUE ROMANI MORA" w:id="27" w:date="2025-11-10T18:54:47Z"/>
              <w:sdt>
                <w:sdtPr>
                  <w:id w:val="788650704"/>
                  <w:tag w:val="goog_rdk_426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844268532"/>
                    <w:tag w:val="goog_rdk_4270"/>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Value</w:t>
                    </w:r>
                  </w:sdtContent>
                </w:sdt>
                <w:sdt>
                  <w:sdtPr>
                    <w:id w:val="61385234"/>
                    <w:tag w:val="goog_rdk_427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28716898"/>
                    <w:tag w:val="goog_rdk_4272"/>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"${openrouter.api.x-title:Desmartin}"</w:t>
                    </w:r>
                  </w:sdtContent>
                </w:sdt>
                <w:sdt>
                  <w:sdtPr>
                    <w:id w:val="551196715"/>
                    <w:tag w:val="goog_rdk_427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145629556"/>
        <w:tag w:val="goog_rdk_4281"/>
      </w:sdtPr>
      <w:sdtContent>
        <w:p w:rsidR="00000000" w:rsidDel="00000000" w:rsidP="00000000" w:rsidRDefault="00000000" w:rsidRPr="00000000" w14:paraId="0000061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339072308"/>
              <w:tag w:val="goog_rdk_4275"/>
            </w:sdtPr>
            <w:sdtContent>
              <w:ins w:author="DANLUIS ENRIQUE ROMANI MORA" w:id="27" w:date="2025-11-10T18:54:47Z"/>
              <w:sdt>
                <w:sdtPr>
                  <w:id w:val="1184530509"/>
                  <w:tag w:val="goog_rdk_427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400966956"/>
                    <w:tag w:val="goog_rdk_4277"/>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private</w:t>
                    </w:r>
                  </w:sdtContent>
                </w:sdt>
                <w:sdt>
                  <w:sdtPr>
                    <w:id w:val="-372148325"/>
                    <w:tag w:val="goog_rdk_427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784937398"/>
                    <w:tag w:val="goog_rdk_427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1577705906"/>
                    <w:tag w:val="goog_rdk_428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xTitle;</w:t>
                    </w:r>
                  </w:sdtContent>
                </w:sdt>
              </w:ins>
            </w:sdtContent>
          </w:sdt>
        </w:p>
      </w:sdtContent>
    </w:sdt>
    <w:sdt>
      <w:sdtPr>
        <w:id w:val="-49417167"/>
        <w:tag w:val="goog_rdk_4284"/>
      </w:sdtPr>
      <w:sdtContent>
        <w:p w:rsidR="00000000" w:rsidDel="00000000" w:rsidP="00000000" w:rsidRDefault="00000000" w:rsidRPr="00000000" w14:paraId="0000061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754641465"/>
              <w:tag w:val="goog_rdk_4282"/>
            </w:sdtPr>
            <w:sdtContent>
              <w:ins w:author="DANLUIS ENRIQUE ROMANI MORA" w:id="27" w:date="2025-11-10T18:54:47Z"/>
              <w:sdt>
                <w:sdtPr>
                  <w:id w:val="-932928770"/>
                  <w:tag w:val="goog_rdk_4283"/>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400395796"/>
        <w:tag w:val="goog_rdk_4293"/>
      </w:sdtPr>
      <w:sdtContent>
        <w:p w:rsidR="00000000" w:rsidDel="00000000" w:rsidP="00000000" w:rsidRDefault="00000000" w:rsidRPr="00000000" w14:paraId="0000061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120363190"/>
              <w:tag w:val="goog_rdk_4285"/>
            </w:sdtPr>
            <w:sdtContent>
              <w:ins w:author="DANLUIS ENRIQUE ROMANI MORA" w:id="27" w:date="2025-11-10T18:54:47Z"/>
              <w:sdt>
                <w:sdtPr>
                  <w:id w:val="1994841003"/>
                  <w:tag w:val="goog_rdk_428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041231988"/>
                    <w:tag w:val="goog_rdk_4287"/>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public</w:t>
                    </w:r>
                  </w:sdtContent>
                </w:sdt>
                <w:sdt>
                  <w:sdtPr>
                    <w:id w:val="-2072715347"/>
                    <w:tag w:val="goog_rdk_4288"/>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479079145"/>
                    <w:tag w:val="goog_rdk_428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OpenRouterService</w:t>
                    </w:r>
                  </w:sdtContent>
                </w:sdt>
                <w:sdt>
                  <w:sdtPr>
                    <w:id w:val="1380350346"/>
                    <w:tag w:val="goog_rdk_429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59711666"/>
                    <w:tag w:val="goog_rdk_4291"/>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509245043"/>
                    <w:tag w:val="goog_rdk_429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33388713"/>
        <w:tag w:val="goog_rdk_4300"/>
      </w:sdtPr>
      <w:sdtContent>
        <w:p w:rsidR="00000000" w:rsidDel="00000000" w:rsidP="00000000" w:rsidRDefault="00000000" w:rsidRPr="00000000" w14:paraId="0000061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927082386"/>
              <w:tag w:val="goog_rdk_4294"/>
            </w:sdtPr>
            <w:sdtContent>
              <w:ins w:author="DANLUIS ENRIQUE ROMANI MORA" w:id="27" w:date="2025-11-10T18:54:47Z"/>
              <w:sdt>
                <w:sdtPr>
                  <w:id w:val="-1383175385"/>
                  <w:tag w:val="goog_rdk_429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793499612"/>
                    <w:tag w:val="goog_rdk_4296"/>
                  </w:sdtPr>
                  <w:sdtContent>
                    <w:r w:rsidDel="00000000" w:rsidR="00000000" w:rsidRPr="00000000">
                      <w:rPr>
                        <w:rFonts w:ascii="Consolas" w:cs="Consolas" w:eastAsia="Consolas" w:hAnsi="Consolas"/>
                        <w:color w:val="c1808a"/>
                        <w:sz w:val="21"/>
                        <w:szCs w:val="21"/>
                        <w:rtl w:val="0"/>
                        <w:rPrChange w:author="DANLUIS ENRIQUE ROMANI MORA" w:id="28" w:date="2025-11-10T18:54:47Z">
                          <w:rPr>
                            <w:rFonts w:ascii="Consolas" w:cs="Consolas" w:eastAsia="Consolas" w:hAnsi="Consolas"/>
                            <w:sz w:val="21"/>
                            <w:szCs w:val="21"/>
                          </w:rPr>
                        </w:rPrChange>
                      </w:rPr>
                      <w:t xml:space="preserve">this</w:t>
                    </w:r>
                  </w:sdtContent>
                </w:sdt>
                <w:sdt>
                  <w:sdtPr>
                    <w:id w:val="-981012049"/>
                    <w:tag w:val="goog_rdk_429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.httpClient = HttpClient.</w:t>
                    </w:r>
                  </w:sdtContent>
                </w:sdt>
                <w:sdt>
                  <w:sdtPr>
                    <w:id w:val="669655544"/>
                    <w:tag w:val="goog_rdk_429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newBuilder</w:t>
                    </w:r>
                  </w:sdtContent>
                </w:sdt>
                <w:sdt>
                  <w:sdtPr>
                    <w:id w:val="1624065786"/>
                    <w:tag w:val="goog_rdk_429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802130880"/>
        <w:tag w:val="goog_rdk_4305"/>
      </w:sdtPr>
      <w:sdtContent>
        <w:p w:rsidR="00000000" w:rsidDel="00000000" w:rsidP="00000000" w:rsidRDefault="00000000" w:rsidRPr="00000000" w14:paraId="0000061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144972575"/>
              <w:tag w:val="goog_rdk_4301"/>
            </w:sdtPr>
            <w:sdtContent>
              <w:ins w:author="DANLUIS ENRIQUE ROMANI MORA" w:id="27" w:date="2025-11-10T18:54:47Z"/>
              <w:sdt>
                <w:sdtPr>
                  <w:id w:val="474835598"/>
                  <w:tag w:val="goog_rdk_430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212556069"/>
                    <w:tag w:val="goog_rdk_4303"/>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connectTimeout</w:t>
                    </w:r>
                  </w:sdtContent>
                </w:sdt>
                <w:sdt>
                  <w:sdtPr>
                    <w:id w:val="23428172"/>
                    <w:tag w:val="goog_rdk_430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(TIMEOUT)</w:t>
                    </w:r>
                  </w:sdtContent>
                </w:sdt>
              </w:ins>
            </w:sdtContent>
          </w:sdt>
        </w:p>
      </w:sdtContent>
    </w:sdt>
    <w:sdt>
      <w:sdtPr>
        <w:id w:val="-1287265938"/>
        <w:tag w:val="goog_rdk_4310"/>
      </w:sdtPr>
      <w:sdtContent>
        <w:p w:rsidR="00000000" w:rsidDel="00000000" w:rsidP="00000000" w:rsidRDefault="00000000" w:rsidRPr="00000000" w14:paraId="0000061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055621031"/>
              <w:tag w:val="goog_rdk_4306"/>
            </w:sdtPr>
            <w:sdtContent>
              <w:ins w:author="DANLUIS ENRIQUE ROMANI MORA" w:id="27" w:date="2025-11-10T18:54:47Z"/>
              <w:sdt>
                <w:sdtPr>
                  <w:id w:val="1350119433"/>
                  <w:tag w:val="goog_rdk_430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797104662"/>
                    <w:tag w:val="goog_rdk_430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build</w:t>
                    </w:r>
                  </w:sdtContent>
                </w:sdt>
                <w:sdt>
                  <w:sdtPr>
                    <w:id w:val="-599835447"/>
                    <w:tag w:val="goog_rdk_430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91085861"/>
        <w:tag w:val="goog_rdk_4319"/>
      </w:sdtPr>
      <w:sdtContent>
        <w:p w:rsidR="00000000" w:rsidDel="00000000" w:rsidP="00000000" w:rsidRDefault="00000000" w:rsidRPr="00000000" w14:paraId="0000061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078591882"/>
              <w:tag w:val="goog_rdk_4311"/>
            </w:sdtPr>
            <w:sdtContent>
              <w:ins w:author="DANLUIS ENRIQUE ROMANI MORA" w:id="27" w:date="2025-11-10T18:54:47Z"/>
              <w:sdt>
                <w:sdtPr>
                  <w:id w:val="2017590222"/>
                  <w:tag w:val="goog_rdk_431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300879613"/>
                    <w:tag w:val="goog_rdk_4313"/>
                  </w:sdtPr>
                  <w:sdtContent>
                    <w:r w:rsidDel="00000000" w:rsidR="00000000" w:rsidRPr="00000000">
                      <w:rPr>
                        <w:rFonts w:ascii="Consolas" w:cs="Consolas" w:eastAsia="Consolas" w:hAnsi="Consolas"/>
                        <w:color w:val="c1808a"/>
                        <w:sz w:val="21"/>
                        <w:szCs w:val="21"/>
                        <w:rtl w:val="0"/>
                        <w:rPrChange w:author="DANLUIS ENRIQUE ROMANI MORA" w:id="28" w:date="2025-11-10T18:54:47Z">
                          <w:rPr>
                            <w:rFonts w:ascii="Consolas" w:cs="Consolas" w:eastAsia="Consolas" w:hAnsi="Consolas"/>
                            <w:sz w:val="21"/>
                            <w:szCs w:val="21"/>
                          </w:rPr>
                        </w:rPrChange>
                      </w:rPr>
                      <w:t xml:space="preserve">this</w:t>
                    </w:r>
                  </w:sdtContent>
                </w:sdt>
                <w:sdt>
                  <w:sdtPr>
                    <w:id w:val="-1492291940"/>
                    <w:tag w:val="goog_rdk_431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.objectMapper = </w:t>
                    </w:r>
                  </w:sdtContent>
                </w:sdt>
                <w:sdt>
                  <w:sdtPr>
                    <w:id w:val="1058623576"/>
                    <w:tag w:val="goog_rdk_4315"/>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new</w:t>
                    </w:r>
                  </w:sdtContent>
                </w:sdt>
                <w:sdt>
                  <w:sdtPr>
                    <w:id w:val="-1725329145"/>
                    <w:tag w:val="goog_rdk_431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220648650"/>
                    <w:tag w:val="goog_rdk_431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ObjectMapper</w:t>
                    </w:r>
                  </w:sdtContent>
                </w:sdt>
                <w:sdt>
                  <w:sdtPr>
                    <w:id w:val="-915403467"/>
                    <w:tag w:val="goog_rdk_431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289327098"/>
        <w:tag w:val="goog_rdk_4322"/>
      </w:sdtPr>
      <w:sdtContent>
        <w:p w:rsidR="00000000" w:rsidDel="00000000" w:rsidP="00000000" w:rsidRDefault="00000000" w:rsidRPr="00000000" w14:paraId="0000061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191093255"/>
              <w:tag w:val="goog_rdk_4320"/>
            </w:sdtPr>
            <w:sdtContent>
              <w:ins w:author="DANLUIS ENRIQUE ROMANI MORA" w:id="27" w:date="2025-11-10T18:54:47Z"/>
              <w:sdt>
                <w:sdtPr>
                  <w:id w:val="1201168570"/>
                  <w:tag w:val="goog_rdk_4321"/>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137836164"/>
        <w:tag w:val="goog_rdk_4325"/>
      </w:sdtPr>
      <w:sdtContent>
        <w:p w:rsidR="00000000" w:rsidDel="00000000" w:rsidP="00000000" w:rsidRDefault="00000000" w:rsidRPr="00000000" w14:paraId="0000061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490719701"/>
              <w:tag w:val="goog_rdk_4323"/>
            </w:sdtPr>
            <w:sdtContent>
              <w:ins w:author="DANLUIS ENRIQUE ROMANI MORA" w:id="27" w:date="2025-11-10T18:54:47Z"/>
              <w:sdt>
                <w:sdtPr>
                  <w:id w:val="1432609018"/>
                  <w:tag w:val="goog_rdk_432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404367981"/>
        <w:tag w:val="goog_rdk_4328"/>
      </w:sdtPr>
      <w:sdtContent>
        <w:p w:rsidR="00000000" w:rsidDel="00000000" w:rsidP="00000000" w:rsidRDefault="00000000" w:rsidRPr="00000000" w14:paraId="0000062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767105650"/>
              <w:tag w:val="goog_rdk_4326"/>
            </w:sdtPr>
            <w:sdtContent>
              <w:ins w:author="DANLUIS ENRIQUE ROMANI MORA" w:id="27" w:date="2025-11-10T18:54:47Z"/>
              <w:sdt>
                <w:sdtPr>
                  <w:id w:val="-238972734"/>
                  <w:tag w:val="goog_rdk_432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2057602579"/>
        <w:tag w:val="goog_rdk_4332"/>
      </w:sdtPr>
      <w:sdtContent>
        <w:p w:rsidR="00000000" w:rsidDel="00000000" w:rsidP="00000000" w:rsidRDefault="00000000" w:rsidRPr="00000000" w14:paraId="0000062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efb080"/>
              <w:sz w:val="21"/>
              <w:szCs w:val="21"/>
              <w:rPrChange w:author="DANLUIS ENRIQUE ROMANI MORA" w:id="28" w:date="2025-11-10T18:54:47Z">
                <w:rPr>
                  <w:rFonts w:ascii="Consolas" w:cs="Consolas" w:eastAsia="Consolas" w:hAnsi="Consolas"/>
                  <w:sz w:val="21"/>
                  <w:szCs w:val="21"/>
                </w:rPr>
              </w:rPrChange>
            </w:rPr>
          </w:pPr>
          <w:sdt>
            <w:sdtPr>
              <w:id w:val="-562545295"/>
              <w:tag w:val="goog_rdk_4329"/>
            </w:sdtPr>
            <w:sdtContent>
              <w:ins w:author="DANLUIS ENRIQUE ROMANI MORA" w:id="27" w:date="2025-11-10T18:54:47Z"/>
              <w:sdt>
                <w:sdtPr>
                  <w:id w:val="-356449232"/>
                  <w:tag w:val="goog_rdk_4330"/>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963214135"/>
                    <w:tag w:val="goog_rdk_4331"/>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PostConstruct</w:t>
                    </w:r>
                  </w:sdtContent>
                </w:sdt>
              </w:ins>
            </w:sdtContent>
          </w:sdt>
        </w:p>
      </w:sdtContent>
    </w:sdt>
    <w:sdt>
      <w:sdtPr>
        <w:id w:val="-1168940084"/>
        <w:tag w:val="goog_rdk_4343"/>
      </w:sdtPr>
      <w:sdtContent>
        <w:p w:rsidR="00000000" w:rsidDel="00000000" w:rsidP="00000000" w:rsidRDefault="00000000" w:rsidRPr="00000000" w14:paraId="0000062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688633515"/>
              <w:tag w:val="goog_rdk_4333"/>
            </w:sdtPr>
            <w:sdtContent>
              <w:ins w:author="DANLUIS ENRIQUE ROMANI MORA" w:id="27" w:date="2025-11-10T18:54:47Z"/>
              <w:sdt>
                <w:sdtPr>
                  <w:id w:val="-1938871991"/>
                  <w:tag w:val="goog_rdk_433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487344427"/>
                    <w:tag w:val="goog_rdk_4335"/>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public</w:t>
                    </w:r>
                  </w:sdtContent>
                </w:sdt>
                <w:sdt>
                  <w:sdtPr>
                    <w:id w:val="-855753039"/>
                    <w:tag w:val="goog_rdk_4336"/>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943541665"/>
                    <w:tag w:val="goog_rdk_4337"/>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void</w:t>
                    </w:r>
                  </w:sdtContent>
                </w:sdt>
                <w:sdt>
                  <w:sdtPr>
                    <w:id w:val="543460817"/>
                    <w:tag w:val="goog_rdk_4338"/>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886137636"/>
                    <w:tag w:val="goog_rdk_433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init</w:t>
                    </w:r>
                  </w:sdtContent>
                </w:sdt>
                <w:sdt>
                  <w:sdtPr>
                    <w:id w:val="-1311891356"/>
                    <w:tag w:val="goog_rdk_434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660585643"/>
                    <w:tag w:val="goog_rdk_4341"/>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767805500"/>
                    <w:tag w:val="goog_rdk_434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514873512"/>
        <w:tag w:val="goog_rdk_4350"/>
      </w:sdtPr>
      <w:sdtContent>
        <w:p w:rsidR="00000000" w:rsidDel="00000000" w:rsidP="00000000" w:rsidRDefault="00000000" w:rsidRPr="00000000" w14:paraId="0000062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414499769"/>
              <w:tag w:val="goog_rdk_4344"/>
            </w:sdtPr>
            <w:sdtContent>
              <w:ins w:author="DANLUIS ENRIQUE ROMANI MORA" w:id="27" w:date="2025-11-10T18:54:47Z"/>
              <w:sdt>
                <w:sdtPr>
                  <w:id w:val="-2022038277"/>
                  <w:tag w:val="goog_rdk_434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31907284"/>
                    <w:tag w:val="goog_rdk_4346"/>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1836700172"/>
                    <w:tag w:val="goog_rdk_434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246528324"/>
                    <w:tag w:val="goog_rdk_4348"/>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 Configuración OpenRouter ==="</w:t>
                    </w:r>
                  </w:sdtContent>
                </w:sdt>
                <w:sdt>
                  <w:sdtPr>
                    <w:id w:val="180009352"/>
                    <w:tag w:val="goog_rdk_434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511658719"/>
        <w:tag w:val="goog_rdk_4357"/>
      </w:sdtPr>
      <w:sdtContent>
        <w:p w:rsidR="00000000" w:rsidDel="00000000" w:rsidP="00000000" w:rsidRDefault="00000000" w:rsidRPr="00000000" w14:paraId="0000062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996316058"/>
              <w:tag w:val="goog_rdk_4351"/>
            </w:sdtPr>
            <w:sdtContent>
              <w:ins w:author="DANLUIS ENRIQUE ROMANI MORA" w:id="27" w:date="2025-11-10T18:54:47Z"/>
              <w:sdt>
                <w:sdtPr>
                  <w:id w:val="1771327056"/>
                  <w:tag w:val="goog_rdk_435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871743716"/>
                    <w:tag w:val="goog_rdk_4353"/>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144358150"/>
                    <w:tag w:val="goog_rdk_435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2075603984"/>
                    <w:tag w:val="goog_rdk_4355"/>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"URL: {}"</w:t>
                    </w:r>
                  </w:sdtContent>
                </w:sdt>
                <w:sdt>
                  <w:sdtPr>
                    <w:id w:val="-1473280207"/>
                    <w:tag w:val="goog_rdk_435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apiUrl);</w:t>
                    </w:r>
                  </w:sdtContent>
                </w:sdt>
              </w:ins>
            </w:sdtContent>
          </w:sdt>
        </w:p>
      </w:sdtContent>
    </w:sdt>
    <w:sdt>
      <w:sdtPr>
        <w:id w:val="-1862451672"/>
        <w:tag w:val="goog_rdk_4364"/>
      </w:sdtPr>
      <w:sdtContent>
        <w:p w:rsidR="00000000" w:rsidDel="00000000" w:rsidP="00000000" w:rsidRDefault="00000000" w:rsidRPr="00000000" w14:paraId="0000062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328652186"/>
              <w:tag w:val="goog_rdk_4358"/>
            </w:sdtPr>
            <w:sdtContent>
              <w:ins w:author="DANLUIS ENRIQUE ROMANI MORA" w:id="27" w:date="2025-11-10T18:54:47Z"/>
              <w:sdt>
                <w:sdtPr>
                  <w:id w:val="480280717"/>
                  <w:tag w:val="goog_rdk_435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314522968"/>
                    <w:tag w:val="goog_rdk_4360"/>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391052505"/>
                    <w:tag w:val="goog_rdk_436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524568951"/>
                    <w:tag w:val="goog_rdk_4362"/>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"Model: {}"</w:t>
                    </w:r>
                  </w:sdtContent>
                </w:sdt>
                <w:sdt>
                  <w:sdtPr>
                    <w:id w:val="994756684"/>
                    <w:tag w:val="goog_rdk_436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model);</w:t>
                    </w:r>
                  </w:sdtContent>
                </w:sdt>
              </w:ins>
            </w:sdtContent>
          </w:sdt>
        </w:p>
      </w:sdtContent>
    </w:sdt>
    <w:sdt>
      <w:sdtPr>
        <w:id w:val="-1685633264"/>
        <w:tag w:val="goog_rdk_4381"/>
      </w:sdtPr>
      <w:sdtContent>
        <w:p w:rsidR="00000000" w:rsidDel="00000000" w:rsidP="00000000" w:rsidRDefault="00000000" w:rsidRPr="00000000" w14:paraId="0000062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883080393"/>
              <w:tag w:val="goog_rdk_4365"/>
            </w:sdtPr>
            <w:sdtContent>
              <w:ins w:author="DANLUIS ENRIQUE ROMANI MORA" w:id="27" w:date="2025-11-10T18:54:47Z"/>
              <w:sdt>
                <w:sdtPr>
                  <w:id w:val="-1126553309"/>
                  <w:tag w:val="goog_rdk_436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406179854"/>
                    <w:tag w:val="goog_rdk_436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303846872"/>
                    <w:tag w:val="goog_rdk_436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080471480"/>
                    <w:tag w:val="goog_rdk_4369"/>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"API Key configurada: {}"</w:t>
                    </w:r>
                  </w:sdtContent>
                </w:sdt>
                <w:sdt>
                  <w:sdtPr>
                    <w:id w:val="-845527957"/>
                    <w:tag w:val="goog_rdk_437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apiKey != null &amp;&amp; !apiKey.</w:t>
                    </w:r>
                  </w:sdtContent>
                </w:sdt>
                <w:sdt>
                  <w:sdtPr>
                    <w:id w:val="-646640430"/>
                    <w:tag w:val="goog_rdk_4371"/>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isEmpty</w:t>
                    </w:r>
                  </w:sdtContent>
                </w:sdt>
                <w:sdt>
                  <w:sdtPr>
                    <w:id w:val="699155749"/>
                    <w:tag w:val="goog_rdk_437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100239174"/>
                    <w:tag w:val="goog_rdk_4373"/>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698102400"/>
                    <w:tag w:val="goog_rdk_437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799699839"/>
                    <w:tag w:val="goog_rdk_4375"/>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"SÍ"</w:t>
                    </w:r>
                  </w:sdtContent>
                </w:sdt>
                <w:sdt>
                  <w:sdtPr>
                    <w:id w:val="-1516275826"/>
                    <w:tag w:val="goog_rdk_437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117121438"/>
                    <w:tag w:val="goog_rdk_4377"/>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47206069"/>
                    <w:tag w:val="goog_rdk_437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880516900"/>
                    <w:tag w:val="goog_rdk_4379"/>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"NO"</w:t>
                    </w:r>
                  </w:sdtContent>
                </w:sdt>
                <w:sdt>
                  <w:sdtPr>
                    <w:id w:val="-1761578724"/>
                    <w:tag w:val="goog_rdk_438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162492888"/>
        <w:tag w:val="goog_rdk_4388"/>
      </w:sdtPr>
      <w:sdtContent>
        <w:p w:rsidR="00000000" w:rsidDel="00000000" w:rsidP="00000000" w:rsidRDefault="00000000" w:rsidRPr="00000000" w14:paraId="0000062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509861925"/>
              <w:tag w:val="goog_rdk_4382"/>
            </w:sdtPr>
            <w:sdtContent>
              <w:ins w:author="DANLUIS ENRIQUE ROMANI MORA" w:id="27" w:date="2025-11-10T18:54:47Z"/>
              <w:sdt>
                <w:sdtPr>
                  <w:id w:val="1587764051"/>
                  <w:tag w:val="goog_rdk_4383"/>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1687194"/>
                    <w:tag w:val="goog_rdk_4384"/>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1904540445"/>
                    <w:tag w:val="goog_rdk_438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826965449"/>
                    <w:tag w:val="goog_rdk_4386"/>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"HTTP-Referer: {}"</w:t>
                    </w:r>
                  </w:sdtContent>
                </w:sdt>
                <w:sdt>
                  <w:sdtPr>
                    <w:id w:val="-383296485"/>
                    <w:tag w:val="goog_rdk_438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httpReferer);</w:t>
                    </w:r>
                  </w:sdtContent>
                </w:sdt>
              </w:ins>
            </w:sdtContent>
          </w:sdt>
        </w:p>
      </w:sdtContent>
    </w:sdt>
    <w:sdt>
      <w:sdtPr>
        <w:id w:val="-1170848493"/>
        <w:tag w:val="goog_rdk_4395"/>
      </w:sdtPr>
      <w:sdtContent>
        <w:p w:rsidR="00000000" w:rsidDel="00000000" w:rsidP="00000000" w:rsidRDefault="00000000" w:rsidRPr="00000000" w14:paraId="0000062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970153906"/>
              <w:tag w:val="goog_rdk_4389"/>
            </w:sdtPr>
            <w:sdtContent>
              <w:ins w:author="DANLUIS ENRIQUE ROMANI MORA" w:id="27" w:date="2025-11-10T18:54:47Z"/>
              <w:sdt>
                <w:sdtPr>
                  <w:id w:val="-92379328"/>
                  <w:tag w:val="goog_rdk_4390"/>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426502233"/>
                    <w:tag w:val="goog_rdk_4391"/>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1767425009"/>
                    <w:tag w:val="goog_rdk_439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35958378"/>
                    <w:tag w:val="goog_rdk_4393"/>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"X-Title: {}"</w:t>
                    </w:r>
                  </w:sdtContent>
                </w:sdt>
                <w:sdt>
                  <w:sdtPr>
                    <w:id w:val="850191044"/>
                    <w:tag w:val="goog_rdk_439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xTitle);</w:t>
                    </w:r>
                  </w:sdtContent>
                </w:sdt>
              </w:ins>
            </w:sdtContent>
          </w:sdt>
        </w:p>
      </w:sdtContent>
    </w:sdt>
    <w:sdt>
      <w:sdtPr>
        <w:id w:val="-915057432"/>
        <w:tag w:val="goog_rdk_4402"/>
      </w:sdtPr>
      <w:sdtContent>
        <w:p w:rsidR="00000000" w:rsidDel="00000000" w:rsidP="00000000" w:rsidRDefault="00000000" w:rsidRPr="00000000" w14:paraId="0000062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124647285"/>
              <w:tag w:val="goog_rdk_4396"/>
            </w:sdtPr>
            <w:sdtContent>
              <w:ins w:author="DANLUIS ENRIQUE ROMANI MORA" w:id="27" w:date="2025-11-10T18:54:47Z"/>
              <w:sdt>
                <w:sdtPr>
                  <w:id w:val="-1393879058"/>
                  <w:tag w:val="goog_rdk_439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262648875"/>
                    <w:tag w:val="goog_rdk_439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911495832"/>
                    <w:tag w:val="goog_rdk_439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2082018703"/>
                    <w:tag w:val="goog_rdk_4400"/>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435661767"/>
                    <w:tag w:val="goog_rdk_440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2139570942"/>
        <w:tag w:val="goog_rdk_4415"/>
      </w:sdtPr>
      <w:sdtContent>
        <w:p w:rsidR="00000000" w:rsidDel="00000000" w:rsidP="00000000" w:rsidRDefault="00000000" w:rsidRPr="00000000" w14:paraId="0000062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115079910"/>
              <w:tag w:val="goog_rdk_4403"/>
            </w:sdtPr>
            <w:sdtContent>
              <w:ins w:author="DANLUIS ENRIQUE ROMANI MORA" w:id="27" w:date="2025-11-10T18:54:47Z"/>
              <w:sdt>
                <w:sdtPr>
                  <w:id w:val="1988142369"/>
                  <w:tag w:val="goog_rdk_440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623659920"/>
                    <w:tag w:val="goog_rdk_440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287196179"/>
                    <w:tag w:val="goog_rdk_440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233741004"/>
                    <w:tag w:val="goog_rdk_4407"/>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"OpenRouterService inicializado - URL: {}"</w:t>
                    </w:r>
                  </w:sdtContent>
                </w:sdt>
                <w:sdt>
                  <w:sdtPr>
                    <w:id w:val="-2066061082"/>
                    <w:tag w:val="goog_rdk_440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apiUrl != null </w:t>
                    </w:r>
                  </w:sdtContent>
                </w:sdt>
                <w:sdt>
                  <w:sdtPr>
                    <w:id w:val="-731667454"/>
                    <w:tag w:val="goog_rdk_4409"/>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63300476"/>
                    <w:tag w:val="goog_rdk_441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apiUrl </w:t>
                    </w:r>
                  </w:sdtContent>
                </w:sdt>
                <w:sdt>
                  <w:sdtPr>
                    <w:id w:val="-1593821454"/>
                    <w:tag w:val="goog_rdk_4411"/>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296201642"/>
                    <w:tag w:val="goog_rdk_441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067804702"/>
                    <w:tag w:val="goog_rdk_4413"/>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"NO CONFIGURADO"</w:t>
                    </w:r>
                  </w:sdtContent>
                </w:sdt>
                <w:sdt>
                  <w:sdtPr>
                    <w:id w:val="87468853"/>
                    <w:tag w:val="goog_rdk_441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5849534"/>
        <w:tag w:val="goog_rdk_4418"/>
      </w:sdtPr>
      <w:sdtContent>
        <w:p w:rsidR="00000000" w:rsidDel="00000000" w:rsidP="00000000" w:rsidRDefault="00000000" w:rsidRPr="00000000" w14:paraId="0000062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04210199"/>
              <w:tag w:val="goog_rdk_4416"/>
            </w:sdtPr>
            <w:sdtContent>
              <w:ins w:author="DANLUIS ENRIQUE ROMANI MORA" w:id="27" w:date="2025-11-10T18:54:47Z"/>
              <w:sdt>
                <w:sdtPr>
                  <w:id w:val="-215231959"/>
                  <w:tag w:val="goog_rdk_441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904983091"/>
        <w:tag w:val="goog_rdk_4421"/>
      </w:sdtPr>
      <w:sdtContent>
        <w:p w:rsidR="00000000" w:rsidDel="00000000" w:rsidP="00000000" w:rsidRDefault="00000000" w:rsidRPr="00000000" w14:paraId="0000062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021482176"/>
              <w:tag w:val="goog_rdk_4419"/>
            </w:sdtPr>
            <w:sdtContent>
              <w:ins w:author="DANLUIS ENRIQUE ROMANI MORA" w:id="27" w:date="2025-11-10T18:54:47Z"/>
              <w:sdt>
                <w:sdtPr>
                  <w:id w:val="1238067622"/>
                  <w:tag w:val="goog_rdk_4420"/>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2142686571"/>
        <w:tag w:val="goog_rdk_4424"/>
      </w:sdtPr>
      <w:sdtContent>
        <w:p w:rsidR="00000000" w:rsidDel="00000000" w:rsidP="00000000" w:rsidRDefault="00000000" w:rsidRPr="00000000" w14:paraId="0000062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2134029377"/>
              <w:tag w:val="goog_rdk_4422"/>
            </w:sdtPr>
            <w:sdtContent>
              <w:ins w:author="DANLUIS ENRIQUE ROMANI MORA" w:id="27" w:date="2025-11-10T18:54:47Z"/>
              <w:sdt>
                <w:sdtPr>
                  <w:id w:val="-634415248"/>
                  <w:tag w:val="goog_rdk_4423"/>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799530334"/>
        <w:tag w:val="goog_rdk_4427"/>
      </w:sdtPr>
      <w:sdtContent>
        <w:p w:rsidR="00000000" w:rsidDel="00000000" w:rsidP="00000000" w:rsidRDefault="00000000" w:rsidRPr="00000000" w14:paraId="0000062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621764727"/>
              <w:tag w:val="goog_rdk_4425"/>
            </w:sdtPr>
            <w:sdtContent>
              <w:ins w:author="DANLUIS ENRIQUE ROMANI MORA" w:id="27" w:date="2025-11-10T18:54:47Z"/>
              <w:sdt>
                <w:sdtPr>
                  <w:id w:val="1909096524"/>
                  <w:tag w:val="goog_rdk_4426"/>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 Envía un mensaje a la IA y obtiene una respuesta</w:t>
                    </w:r>
                  </w:ins>
                </w:sdtContent>
              </w:sdt>
              <w:ins w:author="DANLUIS ENRIQUE ROMANI MORA" w:id="27" w:date="2025-11-10T18:54:47Z"/>
            </w:sdtContent>
          </w:sdt>
        </w:p>
      </w:sdtContent>
    </w:sdt>
    <w:sdt>
      <w:sdtPr>
        <w:id w:val="-985205702"/>
        <w:tag w:val="goog_rdk_4430"/>
      </w:sdtPr>
      <w:sdtContent>
        <w:p w:rsidR="00000000" w:rsidDel="00000000" w:rsidP="00000000" w:rsidRDefault="00000000" w:rsidRPr="00000000" w14:paraId="0000062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657724680"/>
              <w:tag w:val="goog_rdk_4428"/>
            </w:sdtPr>
            <w:sdtContent>
              <w:ins w:author="DANLUIS ENRIQUE ROMANI MORA" w:id="27" w:date="2025-11-10T18:54:47Z"/>
              <w:sdt>
                <w:sdtPr>
                  <w:id w:val="1912844890"/>
                  <w:tag w:val="goog_rdk_4429"/>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706650817"/>
        <w:tag w:val="goog_rdk_4437"/>
      </w:sdtPr>
      <w:sdtContent>
        <w:p w:rsidR="00000000" w:rsidDel="00000000" w:rsidP="00000000" w:rsidRDefault="00000000" w:rsidRPr="00000000" w14:paraId="0000063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689060094"/>
              <w:tag w:val="goog_rdk_4431"/>
            </w:sdtPr>
            <w:sdtContent>
              <w:ins w:author="DANLUIS ENRIQUE ROMANI MORA" w:id="27" w:date="2025-11-10T18:54:47Z"/>
              <w:sdt>
                <w:sdtPr>
                  <w:id w:val="86532058"/>
                  <w:tag w:val="goog_rdk_4432"/>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 </w:t>
                    </w:r>
                  </w:ins>
                </w:sdtContent>
              </w:sdt>
              <w:ins w:author="DANLUIS ENRIQUE ROMANI MORA" w:id="27" w:date="2025-11-10T18:54:47Z">
                <w:sdt>
                  <w:sdtPr>
                    <w:id w:val="-1305350882"/>
                    <w:tag w:val="goog_rdk_4433"/>
                  </w:sdtPr>
                  <w:sdtContent>
                    <w:r w:rsidDel="00000000" w:rsidR="00000000" w:rsidRPr="00000000">
                      <w:rPr>
                        <w:rFonts w:ascii="Consolas" w:cs="Consolas" w:eastAsia="Consolas" w:hAnsi="Consolas"/>
                        <w:i w:val="1"/>
                        <w:iCs w:val="1"/>
                        <w:color w:val="83d6c5"/>
                        <w:sz w:val="21"/>
                        <w:szCs w:val="21"/>
                        <w:rtl w:val="0"/>
                        <w:rPrChange w:author="DANLUIS ENRIQUE ROMANI MORA" w:id="28" w:date="2025-11-10T18:54:47Z">
                          <w:rPr>
                            <w:rFonts w:ascii="Consolas" w:cs="Consolas" w:eastAsia="Consolas" w:hAnsi="Consolas"/>
                            <w:sz w:val="21"/>
                            <w:szCs w:val="21"/>
                          </w:rPr>
                        </w:rPrChange>
                      </w:rPr>
                      <w:t xml:space="preserve">@param</w:t>
                    </w:r>
                  </w:sdtContent>
                </w:sdt>
                <w:sdt>
                  <w:sdtPr>
                    <w:id w:val="-240578656"/>
                    <w:tag w:val="goog_rdk_4434"/>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578887362"/>
                    <w:tag w:val="goog_rdk_4435"/>
                  </w:sdtPr>
                  <w:sdtContent>
                    <w:r w:rsidDel="00000000" w:rsidR="00000000" w:rsidRPr="00000000">
                      <w:rPr>
                        <w:rFonts w:ascii="Consolas" w:cs="Consolas" w:eastAsia="Consolas" w:hAnsi="Consolas"/>
                        <w:i w:val="1"/>
                        <w:iCs w:val="1"/>
                        <w:color w:val="d6d6dd"/>
                        <w:sz w:val="21"/>
                        <w:szCs w:val="21"/>
                        <w:rtl w:val="0"/>
                        <w:rPrChange w:author="DANLUIS ENRIQUE ROMANI MORA" w:id="28" w:date="2025-11-10T18:54:47Z">
                          <w:rPr>
                            <w:rFonts w:ascii="Consolas" w:cs="Consolas" w:eastAsia="Consolas" w:hAnsi="Consolas"/>
                            <w:sz w:val="21"/>
                            <w:szCs w:val="21"/>
                          </w:rPr>
                        </w:rPrChange>
                      </w:rPr>
                      <w:t xml:space="preserve">mensajes</w:t>
                    </w:r>
                  </w:sdtContent>
                </w:sdt>
                <w:sdt>
                  <w:sdtPr>
                    <w:id w:val="439904506"/>
                    <w:tag w:val="goog_rdk_4436"/>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Lista de mensajes en formato de conversación</w:t>
                    </w:r>
                  </w:sdtContent>
                </w:sdt>
              </w:ins>
            </w:sdtContent>
          </w:sdt>
        </w:p>
      </w:sdtContent>
    </w:sdt>
    <w:sdt>
      <w:sdtPr>
        <w:id w:val="-967918811"/>
        <w:tag w:val="goog_rdk_4440"/>
      </w:sdtPr>
      <w:sdtContent>
        <w:p w:rsidR="00000000" w:rsidDel="00000000" w:rsidP="00000000" w:rsidRDefault="00000000" w:rsidRPr="00000000" w14:paraId="0000063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837075159"/>
              <w:tag w:val="goog_rdk_4438"/>
            </w:sdtPr>
            <w:sdtContent>
              <w:ins w:author="DANLUIS ENRIQUE ROMANI MORA" w:id="27" w:date="2025-11-10T18:54:47Z"/>
              <w:sdt>
                <w:sdtPr>
                  <w:id w:val="945436602"/>
                  <w:tag w:val="goog_rdk_4439"/>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                  Cada mensaje debe tener: role ("user", "assistant", "system") y content</w:t>
                    </w:r>
                  </w:ins>
                </w:sdtContent>
              </w:sdt>
              <w:ins w:author="DANLUIS ENRIQUE ROMANI MORA" w:id="27" w:date="2025-11-10T18:54:47Z"/>
            </w:sdtContent>
          </w:sdt>
        </w:p>
      </w:sdtContent>
    </w:sdt>
    <w:sdt>
      <w:sdtPr>
        <w:id w:val="-1224456576"/>
        <w:tag w:val="goog_rdk_4445"/>
      </w:sdtPr>
      <w:sdtContent>
        <w:p w:rsidR="00000000" w:rsidDel="00000000" w:rsidP="00000000" w:rsidRDefault="00000000" w:rsidRPr="00000000" w14:paraId="0000063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224005429"/>
              <w:tag w:val="goog_rdk_4441"/>
            </w:sdtPr>
            <w:sdtContent>
              <w:ins w:author="DANLUIS ENRIQUE ROMANI MORA" w:id="27" w:date="2025-11-10T18:54:47Z"/>
              <w:sdt>
                <w:sdtPr>
                  <w:id w:val="-906008463"/>
                  <w:tag w:val="goog_rdk_4442"/>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 </w:t>
                    </w:r>
                  </w:ins>
                </w:sdtContent>
              </w:sdt>
              <w:ins w:author="DANLUIS ENRIQUE ROMANI MORA" w:id="27" w:date="2025-11-10T18:54:47Z">
                <w:sdt>
                  <w:sdtPr>
                    <w:id w:val="-543110079"/>
                    <w:tag w:val="goog_rdk_4443"/>
                  </w:sdtPr>
                  <w:sdtContent>
                    <w:r w:rsidDel="00000000" w:rsidR="00000000" w:rsidRPr="00000000">
                      <w:rPr>
                        <w:rFonts w:ascii="Consolas" w:cs="Consolas" w:eastAsia="Consolas" w:hAnsi="Consolas"/>
                        <w:i w:val="1"/>
                        <w:iCs w:val="1"/>
                        <w:color w:val="83d6c5"/>
                        <w:sz w:val="21"/>
                        <w:szCs w:val="21"/>
                        <w:rtl w:val="0"/>
                        <w:rPrChange w:author="DANLUIS ENRIQUE ROMANI MORA" w:id="28" w:date="2025-11-10T18:54:47Z">
                          <w:rPr>
                            <w:rFonts w:ascii="Consolas" w:cs="Consolas" w:eastAsia="Consolas" w:hAnsi="Consolas"/>
                            <w:sz w:val="21"/>
                            <w:szCs w:val="21"/>
                          </w:rPr>
                        </w:rPrChange>
                      </w:rPr>
                      <w:t xml:space="preserve">@return</w:t>
                    </w:r>
                  </w:sdtContent>
                </w:sdt>
                <w:sdt>
                  <w:sdtPr>
                    <w:id w:val="1089944404"/>
                    <w:tag w:val="goog_rdk_4444"/>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Respuesta de la IA como String</w:t>
                    </w:r>
                  </w:sdtContent>
                </w:sdt>
              </w:ins>
            </w:sdtContent>
          </w:sdt>
        </w:p>
      </w:sdtContent>
    </w:sdt>
    <w:sdt>
      <w:sdtPr>
        <w:id w:val="-1227085143"/>
        <w:tag w:val="goog_rdk_4452"/>
      </w:sdtPr>
      <w:sdtContent>
        <w:p w:rsidR="00000000" w:rsidDel="00000000" w:rsidP="00000000" w:rsidRDefault="00000000" w:rsidRPr="00000000" w14:paraId="0000063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654667189"/>
              <w:tag w:val="goog_rdk_4446"/>
            </w:sdtPr>
            <w:sdtContent>
              <w:ins w:author="DANLUIS ENRIQUE ROMANI MORA" w:id="27" w:date="2025-11-10T18:54:47Z"/>
              <w:sdt>
                <w:sdtPr>
                  <w:id w:val="302571684"/>
                  <w:tag w:val="goog_rdk_4447"/>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 </w:t>
                    </w:r>
                  </w:ins>
                </w:sdtContent>
              </w:sdt>
              <w:ins w:author="DANLUIS ENRIQUE ROMANI MORA" w:id="27" w:date="2025-11-10T18:54:47Z">
                <w:sdt>
                  <w:sdtPr>
                    <w:id w:val="494677850"/>
                    <w:tag w:val="goog_rdk_4448"/>
                  </w:sdtPr>
                  <w:sdtContent>
                    <w:r w:rsidDel="00000000" w:rsidR="00000000" w:rsidRPr="00000000">
                      <w:rPr>
                        <w:rFonts w:ascii="Consolas" w:cs="Consolas" w:eastAsia="Consolas" w:hAnsi="Consolas"/>
                        <w:i w:val="1"/>
                        <w:iCs w:val="1"/>
                        <w:color w:val="83d6c5"/>
                        <w:sz w:val="21"/>
                        <w:szCs w:val="21"/>
                        <w:rtl w:val="0"/>
                        <w:rPrChange w:author="DANLUIS ENRIQUE ROMANI MORA" w:id="28" w:date="2025-11-10T18:54:47Z">
                          <w:rPr>
                            <w:rFonts w:ascii="Consolas" w:cs="Consolas" w:eastAsia="Consolas" w:hAnsi="Consolas"/>
                            <w:sz w:val="21"/>
                            <w:szCs w:val="21"/>
                          </w:rPr>
                        </w:rPrChange>
                      </w:rPr>
                      <w:t xml:space="preserve">@throws</w:t>
                    </w:r>
                  </w:sdtContent>
                </w:sdt>
                <w:sdt>
                  <w:sdtPr>
                    <w:id w:val="72619304"/>
                    <w:tag w:val="goog_rdk_4449"/>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247388111"/>
                    <w:tag w:val="goog_rdk_4450"/>
                  </w:sdtPr>
                  <w:sdtContent>
                    <w:r w:rsidDel="00000000" w:rsidR="00000000" w:rsidRPr="00000000">
                      <w:rPr>
                        <w:rFonts w:ascii="Consolas" w:cs="Consolas" w:eastAsia="Consolas" w:hAnsi="Consolas"/>
                        <w:i w:val="1"/>
                        <w:iCs w:val="1"/>
                        <w:color w:val="87c3ff"/>
                        <w:sz w:val="21"/>
                        <w:szCs w:val="21"/>
                        <w:rtl w:val="0"/>
                        <w:rPrChange w:author="DANLUIS ENRIQUE ROMANI MORA" w:id="28" w:date="2025-11-10T18:54:47Z">
                          <w:rPr>
                            <w:rFonts w:ascii="Consolas" w:cs="Consolas" w:eastAsia="Consolas" w:hAnsi="Consolas"/>
                            <w:sz w:val="21"/>
                            <w:szCs w:val="21"/>
                          </w:rPr>
                        </w:rPrChange>
                      </w:rPr>
                      <w:t xml:space="preserve">Exception</w:t>
                    </w:r>
                  </w:sdtContent>
                </w:sdt>
                <w:sdt>
                  <w:sdtPr>
                    <w:id w:val="1567490983"/>
                    <w:tag w:val="goog_rdk_4451"/>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Si hay error al comunicarse con la API</w:t>
                    </w:r>
                  </w:sdtContent>
                </w:sdt>
              </w:ins>
            </w:sdtContent>
          </w:sdt>
        </w:p>
      </w:sdtContent>
    </w:sdt>
    <w:sdt>
      <w:sdtPr>
        <w:id w:val="1725422268"/>
        <w:tag w:val="goog_rdk_4455"/>
      </w:sdtPr>
      <w:sdtContent>
        <w:p w:rsidR="00000000" w:rsidDel="00000000" w:rsidP="00000000" w:rsidRDefault="00000000" w:rsidRPr="00000000" w14:paraId="0000063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030765011"/>
              <w:tag w:val="goog_rdk_4453"/>
            </w:sdtPr>
            <w:sdtContent>
              <w:ins w:author="DANLUIS ENRIQUE ROMANI MORA" w:id="27" w:date="2025-11-10T18:54:47Z"/>
              <w:sdt>
                <w:sdtPr>
                  <w:id w:val="-1171469634"/>
                  <w:tag w:val="goog_rdk_4454"/>
                </w:sdtPr>
                <w:sdtContent>
                  <w:ins w:author="DANLUIS ENRIQUE ROMANI MORA" w:id="27" w:date="2025-11-10T18:54:47Z">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156262881"/>
        <w:tag w:val="goog_rdk_4480"/>
      </w:sdtPr>
      <w:sdtContent>
        <w:p w:rsidR="00000000" w:rsidDel="00000000" w:rsidP="00000000" w:rsidRDefault="00000000" w:rsidRPr="00000000" w14:paraId="0000063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519085537"/>
              <w:tag w:val="goog_rdk_4456"/>
            </w:sdtPr>
            <w:sdtContent>
              <w:ins w:author="DANLUIS ENRIQUE ROMANI MORA" w:id="27" w:date="2025-11-10T18:54:47Z"/>
              <w:sdt>
                <w:sdtPr>
                  <w:id w:val="-193512038"/>
                  <w:tag w:val="goog_rdk_445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045107858"/>
                    <w:tag w:val="goog_rdk_4458"/>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public</w:t>
                    </w:r>
                  </w:sdtContent>
                </w:sdt>
                <w:sdt>
                  <w:sdtPr>
                    <w:id w:val="-943771333"/>
                    <w:tag w:val="goog_rdk_4459"/>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394369314"/>
                    <w:tag w:val="goog_rdk_4460"/>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968566518"/>
                    <w:tag w:val="goog_rdk_4461"/>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685198563"/>
                    <w:tag w:val="goog_rdk_446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enviarMensaje</w:t>
                    </w:r>
                  </w:sdtContent>
                </w:sdt>
                <w:sdt>
                  <w:sdtPr>
                    <w:id w:val="-396198857"/>
                    <w:tag w:val="goog_rdk_446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821885627"/>
                    <w:tag w:val="goog_rdk_4464"/>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List</w:t>
                    </w:r>
                  </w:sdtContent>
                </w:sdt>
                <w:sdt>
                  <w:sdtPr>
                    <w:id w:val="-522467642"/>
                    <w:tag w:val="goog_rdk_446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&lt;</w:t>
                    </w:r>
                  </w:sdtContent>
                </w:sdt>
                <w:sdt>
                  <w:sdtPr>
                    <w:id w:val="-980732292"/>
                    <w:tag w:val="goog_rdk_4466"/>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Map</w:t>
                    </w:r>
                  </w:sdtContent>
                </w:sdt>
                <w:sdt>
                  <w:sdtPr>
                    <w:id w:val="368879344"/>
                    <w:tag w:val="goog_rdk_446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&lt;</w:t>
                    </w:r>
                  </w:sdtContent>
                </w:sdt>
                <w:sdt>
                  <w:sdtPr>
                    <w:id w:val="623835604"/>
                    <w:tag w:val="goog_rdk_446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1543460382"/>
                    <w:tag w:val="goog_rdk_446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97597776"/>
                    <w:tag w:val="goog_rdk_4470"/>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474375165"/>
                    <w:tag w:val="goog_rdk_447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&gt;&gt; </w:t>
                    </w:r>
                  </w:sdtContent>
                </w:sdt>
                <w:sdt>
                  <w:sdtPr>
                    <w:id w:val="687427992"/>
                    <w:tag w:val="goog_rdk_4472"/>
                  </w:sdtPr>
                  <w:sdtContent>
                    <w:r w:rsidDel="00000000" w:rsidR="00000000" w:rsidRPr="00000000">
                      <w:rPr>
                        <w:rFonts w:ascii="Consolas" w:cs="Consolas" w:eastAsia="Consolas" w:hAnsi="Consolas"/>
                        <w:i w:val="1"/>
                        <w:iCs w:val="1"/>
                        <w:color w:val="d6d6dd"/>
                        <w:sz w:val="21"/>
                        <w:szCs w:val="21"/>
                        <w:rtl w:val="0"/>
                        <w:rPrChange w:author="DANLUIS ENRIQUE ROMANI MORA" w:id="28" w:date="2025-11-10T18:54:47Z">
                          <w:rPr>
                            <w:rFonts w:ascii="Consolas" w:cs="Consolas" w:eastAsia="Consolas" w:hAnsi="Consolas"/>
                            <w:sz w:val="21"/>
                            <w:szCs w:val="21"/>
                          </w:rPr>
                        </w:rPrChange>
                      </w:rPr>
                      <w:t xml:space="preserve">mensajes</w:t>
                    </w:r>
                  </w:sdtContent>
                </w:sdt>
                <w:sdt>
                  <w:sdtPr>
                    <w:id w:val="1687836614"/>
                    <w:tag w:val="goog_rdk_447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977680649"/>
                    <w:tag w:val="goog_rdk_4474"/>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332670869"/>
                    <w:tag w:val="goog_rdk_4475"/>
                  </w:sdtPr>
                  <w:sdtContent>
                    <w:r w:rsidDel="00000000" w:rsidR="00000000" w:rsidRPr="00000000">
                      <w:rPr>
                        <w:rFonts w:ascii="Consolas" w:cs="Consolas" w:eastAsia="Consolas" w:hAnsi="Consolas"/>
                        <w:color w:val="82d2ce"/>
                        <w:sz w:val="21"/>
                        <w:szCs w:val="21"/>
                        <w:rtl w:val="0"/>
                        <w:rPrChange w:author="DANLUIS ENRIQUE ROMANI MORA" w:id="28" w:date="2025-11-10T18:54:47Z">
                          <w:rPr>
                            <w:rFonts w:ascii="Consolas" w:cs="Consolas" w:eastAsia="Consolas" w:hAnsi="Consolas"/>
                            <w:sz w:val="21"/>
                            <w:szCs w:val="21"/>
                          </w:rPr>
                        </w:rPrChange>
                      </w:rPr>
                      <w:t xml:space="preserve">throws</w:t>
                    </w:r>
                  </w:sdtContent>
                </w:sdt>
                <w:sdt>
                  <w:sdtPr>
                    <w:id w:val="2140090093"/>
                    <w:tag w:val="goog_rdk_4476"/>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497204351"/>
                    <w:tag w:val="goog_rdk_447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Exception</w:t>
                    </w:r>
                  </w:sdtContent>
                </w:sdt>
                <w:sdt>
                  <w:sdtPr>
                    <w:id w:val="-881152791"/>
                    <w:tag w:val="goog_rdk_4478"/>
                  </w:sdtPr>
                  <w:sdtContent>
                    <w:r w:rsidDel="00000000" w:rsidR="00000000" w:rsidRPr="00000000">
                      <w:rPr>
                        <w:rFonts w:ascii="Consolas" w:cs="Consolas" w:eastAsia="Consolas" w:hAnsi="Consolas"/>
                        <w:color w:val="aaa0fa"/>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256439127"/>
                    <w:tag w:val="goog_rdk_447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785278145"/>
        <w:tag w:val="goog_rdk_4487"/>
      </w:sdtPr>
      <w:sdtContent>
        <w:p w:rsidR="00000000" w:rsidDel="00000000" w:rsidP="00000000" w:rsidRDefault="00000000" w:rsidRPr="00000000" w14:paraId="0000063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798871248"/>
              <w:tag w:val="goog_rdk_4481"/>
            </w:sdtPr>
            <w:sdtContent>
              <w:ins w:author="DANLUIS ENRIQUE ROMANI MORA" w:id="27" w:date="2025-11-10T18:54:47Z"/>
              <w:sdt>
                <w:sdtPr>
                  <w:id w:val="-1087902037"/>
                  <w:tag w:val="goog_rdk_448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610790516"/>
                    <w:tag w:val="goog_rdk_4483"/>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if</w:t>
                    </w:r>
                  </w:sdtContent>
                </w:sdt>
                <w:sdt>
                  <w:sdtPr>
                    <w:id w:val="959713643"/>
                    <w:tag w:val="goog_rdk_448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(mensajes == null || mensajes.</w:t>
                    </w:r>
                  </w:sdtContent>
                </w:sdt>
                <w:sdt>
                  <w:sdtPr>
                    <w:id w:val="163067995"/>
                    <w:tag w:val="goog_rdk_448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isEmpty</w:t>
                    </w:r>
                  </w:sdtContent>
                </w:sdt>
                <w:sdt>
                  <w:sdtPr>
                    <w:id w:val="-1823550760"/>
                    <w:tag w:val="goog_rdk_448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ins>
            </w:sdtContent>
          </w:sdt>
        </w:p>
      </w:sdtContent>
    </w:sdt>
    <w:sdt>
      <w:sdtPr>
        <w:id w:val="-2127698730"/>
        <w:tag w:val="goog_rdk_4498"/>
      </w:sdtPr>
      <w:sdtContent>
        <w:p w:rsidR="00000000" w:rsidDel="00000000" w:rsidP="00000000" w:rsidRDefault="00000000" w:rsidRPr="00000000" w14:paraId="0000063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73727070"/>
              <w:tag w:val="goog_rdk_4488"/>
            </w:sdtPr>
            <w:sdtContent>
              <w:ins w:author="DANLUIS ENRIQUE ROMANI MORA" w:id="27" w:date="2025-11-10T18:54:47Z"/>
              <w:sdt>
                <w:sdtPr>
                  <w:id w:val="-127720043"/>
                  <w:tag w:val="goog_rdk_448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415586164"/>
                    <w:tag w:val="goog_rdk_4490"/>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throw</w:t>
                    </w:r>
                  </w:sdtContent>
                </w:sdt>
                <w:sdt>
                  <w:sdtPr>
                    <w:id w:val="606252945"/>
                    <w:tag w:val="goog_rdk_449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184922451"/>
                    <w:tag w:val="goog_rdk_4492"/>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new</w:t>
                    </w:r>
                  </w:sdtContent>
                </w:sdt>
                <w:sdt>
                  <w:sdtPr>
                    <w:id w:val="247218881"/>
                    <w:tag w:val="goog_rdk_449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19002194"/>
                    <w:tag w:val="goog_rdk_4494"/>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IllegalArgumentException</w:t>
                    </w:r>
                  </w:sdtContent>
                </w:sdt>
                <w:sdt>
                  <w:sdtPr>
                    <w:id w:val="-2005870939"/>
                    <w:tag w:val="goog_rdk_449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230774650"/>
                    <w:tag w:val="goog_rdk_4496"/>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"La lista de mensajes no puede estar vacía"</w:t>
                    </w:r>
                  </w:sdtContent>
                </w:sdt>
                <w:sdt>
                  <w:sdtPr>
                    <w:id w:val="-1617676594"/>
                    <w:tag w:val="goog_rdk_449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703974560"/>
        <w:tag w:val="goog_rdk_4501"/>
      </w:sdtPr>
      <w:sdtContent>
        <w:p w:rsidR="00000000" w:rsidDel="00000000" w:rsidP="00000000" w:rsidRDefault="00000000" w:rsidRPr="00000000" w14:paraId="0000063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74761285"/>
              <w:tag w:val="goog_rdk_4499"/>
            </w:sdtPr>
            <w:sdtContent>
              <w:ins w:author="DANLUIS ENRIQUE ROMANI MORA" w:id="27" w:date="2025-11-10T18:54:47Z"/>
              <w:sdt>
                <w:sdtPr>
                  <w:id w:val="612985394"/>
                  <w:tag w:val="goog_rdk_4500"/>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296581205"/>
        <w:tag w:val="goog_rdk_4504"/>
      </w:sdtPr>
      <w:sdtContent>
        <w:p w:rsidR="00000000" w:rsidDel="00000000" w:rsidP="00000000" w:rsidRDefault="00000000" w:rsidRPr="00000000" w14:paraId="0000063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460920484"/>
              <w:tag w:val="goog_rdk_4502"/>
            </w:sdtPr>
            <w:sdtContent>
              <w:ins w:author="DANLUIS ENRIQUE ROMANI MORA" w:id="27" w:date="2025-11-10T18:54:47Z"/>
              <w:sdt>
                <w:sdtPr>
                  <w:id w:val="1824201453"/>
                  <w:tag w:val="goog_rdk_4503"/>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620254634"/>
        <w:tag w:val="goog_rdk_4513"/>
      </w:sdtPr>
      <w:sdtContent>
        <w:p w:rsidR="00000000" w:rsidDel="00000000" w:rsidP="00000000" w:rsidRDefault="00000000" w:rsidRPr="00000000" w14:paraId="0000063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046490957"/>
              <w:tag w:val="goog_rdk_4505"/>
            </w:sdtPr>
            <w:sdtContent>
              <w:ins w:author="DANLUIS ENRIQUE ROMANI MORA" w:id="27" w:date="2025-11-10T18:54:47Z"/>
              <w:sdt>
                <w:sdtPr>
                  <w:id w:val="-905271456"/>
                  <w:tag w:val="goog_rdk_450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627091499"/>
                    <w:tag w:val="goog_rdk_450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info</w:t>
                    </w:r>
                  </w:sdtContent>
                </w:sdt>
                <w:sdt>
                  <w:sdtPr>
                    <w:id w:val="-293327451"/>
                    <w:tag w:val="goog_rdk_450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550503149"/>
                    <w:tag w:val="goog_rdk_4509"/>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"Enviando {} mensajes a OpenRouter API"</w:t>
                    </w:r>
                  </w:sdtContent>
                </w:sdt>
                <w:sdt>
                  <w:sdtPr>
                    <w:id w:val="-1203000957"/>
                    <w:tag w:val="goog_rdk_451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mensajes.</w:t>
                    </w:r>
                  </w:sdtContent>
                </w:sdt>
                <w:sdt>
                  <w:sdtPr>
                    <w:id w:val="1060286888"/>
                    <w:tag w:val="goog_rdk_4511"/>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size</w:t>
                    </w:r>
                  </w:sdtContent>
                </w:sdt>
                <w:sdt>
                  <w:sdtPr>
                    <w:id w:val="1273949320"/>
                    <w:tag w:val="goog_rdk_451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612328494"/>
        <w:tag w:val="goog_rdk_4520"/>
      </w:sdtPr>
      <w:sdtContent>
        <w:p w:rsidR="00000000" w:rsidDel="00000000" w:rsidP="00000000" w:rsidRDefault="00000000" w:rsidRPr="00000000" w14:paraId="0000063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457389029"/>
              <w:tag w:val="goog_rdk_4514"/>
            </w:sdtPr>
            <w:sdtContent>
              <w:ins w:author="DANLUIS ENRIQUE ROMANI MORA" w:id="27" w:date="2025-11-10T18:54:47Z"/>
              <w:sdt>
                <w:sdtPr>
                  <w:id w:val="-1066310257"/>
                  <w:tag w:val="goog_rdk_451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62160463"/>
                    <w:tag w:val="goog_rdk_4516"/>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debug</w:t>
                    </w:r>
                  </w:sdtContent>
                </w:sdt>
                <w:sdt>
                  <w:sdtPr>
                    <w:id w:val="-1461458302"/>
                    <w:tag w:val="goog_rdk_451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510388342"/>
                    <w:tag w:val="goog_rdk_4518"/>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"URL: {}, Model: {}"</w:t>
                    </w:r>
                  </w:sdtContent>
                </w:sdt>
                <w:sdt>
                  <w:sdtPr>
                    <w:id w:val="2012539663"/>
                    <w:tag w:val="goog_rdk_451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apiUrl, model);</w:t>
                    </w:r>
                  </w:sdtContent>
                </w:sdt>
              </w:ins>
            </w:sdtContent>
          </w:sdt>
        </w:p>
      </w:sdtContent>
    </w:sdt>
    <w:sdt>
      <w:sdtPr>
        <w:id w:val="2067162189"/>
        <w:tag w:val="goog_rdk_4523"/>
      </w:sdtPr>
      <w:sdtContent>
        <w:p w:rsidR="00000000" w:rsidDel="00000000" w:rsidP="00000000" w:rsidRDefault="00000000" w:rsidRPr="00000000" w14:paraId="0000063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978421202"/>
              <w:tag w:val="goog_rdk_4521"/>
            </w:sdtPr>
            <w:sdtContent>
              <w:ins w:author="DANLUIS ENRIQUE ROMANI MORA" w:id="27" w:date="2025-11-10T18:54:47Z"/>
              <w:sdt>
                <w:sdtPr>
                  <w:id w:val="-1668682716"/>
                  <w:tag w:val="goog_rdk_452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310054400"/>
        <w:tag w:val="goog_rdk_4527"/>
      </w:sdtPr>
      <w:sdtContent>
        <w:p w:rsidR="00000000" w:rsidDel="00000000" w:rsidP="00000000" w:rsidRDefault="00000000" w:rsidRPr="00000000" w14:paraId="0000063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2037607049"/>
              <w:tag w:val="goog_rdk_4524"/>
            </w:sdtPr>
            <w:sdtContent>
              <w:ins w:author="DANLUIS ENRIQUE ROMANI MORA" w:id="27" w:date="2025-11-10T18:54:47Z"/>
              <w:sdt>
                <w:sdtPr>
                  <w:id w:val="2109896870"/>
                  <w:tag w:val="goog_rdk_452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521981455"/>
                    <w:tag w:val="goog_rdk_4526"/>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Validar que la API key existe</w:t>
                    </w:r>
                  </w:sdtContent>
                </w:sdt>
              </w:ins>
            </w:sdtContent>
          </w:sdt>
        </w:p>
      </w:sdtContent>
    </w:sdt>
    <w:sdt>
      <w:sdtPr>
        <w:id w:val="975535739"/>
        <w:tag w:val="goog_rdk_4534"/>
      </w:sdtPr>
      <w:sdtContent>
        <w:p w:rsidR="00000000" w:rsidDel="00000000" w:rsidP="00000000" w:rsidRDefault="00000000" w:rsidRPr="00000000" w14:paraId="0000063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921342819"/>
              <w:tag w:val="goog_rdk_4528"/>
            </w:sdtPr>
            <w:sdtContent>
              <w:ins w:author="DANLUIS ENRIQUE ROMANI MORA" w:id="27" w:date="2025-11-10T18:54:47Z"/>
              <w:sdt>
                <w:sdtPr>
                  <w:id w:val="1460867410"/>
                  <w:tag w:val="goog_rdk_452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651662090"/>
                    <w:tag w:val="goog_rdk_4530"/>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if</w:t>
                    </w:r>
                  </w:sdtContent>
                </w:sdt>
                <w:sdt>
                  <w:sdtPr>
                    <w:id w:val="2033651457"/>
                    <w:tag w:val="goog_rdk_453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(apiKey == null || apiKey.</w:t>
                    </w:r>
                  </w:sdtContent>
                </w:sdt>
                <w:sdt>
                  <w:sdtPr>
                    <w:id w:val="-2079829066"/>
                    <w:tag w:val="goog_rdk_453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isEmpty</w:t>
                    </w:r>
                  </w:sdtContent>
                </w:sdt>
                <w:sdt>
                  <w:sdtPr>
                    <w:id w:val="768769335"/>
                    <w:tag w:val="goog_rdk_453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ins>
            </w:sdtContent>
          </w:sdt>
        </w:p>
      </w:sdtContent>
    </w:sdt>
    <w:sdt>
      <w:sdtPr>
        <w:id w:val="-15138289"/>
        <w:tag w:val="goog_rdk_4541"/>
      </w:sdtPr>
      <w:sdtContent>
        <w:p w:rsidR="00000000" w:rsidDel="00000000" w:rsidP="00000000" w:rsidRDefault="00000000" w:rsidRPr="00000000" w14:paraId="0000063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926033602"/>
              <w:tag w:val="goog_rdk_4535"/>
            </w:sdtPr>
            <w:sdtContent>
              <w:ins w:author="DANLUIS ENRIQUE ROMANI MORA" w:id="27" w:date="2025-11-10T18:54:47Z"/>
              <w:sdt>
                <w:sdtPr>
                  <w:id w:val="1805645172"/>
                  <w:tag w:val="goog_rdk_453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965324519"/>
                    <w:tag w:val="goog_rdk_453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error</w:t>
                    </w:r>
                  </w:sdtContent>
                </w:sdt>
                <w:sdt>
                  <w:sdtPr>
                    <w:id w:val="-2146069795"/>
                    <w:tag w:val="goog_rdk_453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41159049"/>
                    <w:tag w:val="goog_rdk_4539"/>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"API key de OpenRouter no está configurada"</w:t>
                    </w:r>
                  </w:sdtContent>
                </w:sdt>
                <w:sdt>
                  <w:sdtPr>
                    <w:id w:val="-224766867"/>
                    <w:tag w:val="goog_rdk_454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667593153"/>
        <w:tag w:val="goog_rdk_4552"/>
      </w:sdtPr>
      <w:sdtContent>
        <w:p w:rsidR="00000000" w:rsidDel="00000000" w:rsidP="00000000" w:rsidRDefault="00000000" w:rsidRPr="00000000" w14:paraId="0000064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743257752"/>
              <w:tag w:val="goog_rdk_4542"/>
            </w:sdtPr>
            <w:sdtContent>
              <w:ins w:author="DANLUIS ENRIQUE ROMANI MORA" w:id="27" w:date="2025-11-10T18:54:47Z"/>
              <w:sdt>
                <w:sdtPr>
                  <w:id w:val="1169851072"/>
                  <w:tag w:val="goog_rdk_4543"/>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587571986"/>
                    <w:tag w:val="goog_rdk_4544"/>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throw</w:t>
                    </w:r>
                  </w:sdtContent>
                </w:sdt>
                <w:sdt>
                  <w:sdtPr>
                    <w:id w:val="-246539971"/>
                    <w:tag w:val="goog_rdk_454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779461981"/>
                    <w:tag w:val="goog_rdk_4546"/>
                  </w:sdtPr>
                  <w:sdtContent>
                    <w:r w:rsidDel="00000000" w:rsidR="00000000" w:rsidRPr="00000000">
                      <w:rPr>
                        <w:rFonts w:ascii="Consolas" w:cs="Consolas" w:eastAsia="Consolas" w:hAnsi="Consolas"/>
                        <w:color w:val="83d6c5"/>
                        <w:sz w:val="21"/>
                        <w:szCs w:val="21"/>
                        <w:rtl w:val="0"/>
                        <w:rPrChange w:author="DANLUIS ENRIQUE ROMANI MORA" w:id="28" w:date="2025-11-10T18:54:47Z">
                          <w:rPr>
                            <w:rFonts w:ascii="Consolas" w:cs="Consolas" w:eastAsia="Consolas" w:hAnsi="Consolas"/>
                            <w:sz w:val="21"/>
                            <w:szCs w:val="21"/>
                          </w:rPr>
                        </w:rPrChange>
                      </w:rPr>
                      <w:t xml:space="preserve">new</w:t>
                    </w:r>
                  </w:sdtContent>
                </w:sdt>
                <w:sdt>
                  <w:sdtPr>
                    <w:id w:val="-1102062251"/>
                    <w:tag w:val="goog_rdk_454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860455236"/>
                    <w:tag w:val="goog_rdk_454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RuntimeException</w:t>
                    </w:r>
                  </w:sdtContent>
                </w:sdt>
                <w:sdt>
                  <w:sdtPr>
                    <w:id w:val="-332658176"/>
                    <w:tag w:val="goog_rdk_454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424592888"/>
                    <w:tag w:val="goog_rdk_4550"/>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"API key de OpenRouter no está configurada. Verifica application.properties"</w:t>
                    </w:r>
                  </w:sdtContent>
                </w:sdt>
                <w:sdt>
                  <w:sdtPr>
                    <w:id w:val="87223269"/>
                    <w:tag w:val="goog_rdk_455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435079044"/>
        <w:tag w:val="goog_rdk_4555"/>
      </w:sdtPr>
      <w:sdtContent>
        <w:p w:rsidR="00000000" w:rsidDel="00000000" w:rsidP="00000000" w:rsidRDefault="00000000" w:rsidRPr="00000000" w14:paraId="0000064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178100455"/>
              <w:tag w:val="goog_rdk_4553"/>
            </w:sdtPr>
            <w:sdtContent>
              <w:ins w:author="DANLUIS ENRIQUE ROMANI MORA" w:id="27" w:date="2025-11-10T18:54:47Z"/>
              <w:sdt>
                <w:sdtPr>
                  <w:id w:val="304637819"/>
                  <w:tag w:val="goog_rdk_455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457023168"/>
        <w:tag w:val="goog_rdk_4558"/>
      </w:sdtPr>
      <w:sdtContent>
        <w:p w:rsidR="00000000" w:rsidDel="00000000" w:rsidP="00000000" w:rsidRDefault="00000000" w:rsidRPr="00000000" w14:paraId="0000064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622126356"/>
              <w:tag w:val="goog_rdk_4556"/>
            </w:sdtPr>
            <w:sdtContent>
              <w:ins w:author="DANLUIS ENRIQUE ROMANI MORA" w:id="27" w:date="2025-11-10T18:54:47Z"/>
              <w:sdt>
                <w:sdtPr>
                  <w:id w:val="154046529"/>
                  <w:tag w:val="goog_rdk_455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1947131946"/>
        <w:tag w:val="goog_rdk_4562"/>
      </w:sdtPr>
      <w:sdtContent>
        <w:p w:rsidR="00000000" w:rsidDel="00000000" w:rsidP="00000000" w:rsidRDefault="00000000" w:rsidRPr="00000000" w14:paraId="0000064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663757927"/>
              <w:tag w:val="goog_rdk_4559"/>
            </w:sdtPr>
            <w:sdtContent>
              <w:ins w:author="DANLUIS ENRIQUE ROMANI MORA" w:id="27" w:date="2025-11-10T18:54:47Z"/>
              <w:sdt>
                <w:sdtPr>
                  <w:id w:val="-894511576"/>
                  <w:tag w:val="goog_rdk_4560"/>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545250368"/>
                    <w:tag w:val="goog_rdk_4561"/>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Construir el cuerpo de la petición</w:t>
                    </w:r>
                  </w:sdtContent>
                </w:sdt>
              </w:ins>
            </w:sdtContent>
          </w:sdt>
        </w:p>
      </w:sdtContent>
    </w:sdt>
    <w:sdt>
      <w:sdtPr>
        <w:id w:val="825681770"/>
        <w:tag w:val="goog_rdk_4569"/>
      </w:sdtPr>
      <w:sdtContent>
        <w:p w:rsidR="00000000" w:rsidDel="00000000" w:rsidP="00000000" w:rsidRDefault="00000000" w:rsidRPr="00000000" w14:paraId="0000064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54948130"/>
              <w:tag w:val="goog_rdk_4563"/>
            </w:sdtPr>
            <w:sdtContent>
              <w:ins w:author="DANLUIS ENRIQUE ROMANI MORA" w:id="27" w:date="2025-11-10T18:54:47Z"/>
              <w:sdt>
                <w:sdtPr>
                  <w:id w:val="-552683055"/>
                  <w:tag w:val="goog_rdk_456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389581170"/>
                    <w:tag w:val="goog_rdk_456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String</w:t>
                    </w:r>
                  </w:sdtContent>
                </w:sdt>
                <w:sdt>
                  <w:sdtPr>
                    <w:id w:val="970548569"/>
                    <w:tag w:val="goog_rdk_456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requestBody = </w:t>
                    </w:r>
                  </w:sdtContent>
                </w:sdt>
                <w:sdt>
                  <w:sdtPr>
                    <w:id w:val="1095988128"/>
                    <w:tag w:val="goog_rdk_456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construirRequestBody</w:t>
                    </w:r>
                  </w:sdtContent>
                </w:sdt>
                <w:sdt>
                  <w:sdtPr>
                    <w:id w:val="2104725413"/>
                    <w:tag w:val="goog_rdk_456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(mensajes);</w:t>
                    </w:r>
                  </w:sdtContent>
                </w:sdt>
              </w:ins>
            </w:sdtContent>
          </w:sdt>
        </w:p>
      </w:sdtContent>
    </w:sdt>
    <w:sdt>
      <w:sdtPr>
        <w:id w:val="1102121985"/>
        <w:tag w:val="goog_rdk_4576"/>
      </w:sdtPr>
      <w:sdtContent>
        <w:p w:rsidR="00000000" w:rsidDel="00000000" w:rsidP="00000000" w:rsidRDefault="00000000" w:rsidRPr="00000000" w14:paraId="0000064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357237107"/>
              <w:tag w:val="goog_rdk_4570"/>
            </w:sdtPr>
            <w:sdtContent>
              <w:ins w:author="DANLUIS ENRIQUE ROMANI MORA" w:id="27" w:date="2025-11-10T18:54:47Z"/>
              <w:sdt>
                <w:sdtPr>
                  <w:id w:val="1405540967"/>
                  <w:tag w:val="goog_rdk_4571"/>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logger.</w:t>
                    </w:r>
                  </w:ins>
                </w:sdtContent>
              </w:sdt>
              <w:ins w:author="DANLUIS ENRIQUE ROMANI MORA" w:id="27" w:date="2025-11-10T18:54:47Z">
                <w:sdt>
                  <w:sdtPr>
                    <w:id w:val="-1653028626"/>
                    <w:tag w:val="goog_rdk_457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debug</w:t>
                    </w:r>
                  </w:sdtContent>
                </w:sdt>
                <w:sdt>
                  <w:sdtPr>
                    <w:id w:val="-1212235928"/>
                    <w:tag w:val="goog_rdk_457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831503836"/>
                    <w:tag w:val="goog_rdk_4574"/>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"Request body: {}"</w:t>
                    </w:r>
                  </w:sdtContent>
                </w:sdt>
                <w:sdt>
                  <w:sdtPr>
                    <w:id w:val="226287227"/>
                    <w:tag w:val="goog_rdk_457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requestBody);</w:t>
                    </w:r>
                  </w:sdtContent>
                </w:sdt>
              </w:ins>
            </w:sdtContent>
          </w:sdt>
        </w:p>
      </w:sdtContent>
    </w:sdt>
    <w:sdt>
      <w:sdtPr>
        <w:id w:val="1625175266"/>
        <w:tag w:val="goog_rdk_4579"/>
      </w:sdtPr>
      <w:sdtContent>
        <w:p w:rsidR="00000000" w:rsidDel="00000000" w:rsidP="00000000" w:rsidRDefault="00000000" w:rsidRPr="00000000" w14:paraId="0000064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949412521"/>
              <w:tag w:val="goog_rdk_4577"/>
            </w:sdtPr>
            <w:sdtContent>
              <w:ins w:author="DANLUIS ENRIQUE ROMANI MORA" w:id="27" w:date="2025-11-10T18:54:47Z"/>
              <w:sdt>
                <w:sdtPr>
                  <w:id w:val="529321317"/>
                  <w:tag w:val="goog_rdk_4578"/>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Content>
          </w:sdt>
        </w:p>
      </w:sdtContent>
    </w:sdt>
    <w:sdt>
      <w:sdtPr>
        <w:id w:val="2017696080"/>
        <w:tag w:val="goog_rdk_4583"/>
      </w:sdtPr>
      <w:sdtContent>
        <w:p w:rsidR="00000000" w:rsidDel="00000000" w:rsidP="00000000" w:rsidRDefault="00000000" w:rsidRPr="00000000" w14:paraId="0000064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i w:val="1"/>
              <w:iCs w:val="1"/>
              <w:color w:val="ffffff"/>
              <w:sz w:val="21"/>
              <w:szCs w:val="21"/>
              <w:rPrChange w:author="DANLUIS ENRIQUE ROMANI MORA" w:id="28" w:date="2025-11-10T18:54:47Z">
                <w:rPr>
                  <w:rFonts w:ascii="Consolas" w:cs="Consolas" w:eastAsia="Consolas" w:hAnsi="Consolas"/>
                  <w:sz w:val="21"/>
                  <w:szCs w:val="21"/>
                </w:rPr>
              </w:rPrChange>
            </w:rPr>
          </w:pPr>
          <w:sdt>
            <w:sdtPr>
              <w:id w:val="1855863105"/>
              <w:tag w:val="goog_rdk_4580"/>
            </w:sdtPr>
            <w:sdtContent>
              <w:ins w:author="DANLUIS ENRIQUE ROMANI MORA" w:id="27" w:date="2025-11-10T18:54:47Z"/>
              <w:sdt>
                <w:sdtPr>
                  <w:id w:val="356380820"/>
                  <w:tag w:val="goog_rdk_4581"/>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244802099"/>
                    <w:tag w:val="goog_rdk_4582"/>
                  </w:sdtPr>
                  <w:sdtContent>
                    <w:r w:rsidDel="00000000" w:rsidR="00000000" w:rsidRPr="00000000">
                      <w:rPr>
                        <w:rFonts w:ascii="Consolas" w:cs="Consolas" w:eastAsia="Consolas" w:hAnsi="Consolas"/>
                        <w:i w:val="1"/>
                        <w:iCs w:val="1"/>
                        <w:color w:val="ffffff"/>
                        <w:sz w:val="21"/>
                        <w:szCs w:val="21"/>
                        <w:rtl w:val="0"/>
                        <w:rPrChange w:author="DANLUIS ENRIQUE ROMANI MORA" w:id="28" w:date="2025-11-10T18:54:47Z">
                          <w:rPr>
                            <w:rFonts w:ascii="Consolas" w:cs="Consolas" w:eastAsia="Consolas" w:hAnsi="Consolas"/>
                            <w:sz w:val="21"/>
                            <w:szCs w:val="21"/>
                          </w:rPr>
                        </w:rPrChange>
                      </w:rPr>
                      <w:t xml:space="preserve">// Crear la petición HTTP</w:t>
                    </w:r>
                  </w:sdtContent>
                </w:sdt>
              </w:ins>
            </w:sdtContent>
          </w:sdt>
        </w:p>
      </w:sdtContent>
    </w:sdt>
    <w:sdt>
      <w:sdtPr>
        <w:id w:val="-1000599835"/>
        <w:tag w:val="goog_rdk_4590"/>
      </w:sdtPr>
      <w:sdtContent>
        <w:p w:rsidR="00000000" w:rsidDel="00000000" w:rsidP="00000000" w:rsidRDefault="00000000" w:rsidRPr="00000000" w14:paraId="0000064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2004901168"/>
              <w:tag w:val="goog_rdk_4584"/>
            </w:sdtPr>
            <w:sdtContent>
              <w:ins w:author="DANLUIS ENRIQUE ROMANI MORA" w:id="27" w:date="2025-11-10T18:54:47Z"/>
              <w:sdt>
                <w:sdtPr>
                  <w:id w:val="-2007170340"/>
                  <w:tag w:val="goog_rdk_4585"/>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532929938"/>
                    <w:tag w:val="goog_rdk_4586"/>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HttpRequest</w:t>
                    </w:r>
                  </w:sdtContent>
                </w:sdt>
                <w:sdt>
                  <w:sdtPr>
                    <w:id w:val="-1228521750"/>
                    <w:tag w:val="goog_rdk_4587"/>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request = HttpRequest.</w:t>
                    </w:r>
                  </w:sdtContent>
                </w:sdt>
                <w:sdt>
                  <w:sdtPr>
                    <w:id w:val="2119572390"/>
                    <w:tag w:val="goog_rdk_458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newBuilder</w:t>
                    </w:r>
                  </w:sdtContent>
                </w:sdt>
                <w:sdt>
                  <w:sdtPr>
                    <w:id w:val="235964928"/>
                    <w:tag w:val="goog_rdk_458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100100473"/>
        <w:tag w:val="goog_rdk_4597"/>
      </w:sdtPr>
      <w:sdtContent>
        <w:p w:rsidR="00000000" w:rsidDel="00000000" w:rsidP="00000000" w:rsidRDefault="00000000" w:rsidRPr="00000000" w14:paraId="0000064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490679448"/>
              <w:tag w:val="goog_rdk_4591"/>
            </w:sdtPr>
            <w:sdtContent>
              <w:ins w:author="DANLUIS ENRIQUE ROMANI MORA" w:id="27" w:date="2025-11-10T18:54:47Z"/>
              <w:sdt>
                <w:sdtPr>
                  <w:id w:val="700472428"/>
                  <w:tag w:val="goog_rdk_4592"/>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794516392"/>
                    <w:tag w:val="goog_rdk_4593"/>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uri</w:t>
                    </w:r>
                  </w:sdtContent>
                </w:sdt>
                <w:sdt>
                  <w:sdtPr>
                    <w:id w:val="826002735"/>
                    <w:tag w:val="goog_rdk_459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(URI.</w:t>
                    </w:r>
                  </w:sdtContent>
                </w:sdt>
                <w:sdt>
                  <w:sdtPr>
                    <w:id w:val="1911094383"/>
                    <w:tag w:val="goog_rdk_459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create</w:t>
                    </w:r>
                  </w:sdtContent>
                </w:sdt>
                <w:sdt>
                  <w:sdtPr>
                    <w:id w:val="-710710115"/>
                    <w:tag w:val="goog_rdk_459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(apiUrl))</w:t>
                    </w:r>
                  </w:sdtContent>
                </w:sdt>
              </w:ins>
            </w:sdtContent>
          </w:sdt>
        </w:p>
      </w:sdtContent>
    </w:sdt>
    <w:sdt>
      <w:sdtPr>
        <w:id w:val="-1775655093"/>
        <w:tag w:val="goog_rdk_4606"/>
      </w:sdtPr>
      <w:sdtContent>
        <w:p w:rsidR="00000000" w:rsidDel="00000000" w:rsidP="00000000" w:rsidRDefault="00000000" w:rsidRPr="00000000" w14:paraId="0000064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24477492"/>
              <w:tag w:val="goog_rdk_4598"/>
            </w:sdtPr>
            <w:sdtContent>
              <w:ins w:author="DANLUIS ENRIQUE ROMANI MORA" w:id="27" w:date="2025-11-10T18:54:47Z"/>
              <w:sdt>
                <w:sdtPr>
                  <w:id w:val="300919957"/>
                  <w:tag w:val="goog_rdk_4599"/>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248440090"/>
                    <w:tag w:val="goog_rdk_4600"/>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header</w:t>
                    </w:r>
                  </w:sdtContent>
                </w:sdt>
                <w:sdt>
                  <w:sdtPr>
                    <w:id w:val="1670600591"/>
                    <w:tag w:val="goog_rdk_460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958820282"/>
                    <w:tag w:val="goog_rdk_4602"/>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"Authorization"</w:t>
                    </w:r>
                  </w:sdtContent>
                </w:sdt>
                <w:sdt>
                  <w:sdtPr>
                    <w:id w:val="1326144543"/>
                    <w:tag w:val="goog_rdk_460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1428182665"/>
                    <w:tag w:val="goog_rdk_4604"/>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"Bearer "</w:t>
                    </w:r>
                  </w:sdtContent>
                </w:sdt>
                <w:sdt>
                  <w:sdtPr>
                    <w:id w:val="-2031983927"/>
                    <w:tag w:val="goog_rdk_460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 apiKey)</w:t>
                    </w:r>
                  </w:sdtContent>
                </w:sdt>
              </w:ins>
            </w:sdtContent>
          </w:sdt>
        </w:p>
      </w:sdtContent>
    </w:sdt>
    <w:sdt>
      <w:sdtPr>
        <w:id w:val="-1948296582"/>
        <w:tag w:val="goog_rdk_4615"/>
      </w:sdtPr>
      <w:sdtContent>
        <w:p w:rsidR="00000000" w:rsidDel="00000000" w:rsidP="00000000" w:rsidRDefault="00000000" w:rsidRPr="00000000" w14:paraId="0000064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85974707"/>
              <w:tag w:val="goog_rdk_4607"/>
            </w:sdtPr>
            <w:sdtContent>
              <w:ins w:author="DANLUIS ENRIQUE ROMANI MORA" w:id="27" w:date="2025-11-10T18:54:47Z"/>
              <w:sdt>
                <w:sdtPr>
                  <w:id w:val="-1412851887"/>
                  <w:tag w:val="goog_rdk_4608"/>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857249198"/>
                    <w:tag w:val="goog_rdk_460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header</w:t>
                    </w:r>
                  </w:sdtContent>
                </w:sdt>
                <w:sdt>
                  <w:sdtPr>
                    <w:id w:val="1953272846"/>
                    <w:tag w:val="goog_rdk_461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576500048"/>
                    <w:tag w:val="goog_rdk_4611"/>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"Content-Type"</w:t>
                    </w:r>
                  </w:sdtContent>
                </w:sdt>
                <w:sdt>
                  <w:sdtPr>
                    <w:id w:val="-1778604273"/>
                    <w:tag w:val="goog_rdk_4612"/>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sdtContent>
                </w:sdt>
                <w:sdt>
                  <w:sdtPr>
                    <w:id w:val="473194790"/>
                    <w:tag w:val="goog_rdk_4613"/>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"application/json"</w:t>
                    </w:r>
                  </w:sdtContent>
                </w:sdt>
                <w:sdt>
                  <w:sdtPr>
                    <w:id w:val="1441153516"/>
                    <w:tag w:val="goog_rdk_4614"/>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sdt>
      <w:sdtPr>
        <w:id w:val="1409897575"/>
        <w:tag w:val="goog_rdk_4622"/>
      </w:sdtPr>
      <w:sdtContent>
        <w:p w:rsidR="00000000" w:rsidDel="00000000" w:rsidP="00000000" w:rsidRDefault="00000000" w:rsidRPr="00000000" w14:paraId="0000064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195852830"/>
              <w:tag w:val="goog_rdk_4616"/>
            </w:sdtPr>
            <w:sdtContent>
              <w:ins w:author="DANLUIS ENRIQUE ROMANI MORA" w:id="27" w:date="2025-11-10T18:54:47Z"/>
              <w:sdt>
                <w:sdtPr>
                  <w:id w:val="-1894549496"/>
                  <w:tag w:val="goog_rdk_4617"/>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834785578"/>
                    <w:tag w:val="goog_rdk_4618"/>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header</w:t>
                    </w:r>
                  </w:sdtContent>
                </w:sdt>
                <w:sdt>
                  <w:sdtPr>
                    <w:id w:val="1888126605"/>
                    <w:tag w:val="goog_rdk_4619"/>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931480861"/>
                    <w:tag w:val="goog_rdk_4620"/>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"HTTP-Referer"</w:t>
                    </w:r>
                  </w:sdtContent>
                </w:sdt>
                <w:sdt>
                  <w:sdtPr>
                    <w:id w:val="-861306023"/>
                    <w:tag w:val="goog_rdk_4621"/>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httpReferer)</w:t>
                    </w:r>
                  </w:sdtContent>
                </w:sdt>
              </w:ins>
            </w:sdtContent>
          </w:sdt>
        </w:p>
      </w:sdtContent>
    </w:sdt>
    <w:sdt>
      <w:sdtPr>
        <w:id w:val="-126620171"/>
        <w:tag w:val="goog_rdk_4629"/>
      </w:sdtPr>
      <w:sdtContent>
        <w:p w:rsidR="00000000" w:rsidDel="00000000" w:rsidP="00000000" w:rsidRDefault="00000000" w:rsidRPr="00000000" w14:paraId="0000064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39906624"/>
              <w:tag w:val="goog_rdk_4623"/>
            </w:sdtPr>
            <w:sdtContent>
              <w:ins w:author="DANLUIS ENRIQUE ROMANI MORA" w:id="27" w:date="2025-11-10T18:54:47Z"/>
              <w:sdt>
                <w:sdtPr>
                  <w:id w:val="47277412"/>
                  <w:tag w:val="goog_rdk_4624"/>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1018983284"/>
                    <w:tag w:val="goog_rdk_4625"/>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header</w:t>
                    </w:r>
                  </w:sdtContent>
                </w:sdt>
                <w:sdt>
                  <w:sdtPr>
                    <w:id w:val="-897002004"/>
                    <w:tag w:val="goog_rdk_4626"/>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sdt>
                  <w:sdtPr>
                    <w:id w:val="-1265210707"/>
                    <w:tag w:val="goog_rdk_4627"/>
                  </w:sdtPr>
                  <w:sdtContent>
                    <w:r w:rsidDel="00000000" w:rsidR="00000000" w:rsidRPr="00000000">
                      <w:rPr>
                        <w:rFonts w:ascii="Consolas" w:cs="Consolas" w:eastAsia="Consolas" w:hAnsi="Consolas"/>
                        <w:color w:val="e394dc"/>
                        <w:sz w:val="21"/>
                        <w:szCs w:val="21"/>
                        <w:rtl w:val="0"/>
                        <w:rPrChange w:author="DANLUIS ENRIQUE ROMANI MORA" w:id="28" w:date="2025-11-10T18:54:47Z">
                          <w:rPr>
                            <w:rFonts w:ascii="Consolas" w:cs="Consolas" w:eastAsia="Consolas" w:hAnsi="Consolas"/>
                            <w:sz w:val="21"/>
                            <w:szCs w:val="21"/>
                          </w:rPr>
                        </w:rPrChange>
                      </w:rPr>
                      <w:t xml:space="preserve">"X-Title"</w:t>
                    </w:r>
                  </w:sdtContent>
                </w:sdt>
                <w:sdt>
                  <w:sdtPr>
                    <w:id w:val="1042961202"/>
                    <w:tag w:val="goog_rdk_462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xTitle)</w:t>
                    </w:r>
                  </w:sdtContent>
                </w:sdt>
              </w:ins>
            </w:sdtContent>
          </w:sdt>
        </w:p>
      </w:sdtContent>
    </w:sdt>
    <w:sdt>
      <w:sdtPr>
        <w:id w:val="969755240"/>
        <w:tag w:val="goog_rdk_4634"/>
      </w:sdtPr>
      <w:sdtContent>
        <w:p w:rsidR="00000000" w:rsidDel="00000000" w:rsidP="00000000" w:rsidRDefault="00000000" w:rsidRPr="00000000" w14:paraId="0000064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923186137"/>
              <w:tag w:val="goog_rdk_4630"/>
            </w:sdtPr>
            <w:sdtContent>
              <w:ins w:author="DANLUIS ENRIQUE ROMANI MORA" w:id="27" w:date="2025-11-10T18:54:47Z"/>
              <w:sdt>
                <w:sdtPr>
                  <w:id w:val="-366116211"/>
                  <w:tag w:val="goog_rdk_4631"/>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346853101"/>
                    <w:tag w:val="goog_rdk_4632"/>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timeout</w:t>
                    </w:r>
                  </w:sdtContent>
                </w:sdt>
                <w:sdt>
                  <w:sdtPr>
                    <w:id w:val="1186301425"/>
                    <w:tag w:val="goog_rdk_4633"/>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(TIMEOUT)</w:t>
                    </w:r>
                  </w:sdtContent>
                </w:sdt>
              </w:ins>
            </w:sdtContent>
          </w:sdt>
        </w:p>
      </w:sdtContent>
    </w:sdt>
    <w:sdt>
      <w:sdtPr>
        <w:id w:val="846431107"/>
        <w:tag w:val="goog_rdk_4641"/>
      </w:sdtPr>
      <w:sdtContent>
        <w:p w:rsidR="00000000" w:rsidDel="00000000" w:rsidP="00000000" w:rsidRDefault="00000000" w:rsidRPr="00000000" w14:paraId="0000064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1634462613"/>
              <w:tag w:val="goog_rdk_4635"/>
            </w:sdtPr>
            <w:sdtContent>
              <w:ins w:author="DANLUIS ENRIQUE ROMANI MORA" w:id="27" w:date="2025-11-10T18:54:47Z"/>
              <w:sdt>
                <w:sdtPr>
                  <w:id w:val="530257060"/>
                  <w:tag w:val="goog_rdk_4636"/>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398933835"/>
                    <w:tag w:val="goog_rdk_4637"/>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POST</w:t>
                    </w:r>
                  </w:sdtContent>
                </w:sdt>
                <w:sdt>
                  <w:sdtPr>
                    <w:id w:val="1617530709"/>
                    <w:tag w:val="goog_rdk_4638"/>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(HttpRequest.BodyPublishers.</w:t>
                    </w:r>
                  </w:sdtContent>
                </w:sdt>
                <w:sdt>
                  <w:sdtPr>
                    <w:id w:val="-1792534316"/>
                    <w:tag w:val="goog_rdk_4639"/>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ofString</w:t>
                    </w:r>
                  </w:sdtContent>
                </w:sdt>
                <w:sdt>
                  <w:sdtPr>
                    <w:id w:val="-367954634"/>
                    <w:tag w:val="goog_rdk_4640"/>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(requestBody))</w:t>
                    </w:r>
                  </w:sdtContent>
                </w:sdt>
              </w:ins>
            </w:sdtContent>
          </w:sdt>
        </w:p>
      </w:sdtContent>
    </w:sdt>
    <w:sdt>
      <w:sdtPr>
        <w:id w:val="-1284096108"/>
        <w:tag w:val="goog_rdk_4646"/>
      </w:sdtPr>
      <w:sdtContent>
        <w:p w:rsidR="00000000" w:rsidDel="00000000" w:rsidP="00000000" w:rsidRDefault="00000000" w:rsidRPr="00000000" w14:paraId="0000065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27" w:date="2025-11-10T18:54:47Z"/>
              <w:rFonts w:ascii="Consolas" w:cs="Consolas" w:eastAsia="Consolas" w:hAnsi="Consolas"/>
              <w:color w:val="d6d6dd"/>
              <w:sz w:val="21"/>
              <w:szCs w:val="21"/>
              <w:rPrChange w:author="DANLUIS ENRIQUE ROMANI MORA" w:id="28" w:date="2025-11-10T18:54:47Z">
                <w:rPr>
                  <w:rFonts w:ascii="Consolas" w:cs="Consolas" w:eastAsia="Consolas" w:hAnsi="Consolas"/>
                  <w:sz w:val="21"/>
                  <w:szCs w:val="21"/>
                </w:rPr>
              </w:rPrChange>
            </w:rPr>
          </w:pPr>
          <w:sdt>
            <w:sdtPr>
              <w:id w:val="-443718585"/>
              <w:tag w:val="goog_rdk_4642"/>
            </w:sdtPr>
            <w:sdtContent>
              <w:ins w:author="DANLUIS ENRIQUE ROMANI MORA" w:id="27" w:date="2025-11-10T18:54:47Z"/>
              <w:sdt>
                <w:sdtPr>
                  <w:id w:val="-1237971951"/>
                  <w:tag w:val="goog_rdk_4643"/>
                </w:sdtPr>
                <w:sdtContent>
                  <w:ins w:author="DANLUIS ENRIQUE ROMANI MORA" w:id="27" w:date="2025-11-10T18:54:47Z">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            .</w:t>
                    </w:r>
                  </w:ins>
                </w:sdtContent>
              </w:sdt>
              <w:ins w:author="DANLUIS ENRIQUE ROMANI MORA" w:id="27" w:date="2025-11-10T18:54:47Z">
                <w:sdt>
                  <w:sdtPr>
                    <w:id w:val="-21808110"/>
                    <w:tag w:val="goog_rdk_4644"/>
                  </w:sdtPr>
                  <w:sdtContent>
                    <w:r w:rsidDel="00000000" w:rsidR="00000000" w:rsidRPr="00000000">
                      <w:rPr>
                        <w:rFonts w:ascii="Consolas" w:cs="Consolas" w:eastAsia="Consolas" w:hAnsi="Consolas"/>
                        <w:color w:val="efb080"/>
                        <w:sz w:val="21"/>
                        <w:szCs w:val="21"/>
                        <w:rtl w:val="0"/>
                        <w:rPrChange w:author="DANLUIS ENRIQUE ROMANI MORA" w:id="28" w:date="2025-11-10T18:54:47Z">
                          <w:rPr>
                            <w:rFonts w:ascii="Consolas" w:cs="Consolas" w:eastAsia="Consolas" w:hAnsi="Consolas"/>
                            <w:sz w:val="21"/>
                            <w:szCs w:val="21"/>
                          </w:rPr>
                        </w:rPrChange>
                      </w:rPr>
                      <w:t xml:space="preserve">build</w:t>
                    </w:r>
                  </w:sdtContent>
                </w:sdt>
                <w:sdt>
                  <w:sdtPr>
                    <w:id w:val="-1772440352"/>
                    <w:tag w:val="goog_rdk_4645"/>
                  </w:sdtPr>
                  <w:sdtContent>
                    <w:r w:rsidDel="00000000" w:rsidR="00000000" w:rsidRPr="00000000">
                      <w:rPr>
                        <w:rFonts w:ascii="Consolas" w:cs="Consolas" w:eastAsia="Consolas" w:hAnsi="Consolas"/>
                        <w:color w:val="d6d6dd"/>
                        <w:sz w:val="21"/>
                        <w:szCs w:val="21"/>
                        <w:rtl w:val="0"/>
                        <w:rPrChange w:author="DANLUIS ENRIQUE ROMANI MORA" w:id="28" w:date="2025-11-10T18:54:47Z">
                          <w:rPr>
                            <w:rFonts w:ascii="Consolas" w:cs="Consolas" w:eastAsia="Consolas" w:hAnsi="Consolas"/>
                            <w:sz w:val="21"/>
                            <w:szCs w:val="21"/>
                          </w:rPr>
                        </w:rPrChange>
                      </w:rPr>
                      <w:t xml:space="preserve">();</w:t>
                    </w:r>
                  </w:sdtContent>
                </w:sdt>
              </w:ins>
            </w:sdtContent>
          </w:sdt>
        </w:p>
      </w:sdtContent>
    </w:sdt>
    <w:p w:rsidR="00000000" w:rsidDel="00000000" w:rsidP="00000000" w:rsidRDefault="00000000" w:rsidRPr="00000000" w14:paraId="00000651">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52">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53">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3.3.2: </w:t>
      </w:r>
      <w:r w:rsidDel="00000000" w:rsidR="00000000" w:rsidRPr="00000000">
        <w:rPr>
          <w:rFonts w:ascii="Times New Roman" w:cs="Times New Roman" w:eastAsia="Times New Roman" w:hAnsi="Times New Roman"/>
          <w:b w:val="1"/>
          <w:bCs w:val="1"/>
          <w:sz w:val="30"/>
          <w:szCs w:val="30"/>
          <w:rtl w:val="0"/>
        </w:rPr>
        <w:t xml:space="preserve">Mostrar respuesta automática en la interfaz.</w:t>
      </w:r>
    </w:p>
    <w:sdt>
      <w:sdtPr>
        <w:id w:val="1026548624"/>
        <w:tag w:val="goog_rdk_4648"/>
      </w:sdtPr>
      <w:sdtContent>
        <w:p w:rsidR="00000000" w:rsidDel="00000000" w:rsidP="00000000" w:rsidRDefault="00000000" w:rsidRPr="00000000" w14:paraId="00000654">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Archivo </w:t>
          </w:r>
          <w:sdt>
            <w:sdtPr>
              <w:id w:val="-460944884"/>
              <w:tag w:val="goog_rdk_4647"/>
            </w:sdtPr>
            <w:sdtContent>
              <w:ins w:author="DANLUIS ENRIQUE ROMANI MORA" w:id="29" w:date="2025-11-10T18:55:07Z">
                <w:r w:rsidDel="00000000" w:rsidR="00000000" w:rsidRPr="00000000">
                  <w:rPr>
                    <w:rFonts w:ascii="Consolas" w:cs="Consolas" w:eastAsia="Consolas" w:hAnsi="Consolas"/>
                    <w:sz w:val="21"/>
                    <w:szCs w:val="21"/>
                    <w:rtl w:val="0"/>
                  </w:rPr>
                  <w:t xml:space="preserve"> enviarMensaje() {</w:t>
                </w:r>
              </w:ins>
            </w:sdtContent>
          </w:sdt>
        </w:p>
      </w:sdtContent>
    </w:sdt>
    <w:sdt>
      <w:sdtPr>
        <w:id w:val="253121798"/>
        <w:tag w:val="goog_rdk_4650"/>
      </w:sdtPr>
      <w:sdtContent>
        <w:p w:rsidR="00000000" w:rsidDel="00000000" w:rsidP="00000000" w:rsidRDefault="00000000" w:rsidRPr="00000000" w14:paraId="0000065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783153531"/>
              <w:tag w:val="goog_rdk_4649"/>
            </w:sdtPr>
            <w:sdtContent>
              <w:ins w:author="DANLUIS ENRIQUE ROMANI MORA" w:id="29" w:date="2025-11-10T18:55:07Z">
                <w:r w:rsidDel="00000000" w:rsidR="00000000" w:rsidRPr="00000000">
                  <w:rPr>
                    <w:rFonts w:ascii="Consolas" w:cs="Consolas" w:eastAsia="Consolas" w:hAnsi="Consolas"/>
                    <w:sz w:val="21"/>
                    <w:szCs w:val="21"/>
                    <w:rtl w:val="0"/>
                  </w:rPr>
                  <w:t xml:space="preserve">    if (!this.mensajeActual.trim()) return;</w:t>
                </w:r>
              </w:ins>
            </w:sdtContent>
          </w:sdt>
        </w:p>
      </w:sdtContent>
    </w:sdt>
    <w:sdt>
      <w:sdtPr>
        <w:id w:val="-404215785"/>
        <w:tag w:val="goog_rdk_4652"/>
      </w:sdtPr>
      <w:sdtContent>
        <w:p w:rsidR="00000000" w:rsidDel="00000000" w:rsidP="00000000" w:rsidRDefault="00000000" w:rsidRPr="00000000" w14:paraId="00000656">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672317997"/>
              <w:tag w:val="goog_rdk_4651"/>
            </w:sdtPr>
            <w:sdtContent>
              <w:ins w:author="DANLUIS ENRIQUE ROMANI MORA" w:id="29" w:date="2025-11-10T18:55:07Z">
                <w:r w:rsidDel="00000000" w:rsidR="00000000" w:rsidRPr="00000000">
                  <w:rPr>
                    <w:rtl w:val="0"/>
                  </w:rPr>
                </w:r>
              </w:ins>
            </w:sdtContent>
          </w:sdt>
        </w:p>
      </w:sdtContent>
    </w:sdt>
    <w:sdt>
      <w:sdtPr>
        <w:id w:val="174064611"/>
        <w:tag w:val="goog_rdk_4654"/>
      </w:sdtPr>
      <w:sdtContent>
        <w:p w:rsidR="00000000" w:rsidDel="00000000" w:rsidP="00000000" w:rsidRDefault="00000000" w:rsidRPr="00000000" w14:paraId="0000065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662940230"/>
              <w:tag w:val="goog_rdk_4653"/>
            </w:sdtPr>
            <w:sdtContent>
              <w:ins w:author="DANLUIS ENRIQUE ROMANI MORA" w:id="29" w:date="2025-11-10T18:55:07Z">
                <w:r w:rsidDel="00000000" w:rsidR="00000000" w:rsidRPr="00000000">
                  <w:rPr>
                    <w:rFonts w:ascii="Consolas" w:cs="Consolas" w:eastAsia="Consolas" w:hAnsi="Consolas"/>
                    <w:sz w:val="21"/>
                    <w:szCs w:val="21"/>
                    <w:rtl w:val="0"/>
                  </w:rPr>
                  <w:t xml:space="preserve">    const contenido = this.mensajeActual;</w:t>
                </w:r>
              </w:ins>
            </w:sdtContent>
          </w:sdt>
        </w:p>
      </w:sdtContent>
    </w:sdt>
    <w:sdt>
      <w:sdtPr>
        <w:id w:val="-14103377"/>
        <w:tag w:val="goog_rdk_4656"/>
      </w:sdtPr>
      <w:sdtContent>
        <w:p w:rsidR="00000000" w:rsidDel="00000000" w:rsidP="00000000" w:rsidRDefault="00000000" w:rsidRPr="00000000" w14:paraId="0000065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931426752"/>
              <w:tag w:val="goog_rdk_4655"/>
            </w:sdtPr>
            <w:sdtContent>
              <w:ins w:author="DANLUIS ENRIQUE ROMANI MORA" w:id="29" w:date="2025-11-10T18:55:07Z">
                <w:r w:rsidDel="00000000" w:rsidR="00000000" w:rsidRPr="00000000">
                  <w:rPr>
                    <w:rFonts w:ascii="Consolas" w:cs="Consolas" w:eastAsia="Consolas" w:hAnsi="Consolas"/>
                    <w:sz w:val="21"/>
                    <w:szCs w:val="21"/>
                    <w:rtl w:val="0"/>
                  </w:rPr>
                  <w:t xml:space="preserve">    this.mensajes.push({ texto: contenido, emisor: 'usuario' });</w:t>
                </w:r>
              </w:ins>
            </w:sdtContent>
          </w:sdt>
        </w:p>
      </w:sdtContent>
    </w:sdt>
    <w:sdt>
      <w:sdtPr>
        <w:id w:val="1555522950"/>
        <w:tag w:val="goog_rdk_4658"/>
      </w:sdtPr>
      <w:sdtContent>
        <w:p w:rsidR="00000000" w:rsidDel="00000000" w:rsidP="00000000" w:rsidRDefault="00000000" w:rsidRPr="00000000" w14:paraId="00000659">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955553942"/>
              <w:tag w:val="goog_rdk_4657"/>
            </w:sdtPr>
            <w:sdtContent>
              <w:ins w:author="DANLUIS ENRIQUE ROMANI MORA" w:id="29" w:date="2025-11-10T18:55:07Z">
                <w:r w:rsidDel="00000000" w:rsidR="00000000" w:rsidRPr="00000000">
                  <w:rPr>
                    <w:rFonts w:ascii="Consolas" w:cs="Consolas" w:eastAsia="Consolas" w:hAnsi="Consolas"/>
                    <w:sz w:val="21"/>
                    <w:szCs w:val="21"/>
                    <w:rtl w:val="0"/>
                  </w:rPr>
                  <w:t xml:space="preserve">    this.mensajeActual = '';</w:t>
                </w:r>
              </w:ins>
            </w:sdtContent>
          </w:sdt>
        </w:p>
      </w:sdtContent>
    </w:sdt>
    <w:sdt>
      <w:sdtPr>
        <w:id w:val="540939035"/>
        <w:tag w:val="goog_rdk_4660"/>
      </w:sdtPr>
      <w:sdtContent>
        <w:p w:rsidR="00000000" w:rsidDel="00000000" w:rsidP="00000000" w:rsidRDefault="00000000" w:rsidRPr="00000000" w14:paraId="0000065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916554887"/>
              <w:tag w:val="goog_rdk_4659"/>
            </w:sdtPr>
            <w:sdtContent>
              <w:ins w:author="DANLUIS ENRIQUE ROMANI MORA" w:id="29" w:date="2025-11-10T18:55:07Z">
                <w:r w:rsidDel="00000000" w:rsidR="00000000" w:rsidRPr="00000000">
                  <w:rPr>
                    <w:rtl w:val="0"/>
                  </w:rPr>
                </w:r>
              </w:ins>
            </w:sdtContent>
          </w:sdt>
        </w:p>
      </w:sdtContent>
    </w:sdt>
    <w:sdt>
      <w:sdtPr>
        <w:id w:val="-2121859437"/>
        <w:tag w:val="goog_rdk_4662"/>
      </w:sdtPr>
      <w:sdtContent>
        <w:p w:rsidR="00000000" w:rsidDel="00000000" w:rsidP="00000000" w:rsidRDefault="00000000" w:rsidRPr="00000000" w14:paraId="0000065B">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459050294"/>
              <w:tag w:val="goog_rdk_4661"/>
            </w:sdtPr>
            <w:sdtContent>
              <w:ins w:author="DANLUIS ENRIQUE ROMANI MORA" w:id="29" w:date="2025-11-10T18:55:07Z">
                <w:r w:rsidDel="00000000" w:rsidR="00000000" w:rsidRPr="00000000">
                  <w:rPr>
                    <w:rFonts w:ascii="Consolas" w:cs="Consolas" w:eastAsia="Consolas" w:hAnsi="Consolas"/>
                    <w:sz w:val="21"/>
                    <w:szCs w:val="21"/>
                    <w:rtl w:val="0"/>
                  </w:rPr>
                  <w:t xml:space="preserve">    // 🔹 Mostrar "pensando..."</w:t>
                </w:r>
              </w:ins>
            </w:sdtContent>
          </w:sdt>
        </w:p>
      </w:sdtContent>
    </w:sdt>
    <w:sdt>
      <w:sdtPr>
        <w:id w:val="2038636998"/>
        <w:tag w:val="goog_rdk_4664"/>
      </w:sdtPr>
      <w:sdtContent>
        <w:p w:rsidR="00000000" w:rsidDel="00000000" w:rsidP="00000000" w:rsidRDefault="00000000" w:rsidRPr="00000000" w14:paraId="0000065C">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420974220"/>
              <w:tag w:val="goog_rdk_4663"/>
            </w:sdtPr>
            <w:sdtContent>
              <w:ins w:author="DANLUIS ENRIQUE ROMANI MORA" w:id="29" w:date="2025-11-10T18:55:07Z">
                <w:r w:rsidDel="00000000" w:rsidR="00000000" w:rsidRPr="00000000">
                  <w:rPr>
                    <w:rFonts w:ascii="Consolas" w:cs="Consolas" w:eastAsia="Consolas" w:hAnsi="Consolas"/>
                    <w:sz w:val="21"/>
                    <w:szCs w:val="21"/>
                    <w:rtl w:val="0"/>
                  </w:rPr>
                  <w:t xml:space="preserve">    this.cargando = true;</w:t>
                </w:r>
              </w:ins>
            </w:sdtContent>
          </w:sdt>
        </w:p>
      </w:sdtContent>
    </w:sdt>
    <w:sdt>
      <w:sdtPr>
        <w:id w:val="-1543612465"/>
        <w:tag w:val="goog_rdk_4666"/>
      </w:sdtPr>
      <w:sdtContent>
        <w:p w:rsidR="00000000" w:rsidDel="00000000" w:rsidP="00000000" w:rsidRDefault="00000000" w:rsidRPr="00000000" w14:paraId="0000065D">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96835102"/>
              <w:tag w:val="goog_rdk_4665"/>
            </w:sdtPr>
            <w:sdtContent>
              <w:ins w:author="DANLUIS ENRIQUE ROMANI MORA" w:id="29" w:date="2025-11-10T18:55:07Z">
                <w:r w:rsidDel="00000000" w:rsidR="00000000" w:rsidRPr="00000000">
                  <w:rPr>
                    <w:rtl w:val="0"/>
                  </w:rPr>
                </w:r>
              </w:ins>
            </w:sdtContent>
          </w:sdt>
        </w:p>
      </w:sdtContent>
    </w:sdt>
    <w:sdt>
      <w:sdtPr>
        <w:id w:val="1577268630"/>
        <w:tag w:val="goog_rdk_4668"/>
      </w:sdtPr>
      <w:sdtContent>
        <w:p w:rsidR="00000000" w:rsidDel="00000000" w:rsidP="00000000" w:rsidRDefault="00000000" w:rsidRPr="00000000" w14:paraId="0000065E">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663422517"/>
              <w:tag w:val="goog_rdk_4667"/>
            </w:sdtPr>
            <w:sdtContent>
              <w:ins w:author="DANLUIS ENRIQUE ROMANI MORA" w:id="29" w:date="2025-11-10T18:55:07Z">
                <w:r w:rsidDel="00000000" w:rsidR="00000000" w:rsidRPr="00000000">
                  <w:rPr>
                    <w:rFonts w:ascii="Consolas" w:cs="Consolas" w:eastAsia="Consolas" w:hAnsi="Consolas"/>
                    <w:sz w:val="21"/>
                    <w:szCs w:val="21"/>
                    <w:rtl w:val="0"/>
                  </w:rPr>
                  <w:t xml:space="preserve">    this.chatbotService.enviarMensaje(this.idSesion, contenido).subscribe({</w:t>
                </w:r>
              </w:ins>
            </w:sdtContent>
          </w:sdt>
        </w:p>
      </w:sdtContent>
    </w:sdt>
    <w:sdt>
      <w:sdtPr>
        <w:id w:val="600176934"/>
        <w:tag w:val="goog_rdk_4670"/>
      </w:sdtPr>
      <w:sdtContent>
        <w:p w:rsidR="00000000" w:rsidDel="00000000" w:rsidP="00000000" w:rsidRDefault="00000000" w:rsidRPr="00000000" w14:paraId="0000065F">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275239235"/>
              <w:tag w:val="goog_rdk_4669"/>
            </w:sdtPr>
            <w:sdtContent>
              <w:ins w:author="DANLUIS ENRIQUE ROMANI MORA" w:id="29" w:date="2025-11-10T18:55:07Z">
                <w:r w:rsidDel="00000000" w:rsidR="00000000" w:rsidRPr="00000000">
                  <w:rPr>
                    <w:rFonts w:ascii="Consolas" w:cs="Consolas" w:eastAsia="Consolas" w:hAnsi="Consolas"/>
                    <w:sz w:val="21"/>
                    <w:szCs w:val="21"/>
                    <w:rtl w:val="0"/>
                  </w:rPr>
                  <w:t xml:space="preserve">      next: (respuesta) =&gt; {</w:t>
                </w:r>
              </w:ins>
            </w:sdtContent>
          </w:sdt>
        </w:p>
      </w:sdtContent>
    </w:sdt>
    <w:sdt>
      <w:sdtPr>
        <w:id w:val="-1060692064"/>
        <w:tag w:val="goog_rdk_4672"/>
      </w:sdtPr>
      <w:sdtContent>
        <w:p w:rsidR="00000000" w:rsidDel="00000000" w:rsidP="00000000" w:rsidRDefault="00000000" w:rsidRPr="00000000" w14:paraId="00000660">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924226580"/>
              <w:tag w:val="goog_rdk_4671"/>
            </w:sdtPr>
            <w:sdtContent>
              <w:ins w:author="DANLUIS ENRIQUE ROMANI MORA" w:id="29" w:date="2025-11-10T18:55:07Z">
                <w:r w:rsidDel="00000000" w:rsidR="00000000" w:rsidRPr="00000000">
                  <w:rPr>
                    <w:rtl w:val="0"/>
                  </w:rPr>
                </w:r>
              </w:ins>
            </w:sdtContent>
          </w:sdt>
        </w:p>
      </w:sdtContent>
    </w:sdt>
    <w:sdt>
      <w:sdtPr>
        <w:id w:val="2001692132"/>
        <w:tag w:val="goog_rdk_4674"/>
      </w:sdtPr>
      <w:sdtContent>
        <w:p w:rsidR="00000000" w:rsidDel="00000000" w:rsidP="00000000" w:rsidRDefault="00000000" w:rsidRPr="00000000" w14:paraId="00000661">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2082174961"/>
              <w:tag w:val="goog_rdk_4673"/>
            </w:sdtPr>
            <w:sdtContent>
              <w:ins w:author="DANLUIS ENRIQUE ROMANI MORA" w:id="29" w:date="2025-11-10T18:55:07Z">
                <w:r w:rsidDel="00000000" w:rsidR="00000000" w:rsidRPr="00000000">
                  <w:rPr>
                    <w:rFonts w:ascii="Consolas" w:cs="Consolas" w:eastAsia="Consolas" w:hAnsi="Consolas"/>
                    <w:sz w:val="21"/>
                    <w:szCs w:val="21"/>
                    <w:rtl w:val="0"/>
                  </w:rPr>
                  <w:t xml:space="preserve">        // Quitar loader</w:t>
                </w:r>
              </w:ins>
            </w:sdtContent>
          </w:sdt>
        </w:p>
      </w:sdtContent>
    </w:sdt>
    <w:sdt>
      <w:sdtPr>
        <w:id w:val="161531077"/>
        <w:tag w:val="goog_rdk_4676"/>
      </w:sdtPr>
      <w:sdtContent>
        <w:p w:rsidR="00000000" w:rsidDel="00000000" w:rsidP="00000000" w:rsidRDefault="00000000" w:rsidRPr="00000000" w14:paraId="00000662">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232964342"/>
              <w:tag w:val="goog_rdk_4675"/>
            </w:sdtPr>
            <w:sdtContent>
              <w:ins w:author="DANLUIS ENRIQUE ROMANI MORA" w:id="29" w:date="2025-11-10T18:55:07Z">
                <w:r w:rsidDel="00000000" w:rsidR="00000000" w:rsidRPr="00000000">
                  <w:rPr>
                    <w:rFonts w:ascii="Consolas" w:cs="Consolas" w:eastAsia="Consolas" w:hAnsi="Consolas"/>
                    <w:sz w:val="21"/>
                    <w:szCs w:val="21"/>
                    <w:rtl w:val="0"/>
                  </w:rPr>
                  <w:t xml:space="preserve">        this.mensajes = this.mensajes.filter(m =&gt; m.emisor !== 'loader');</w:t>
                </w:r>
              </w:ins>
            </w:sdtContent>
          </w:sdt>
        </w:p>
      </w:sdtContent>
    </w:sdt>
    <w:sdt>
      <w:sdtPr>
        <w:id w:val="-1905986867"/>
        <w:tag w:val="goog_rdk_4678"/>
      </w:sdtPr>
      <w:sdtContent>
        <w:p w:rsidR="00000000" w:rsidDel="00000000" w:rsidP="00000000" w:rsidRDefault="00000000" w:rsidRPr="00000000" w14:paraId="00000663">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384819607"/>
              <w:tag w:val="goog_rdk_4677"/>
            </w:sdtPr>
            <w:sdtContent>
              <w:ins w:author="DANLUIS ENRIQUE ROMANI MORA" w:id="29" w:date="2025-11-10T18:55:07Z">
                <w:r w:rsidDel="00000000" w:rsidR="00000000" w:rsidRPr="00000000">
                  <w:rPr>
                    <w:rFonts w:ascii="Consolas" w:cs="Consolas" w:eastAsia="Consolas" w:hAnsi="Consolas"/>
                    <w:sz w:val="21"/>
                    <w:szCs w:val="21"/>
                    <w:rtl w:val="0"/>
                  </w:rPr>
                  <w:t xml:space="preserve">        this.cargando = false;</w:t>
                </w:r>
              </w:ins>
            </w:sdtContent>
          </w:sdt>
        </w:p>
      </w:sdtContent>
    </w:sdt>
    <w:sdt>
      <w:sdtPr>
        <w:id w:val="-1789288063"/>
        <w:tag w:val="goog_rdk_4680"/>
      </w:sdtPr>
      <w:sdtContent>
        <w:p w:rsidR="00000000" w:rsidDel="00000000" w:rsidP="00000000" w:rsidRDefault="00000000" w:rsidRPr="00000000" w14:paraId="00000664">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838290071"/>
              <w:tag w:val="goog_rdk_4679"/>
            </w:sdtPr>
            <w:sdtContent>
              <w:ins w:author="DANLUIS ENRIQUE ROMANI MORA" w:id="29" w:date="2025-11-10T18:55:07Z">
                <w:r w:rsidDel="00000000" w:rsidR="00000000" w:rsidRPr="00000000">
                  <w:rPr>
                    <w:rtl w:val="0"/>
                  </w:rPr>
                </w:r>
              </w:ins>
            </w:sdtContent>
          </w:sdt>
        </w:p>
      </w:sdtContent>
    </w:sdt>
    <w:sdt>
      <w:sdtPr>
        <w:id w:val="-1726573404"/>
        <w:tag w:val="goog_rdk_4682"/>
      </w:sdtPr>
      <w:sdtContent>
        <w:p w:rsidR="00000000" w:rsidDel="00000000" w:rsidP="00000000" w:rsidRDefault="00000000" w:rsidRPr="00000000" w14:paraId="00000665">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202518592"/>
              <w:tag w:val="goog_rdk_4681"/>
            </w:sdtPr>
            <w:sdtContent>
              <w:ins w:author="DANLUIS ENRIQUE ROMANI MORA" w:id="29" w:date="2025-11-10T18:55:07Z">
                <w:r w:rsidDel="00000000" w:rsidR="00000000" w:rsidRPr="00000000">
                  <w:rPr>
                    <w:rFonts w:ascii="Consolas" w:cs="Consolas" w:eastAsia="Consolas" w:hAnsi="Consolas"/>
                    <w:sz w:val="21"/>
                    <w:szCs w:val="21"/>
                    <w:rtl w:val="0"/>
                  </w:rPr>
                  <w:t xml:space="preserve">        this.mensajes.push({</w:t>
                </w:r>
              </w:ins>
            </w:sdtContent>
          </w:sdt>
        </w:p>
      </w:sdtContent>
    </w:sdt>
    <w:sdt>
      <w:sdtPr>
        <w:id w:val="-1160214138"/>
        <w:tag w:val="goog_rdk_4684"/>
      </w:sdtPr>
      <w:sdtContent>
        <w:p w:rsidR="00000000" w:rsidDel="00000000" w:rsidP="00000000" w:rsidRDefault="00000000" w:rsidRPr="00000000" w14:paraId="00000666">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457850692"/>
              <w:tag w:val="goog_rdk_4683"/>
            </w:sdtPr>
            <w:sdtContent>
              <w:ins w:author="DANLUIS ENRIQUE ROMANI MORA" w:id="29" w:date="2025-11-10T18:55:07Z">
                <w:r w:rsidDel="00000000" w:rsidR="00000000" w:rsidRPr="00000000">
                  <w:rPr>
                    <w:rFonts w:ascii="Consolas" w:cs="Consolas" w:eastAsia="Consolas" w:hAnsi="Consolas"/>
                    <w:sz w:val="21"/>
                    <w:szCs w:val="21"/>
                    <w:rtl w:val="0"/>
                  </w:rPr>
                  <w:t xml:space="preserve">          texto: this.sanitizer.bypassSecurityTrustHtml(</w:t>
                </w:r>
              </w:ins>
            </w:sdtContent>
          </w:sdt>
        </w:p>
      </w:sdtContent>
    </w:sdt>
    <w:sdt>
      <w:sdtPr>
        <w:id w:val="-1554645294"/>
        <w:tag w:val="goog_rdk_4686"/>
      </w:sdtPr>
      <w:sdtContent>
        <w:p w:rsidR="00000000" w:rsidDel="00000000" w:rsidP="00000000" w:rsidRDefault="00000000" w:rsidRPr="00000000" w14:paraId="00000667">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385944455"/>
              <w:tag w:val="goog_rdk_4685"/>
            </w:sdtPr>
            <w:sdtContent>
              <w:ins w:author="DANLUIS ENRIQUE ROMANI MORA" w:id="29" w:date="2025-11-10T18:55:07Z">
                <w:r w:rsidDel="00000000" w:rsidR="00000000" w:rsidRPr="00000000">
                  <w:rPr>
                    <w:rFonts w:ascii="Consolas" w:cs="Consolas" w:eastAsia="Consolas" w:hAnsi="Consolas"/>
                    <w:sz w:val="21"/>
                    <w:szCs w:val="21"/>
                    <w:rtl w:val="0"/>
                  </w:rPr>
                  <w:t xml:space="preserve">            this.formatearTexto(respuesta.contenido)</w:t>
                </w:r>
              </w:ins>
            </w:sdtContent>
          </w:sdt>
        </w:p>
      </w:sdtContent>
    </w:sdt>
    <w:sdt>
      <w:sdtPr>
        <w:id w:val="-1956765607"/>
        <w:tag w:val="goog_rdk_4688"/>
      </w:sdtPr>
      <w:sdtContent>
        <w:p w:rsidR="00000000" w:rsidDel="00000000" w:rsidP="00000000" w:rsidRDefault="00000000" w:rsidRPr="00000000" w14:paraId="00000668">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940320800"/>
              <w:tag w:val="goog_rdk_4687"/>
            </w:sdtPr>
            <w:sdtContent>
              <w:ins w:author="DANLUIS ENRIQUE ROMANI MORA" w:id="29" w:date="2025-11-10T18:55:07Z">
                <w:r w:rsidDel="00000000" w:rsidR="00000000" w:rsidRPr="00000000">
                  <w:rPr>
                    <w:rFonts w:ascii="Consolas" w:cs="Consolas" w:eastAsia="Consolas" w:hAnsi="Consolas"/>
                    <w:sz w:val="21"/>
                    <w:szCs w:val="21"/>
                    <w:rtl w:val="0"/>
                  </w:rPr>
                  <w:t xml:space="preserve">          ),</w:t>
                </w:r>
              </w:ins>
            </w:sdtContent>
          </w:sdt>
        </w:p>
      </w:sdtContent>
    </w:sdt>
    <w:sdt>
      <w:sdtPr>
        <w:id w:val="-1882867949"/>
        <w:tag w:val="goog_rdk_4690"/>
      </w:sdtPr>
      <w:sdtContent>
        <w:p w:rsidR="00000000" w:rsidDel="00000000" w:rsidP="00000000" w:rsidRDefault="00000000" w:rsidRPr="00000000" w14:paraId="00000669">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1261706905"/>
              <w:tag w:val="goog_rdk_4689"/>
            </w:sdtPr>
            <w:sdtContent>
              <w:ins w:author="DANLUIS ENRIQUE ROMANI MORA" w:id="29" w:date="2025-11-10T18:55:07Z">
                <w:r w:rsidDel="00000000" w:rsidR="00000000" w:rsidRPr="00000000">
                  <w:rPr>
                    <w:rFonts w:ascii="Consolas" w:cs="Consolas" w:eastAsia="Consolas" w:hAnsi="Consolas"/>
                    <w:sz w:val="21"/>
                    <w:szCs w:val="21"/>
                    <w:rtl w:val="0"/>
                  </w:rPr>
                  <w:t xml:space="preserve">          emisor: 'bot'</w:t>
                </w:r>
              </w:ins>
            </w:sdtContent>
          </w:sdt>
        </w:p>
      </w:sdtContent>
    </w:sdt>
    <w:sdt>
      <w:sdtPr>
        <w:id w:val="1587464416"/>
        <w:tag w:val="goog_rdk_4692"/>
      </w:sdtPr>
      <w:sdtContent>
        <w:p w:rsidR="00000000" w:rsidDel="00000000" w:rsidP="00000000" w:rsidRDefault="00000000" w:rsidRPr="00000000" w14:paraId="0000066A">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929640003"/>
              <w:tag w:val="goog_rdk_4691"/>
            </w:sdtPr>
            <w:sdtContent>
              <w:ins w:author="DANLUIS ENRIQUE ROMANI MORA" w:id="29" w:date="2025-11-10T18:55:07Z">
                <w:r w:rsidDel="00000000" w:rsidR="00000000" w:rsidRPr="00000000">
                  <w:rPr>
                    <w:rFonts w:ascii="Consolas" w:cs="Consolas" w:eastAsia="Consolas" w:hAnsi="Consolas"/>
                    <w:sz w:val="21"/>
                    <w:szCs w:val="21"/>
                    <w:rtl w:val="0"/>
                  </w:rPr>
                  <w:t xml:space="preserve">        });</w:t>
                </w:r>
              </w:ins>
            </w:sdtContent>
          </w:sdt>
        </w:p>
      </w:sdtContent>
    </w:sdt>
    <w:sdt>
      <w:sdtPr>
        <w:id w:val="61599129"/>
        <w:tag w:val="goog_rdk_4694"/>
      </w:sdtPr>
      <w:sdtContent>
        <w:p w:rsidR="00000000" w:rsidDel="00000000" w:rsidP="00000000" w:rsidRDefault="00000000" w:rsidRPr="00000000" w14:paraId="0000066B">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370149972"/>
              <w:tag w:val="goog_rdk_4693"/>
            </w:sdtPr>
            <w:sdtContent>
              <w:ins w:author="DANLUIS ENRIQUE ROMANI MORA" w:id="29" w:date="2025-11-10T18:55:07Z">
                <w:r w:rsidDel="00000000" w:rsidR="00000000" w:rsidRPr="00000000">
                  <w:rPr>
                    <w:rFonts w:ascii="Consolas" w:cs="Consolas" w:eastAsia="Consolas" w:hAnsi="Consolas"/>
                    <w:sz w:val="21"/>
                    <w:szCs w:val="21"/>
                    <w:rtl w:val="0"/>
                  </w:rPr>
                  <w:t xml:space="preserve">      },</w:t>
                </w:r>
              </w:ins>
            </w:sdtContent>
          </w:sdt>
        </w:p>
      </w:sdtContent>
    </w:sdt>
    <w:sdt>
      <w:sdtPr>
        <w:id w:val="-108788964"/>
        <w:tag w:val="goog_rdk_4696"/>
      </w:sdtPr>
      <w:sdtContent>
        <w:p w:rsidR="00000000" w:rsidDel="00000000" w:rsidP="00000000" w:rsidRDefault="00000000" w:rsidRPr="00000000" w14:paraId="0000066C">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29" w:date="2025-11-10T18:55:07Z"/>
              <w:rFonts w:ascii="Consolas" w:cs="Consolas" w:eastAsia="Consolas" w:hAnsi="Consolas"/>
              <w:sz w:val="21"/>
              <w:szCs w:val="21"/>
            </w:rPr>
          </w:pPr>
          <w:sdt>
            <w:sdtPr>
              <w:id w:val="-684232788"/>
              <w:tag w:val="goog_rdk_4695"/>
            </w:sdtPr>
            <w:sdtContent>
              <w:ins w:author="DANLUIS ENRIQUE ROMANI MORA" w:id="29" w:date="2025-11-10T18:55:07Z">
                <w:r w:rsidDel="00000000" w:rsidR="00000000" w:rsidRPr="00000000">
                  <w:rPr>
                    <w:rFonts w:ascii="Consolas" w:cs="Consolas" w:eastAsia="Consolas" w:hAnsi="Consolas"/>
                    <w:sz w:val="21"/>
                    <w:szCs w:val="21"/>
                    <w:rtl w:val="0"/>
                  </w:rPr>
                  <w:t xml:space="preserve">      error: (err) =&gt; console.error('Error al enviar mensaje:', err)</w:t>
                </w:r>
              </w:ins>
            </w:sdtContent>
          </w:sdt>
        </w:p>
      </w:sdtContent>
    </w:sdt>
    <w:p w:rsidR="00000000" w:rsidDel="00000000" w:rsidP="00000000" w:rsidRDefault="00000000" w:rsidRPr="00000000" w14:paraId="0000066D">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sdt>
        <w:sdtPr>
          <w:id w:val="-402719708"/>
          <w:tag w:val="goog_rdk_4697"/>
        </w:sdtPr>
        <w:sdtContent>
          <w:ins w:author="DANLUIS ENRIQUE ROMANI MORA" w:id="29" w:date="2025-11-10T18:55:07Z">
            <w:r w:rsidDel="00000000" w:rsidR="00000000" w:rsidRPr="00000000">
              <w:rPr>
                <w:rFonts w:ascii="Consolas" w:cs="Consolas" w:eastAsia="Consolas" w:hAnsi="Consolas"/>
                <w:sz w:val="21"/>
                <w:szCs w:val="21"/>
                <w:rtl w:val="0"/>
              </w:rPr>
              <w:t xml:space="preserve">    });</w:t>
            </w:r>
          </w:ins>
        </w:sdtContent>
      </w:sdt>
      <w:r w:rsidDel="00000000" w:rsidR="00000000" w:rsidRPr="00000000">
        <w:rPr>
          <w:rtl w:val="0"/>
        </w:rPr>
      </w:r>
    </w:p>
    <w:p w:rsidR="00000000" w:rsidDel="00000000" w:rsidP="00000000" w:rsidRDefault="00000000" w:rsidRPr="00000000" w14:paraId="0000066E">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6F">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3.7.1: </w:t>
      </w:r>
      <w:r w:rsidDel="00000000" w:rsidR="00000000" w:rsidRPr="00000000">
        <w:rPr>
          <w:rFonts w:ascii="Times New Roman" w:cs="Times New Roman" w:eastAsia="Times New Roman" w:hAnsi="Times New Roman"/>
          <w:b w:val="1"/>
          <w:bCs w:val="1"/>
          <w:sz w:val="30"/>
          <w:szCs w:val="30"/>
          <w:rtl w:val="0"/>
        </w:rPr>
        <w:t xml:space="preserve">Implementar sincronización en tiempo real con resultados de test y progreso académico.</w:t>
      </w:r>
    </w:p>
    <w:sdt>
      <w:sdtPr>
        <w:id w:val="-333363534"/>
        <w:tag w:val="goog_rdk_4712"/>
      </w:sdtPr>
      <w:sdtContent>
        <w:p w:rsidR="00000000" w:rsidDel="00000000" w:rsidP="00000000" w:rsidRDefault="00000000" w:rsidRPr="00000000" w14:paraId="00000670">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1201414741"/>
              <w:tag w:val="goog_rdk_4698"/>
            </w:sdtPr>
            <w:sdtContent>
              <w:ins w:author="DANLUIS ENRIQUE ROMANI MORA" w:id="30" w:date="2025-11-10T18:55:24Z"/>
              <w:sdt>
                <w:sdtPr>
                  <w:id w:val="98779699"/>
                  <w:tag w:val="goog_rdk_4699"/>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778244674"/>
                    <w:tag w:val="goog_rdk_4700"/>
                  </w:sdtPr>
                  <w:sdtContent>
                    <w:r w:rsidDel="00000000" w:rsidR="00000000" w:rsidRPr="00000000">
                      <w:rPr>
                        <w:rFonts w:ascii="Consolas" w:cs="Consolas" w:eastAsia="Consolas" w:hAnsi="Consolas"/>
                        <w:color w:val="82d2ce"/>
                        <w:sz w:val="21"/>
                        <w:szCs w:val="21"/>
                        <w:rtl w:val="0"/>
                        <w:rPrChange w:author="DANLUIS ENRIQUE ROMANI MORA" w:id="31" w:date="2025-11-10T18:55:24Z">
                          <w:rPr>
                            <w:rFonts w:ascii="Consolas" w:cs="Consolas" w:eastAsia="Consolas" w:hAnsi="Consolas"/>
                            <w:sz w:val="21"/>
                            <w:szCs w:val="21"/>
                          </w:rPr>
                        </w:rPrChange>
                      </w:rPr>
                      <w:t xml:space="preserve">public</w:t>
                    </w:r>
                  </w:sdtContent>
                </w:sdt>
                <w:sdt>
                  <w:sdtPr>
                    <w:id w:val="-851422284"/>
                    <w:tag w:val="goog_rdk_4701"/>
                  </w:sdtPr>
                  <w:sdtContent>
                    <w:r w:rsidDel="00000000" w:rsidR="00000000" w:rsidRPr="00000000">
                      <w:rPr>
                        <w:rFonts w:ascii="Consolas" w:cs="Consolas" w:eastAsia="Consolas" w:hAnsi="Consolas"/>
                        <w:color w:val="aaa0fa"/>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553548490"/>
                    <w:tag w:val="goog_rdk_470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945930424"/>
                    <w:tag w:val="goog_rdk_4703"/>
                  </w:sdtPr>
                  <w:sdtContent>
                    <w:r w:rsidDel="00000000" w:rsidR="00000000" w:rsidRPr="00000000">
                      <w:rPr>
                        <w:rFonts w:ascii="Consolas" w:cs="Consolas" w:eastAsia="Consolas" w:hAnsi="Consolas"/>
                        <w:color w:val="aaa0fa"/>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1223375953"/>
                    <w:tag w:val="goog_rdk_470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generarContextoAlumno</w:t>
                    </w:r>
                  </w:sdtContent>
                </w:sdt>
                <w:sdt>
                  <w:sdtPr>
                    <w:id w:val="-1035417330"/>
                    <w:tag w:val="goog_rdk_470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518793185"/>
                    <w:tag w:val="goog_rdk_470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Integer</w:t>
                    </w:r>
                  </w:sdtContent>
                </w:sdt>
                <w:sdt>
                  <w:sdtPr>
                    <w:id w:val="451013835"/>
                    <w:tag w:val="goog_rdk_470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1322073280"/>
                    <w:tag w:val="goog_rdk_4708"/>
                  </w:sdtPr>
                  <w:sdtContent>
                    <w:r w:rsidDel="00000000" w:rsidR="00000000" w:rsidRPr="00000000">
                      <w:rPr>
                        <w:rFonts w:ascii="Consolas" w:cs="Consolas" w:eastAsia="Consolas" w:hAnsi="Consolas"/>
                        <w:i w:val="1"/>
                        <w:iCs w:val="1"/>
                        <w:color w:val="d6d6dd"/>
                        <w:sz w:val="21"/>
                        <w:szCs w:val="21"/>
                        <w:rtl w:val="0"/>
                        <w:rPrChange w:author="DANLUIS ENRIQUE ROMANI MORA" w:id="31" w:date="2025-11-10T18:55:24Z">
                          <w:rPr>
                            <w:rFonts w:ascii="Consolas" w:cs="Consolas" w:eastAsia="Consolas" w:hAnsi="Consolas"/>
                            <w:sz w:val="21"/>
                            <w:szCs w:val="21"/>
                          </w:rPr>
                        </w:rPrChange>
                      </w:rPr>
                      <w:t xml:space="preserve">idAlumno</w:t>
                    </w:r>
                  </w:sdtContent>
                </w:sdt>
                <w:sdt>
                  <w:sdtPr>
                    <w:id w:val="-1532333761"/>
                    <w:tag w:val="goog_rdk_470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488630120"/>
                    <w:tag w:val="goog_rdk_4710"/>
                  </w:sdtPr>
                  <w:sdtContent>
                    <w:r w:rsidDel="00000000" w:rsidR="00000000" w:rsidRPr="00000000">
                      <w:rPr>
                        <w:rFonts w:ascii="Consolas" w:cs="Consolas" w:eastAsia="Consolas" w:hAnsi="Consolas"/>
                        <w:color w:val="aaa0fa"/>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976752486"/>
                    <w:tag w:val="goog_rdk_471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310849895"/>
        <w:tag w:val="goog_rdk_4719"/>
      </w:sdtPr>
      <w:sdtContent>
        <w:p w:rsidR="00000000" w:rsidDel="00000000" w:rsidP="00000000" w:rsidRDefault="00000000" w:rsidRPr="00000000" w14:paraId="0000067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98455107"/>
              <w:tag w:val="goog_rdk_4713"/>
            </w:sdtPr>
            <w:sdtContent>
              <w:ins w:author="DANLUIS ENRIQUE ROMANI MORA" w:id="30" w:date="2025-11-10T18:55:24Z"/>
              <w:sdt>
                <w:sdtPr>
                  <w:id w:val="-1121358517"/>
                  <w:tag w:val="goog_rdk_471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logger.</w:t>
                    </w:r>
                  </w:ins>
                </w:sdtContent>
              </w:sdt>
              <w:ins w:author="DANLUIS ENRIQUE ROMANI MORA" w:id="30" w:date="2025-11-10T18:55:24Z">
                <w:sdt>
                  <w:sdtPr>
                    <w:id w:val="-255652424"/>
                    <w:tag w:val="goog_rdk_471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info</w:t>
                    </w:r>
                  </w:sdtContent>
                </w:sdt>
                <w:sdt>
                  <w:sdtPr>
                    <w:id w:val="1812078787"/>
                    <w:tag w:val="goog_rdk_471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496287928"/>
                    <w:tag w:val="goog_rdk_471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"Generando contexto para alumno ID: {}"</w:t>
                    </w:r>
                  </w:sdtContent>
                </w:sdt>
                <w:sdt>
                  <w:sdtPr>
                    <w:id w:val="-727360829"/>
                    <w:tag w:val="goog_rdk_471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idAlumno);</w:t>
                    </w:r>
                  </w:sdtContent>
                </w:sdt>
              </w:ins>
            </w:sdtContent>
          </w:sdt>
        </w:p>
      </w:sdtContent>
    </w:sdt>
    <w:sdt>
      <w:sdtPr>
        <w:id w:val="-1074820347"/>
        <w:tag w:val="goog_rdk_4722"/>
      </w:sdtPr>
      <w:sdtContent>
        <w:p w:rsidR="00000000" w:rsidDel="00000000" w:rsidP="00000000" w:rsidRDefault="00000000" w:rsidRPr="00000000" w14:paraId="0000067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089468682"/>
              <w:tag w:val="goog_rdk_4720"/>
            </w:sdtPr>
            <w:sdtContent>
              <w:ins w:author="DANLUIS ENRIQUE ROMANI MORA" w:id="30" w:date="2025-11-10T18:55:24Z"/>
              <w:sdt>
                <w:sdtPr>
                  <w:id w:val="1240020245"/>
                  <w:tag w:val="goog_rdk_472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835915110"/>
        <w:tag w:val="goog_rdk_4726"/>
      </w:sdtPr>
      <w:sdtContent>
        <w:p w:rsidR="00000000" w:rsidDel="00000000" w:rsidP="00000000" w:rsidRDefault="00000000" w:rsidRPr="00000000" w14:paraId="0000067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1183247278"/>
              <w:tag w:val="goog_rdk_4723"/>
            </w:sdtPr>
            <w:sdtContent>
              <w:ins w:author="DANLUIS ENRIQUE ROMANI MORA" w:id="30" w:date="2025-11-10T18:55:24Z"/>
              <w:sdt>
                <w:sdtPr>
                  <w:id w:val="540900160"/>
                  <w:tag w:val="goog_rdk_472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38862320"/>
                    <w:tag w:val="goog_rdk_4725"/>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Obtener datos del alumno</w:t>
                    </w:r>
                  </w:sdtContent>
                </w:sdt>
              </w:ins>
            </w:sdtContent>
          </w:sdt>
        </w:p>
      </w:sdtContent>
    </w:sdt>
    <w:sdt>
      <w:sdtPr>
        <w:id w:val="1560919983"/>
        <w:tag w:val="goog_rdk_4733"/>
      </w:sdtPr>
      <w:sdtContent>
        <w:p w:rsidR="00000000" w:rsidDel="00000000" w:rsidP="00000000" w:rsidRDefault="00000000" w:rsidRPr="00000000" w14:paraId="0000067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22454458"/>
              <w:tag w:val="goog_rdk_4727"/>
            </w:sdtPr>
            <w:sdtContent>
              <w:ins w:author="DANLUIS ENRIQUE ROMANI MORA" w:id="30" w:date="2025-11-10T18:55:24Z"/>
              <w:sdt>
                <w:sdtPr>
                  <w:id w:val="-1919471117"/>
                  <w:tag w:val="goog_rdk_472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118243659"/>
                    <w:tag w:val="goog_rdk_472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Alumno</w:t>
                    </w:r>
                  </w:sdtContent>
                </w:sdt>
                <w:sdt>
                  <w:sdtPr>
                    <w:id w:val="1327575703"/>
                    <w:tag w:val="goog_rdk_473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alumno = alumnoRepository.</w:t>
                    </w:r>
                  </w:sdtContent>
                </w:sdt>
                <w:sdt>
                  <w:sdtPr>
                    <w:id w:val="-1144094905"/>
                    <w:tag w:val="goog_rdk_4731"/>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findById</w:t>
                    </w:r>
                  </w:sdtContent>
                </w:sdt>
                <w:sdt>
                  <w:sdtPr>
                    <w:id w:val="282617394"/>
                    <w:tag w:val="goog_rdk_473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(idAlumno)</w:t>
                    </w:r>
                  </w:sdtContent>
                </w:sdt>
              </w:ins>
            </w:sdtContent>
          </w:sdt>
        </w:p>
      </w:sdtContent>
    </w:sdt>
    <w:sdt>
      <w:sdtPr>
        <w:id w:val="-1369343578"/>
        <w:tag w:val="goog_rdk_4746"/>
      </w:sdtPr>
      <w:sdtContent>
        <w:p w:rsidR="00000000" w:rsidDel="00000000" w:rsidP="00000000" w:rsidRDefault="00000000" w:rsidRPr="00000000" w14:paraId="0000067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791106372"/>
              <w:tag w:val="goog_rdk_4734"/>
            </w:sdtPr>
            <w:sdtContent>
              <w:ins w:author="DANLUIS ENRIQUE ROMANI MORA" w:id="30" w:date="2025-11-10T18:55:24Z"/>
              <w:sdt>
                <w:sdtPr>
                  <w:id w:val="-1972003153"/>
                  <w:tag w:val="goog_rdk_473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836464505"/>
                    <w:tag w:val="goog_rdk_473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orElseThrow</w:t>
                    </w:r>
                  </w:sdtContent>
                </w:sdt>
                <w:sdt>
                  <w:sdtPr>
                    <w:id w:val="-301134230"/>
                    <w:tag w:val="goog_rdk_473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1470108875"/>
                    <w:tag w:val="goog_rdk_4738"/>
                  </w:sdtPr>
                  <w:sdtContent>
                    <w:r w:rsidDel="00000000" w:rsidR="00000000" w:rsidRPr="00000000">
                      <w:rPr>
                        <w:rFonts w:ascii="Consolas" w:cs="Consolas" w:eastAsia="Consolas" w:hAnsi="Consolas"/>
                        <w:color w:val="82d2ce"/>
                        <w:sz w:val="21"/>
                        <w:szCs w:val="21"/>
                        <w:rtl w:val="0"/>
                        <w:rPrChange w:author="DANLUIS ENRIQUE ROMANI MORA" w:id="31" w:date="2025-11-10T18:55:24Z">
                          <w:rPr>
                            <w:rFonts w:ascii="Consolas" w:cs="Consolas" w:eastAsia="Consolas" w:hAnsi="Consolas"/>
                            <w:sz w:val="21"/>
                            <w:szCs w:val="21"/>
                          </w:rPr>
                        </w:rPrChange>
                      </w:rPr>
                      <w:t xml:space="preserve">-&gt;</w:t>
                    </w:r>
                  </w:sdtContent>
                </w:sdt>
                <w:sdt>
                  <w:sdtPr>
                    <w:id w:val="-852586486"/>
                    <w:tag w:val="goog_rdk_473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78524683"/>
                    <w:tag w:val="goog_rdk_4740"/>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new</w:t>
                    </w:r>
                  </w:sdtContent>
                </w:sdt>
                <w:sdt>
                  <w:sdtPr>
                    <w:id w:val="470280105"/>
                    <w:tag w:val="goog_rdk_474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720417194"/>
                    <w:tag w:val="goog_rdk_474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RuntimeException</w:t>
                    </w:r>
                  </w:sdtContent>
                </w:sdt>
                <w:sdt>
                  <w:sdtPr>
                    <w:id w:val="606443214"/>
                    <w:tag w:val="goog_rdk_474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79322469"/>
                    <w:tag w:val="goog_rdk_4744"/>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"Alumno no encontrado"</w:t>
                    </w:r>
                  </w:sdtContent>
                </w:sdt>
                <w:sdt>
                  <w:sdtPr>
                    <w:id w:val="445645845"/>
                    <w:tag w:val="goog_rdk_474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591016324"/>
        <w:tag w:val="goog_rdk_4749"/>
      </w:sdtPr>
      <w:sdtContent>
        <w:p w:rsidR="00000000" w:rsidDel="00000000" w:rsidP="00000000" w:rsidRDefault="00000000" w:rsidRPr="00000000" w14:paraId="0000067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776628184"/>
              <w:tag w:val="goog_rdk_4747"/>
            </w:sdtPr>
            <w:sdtContent>
              <w:ins w:author="DANLUIS ENRIQUE ROMANI MORA" w:id="30" w:date="2025-11-10T18:55:24Z"/>
              <w:sdt>
                <w:sdtPr>
                  <w:id w:val="1606382947"/>
                  <w:tag w:val="goog_rdk_474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2064472657"/>
        <w:tag w:val="goog_rdk_4753"/>
      </w:sdtPr>
      <w:sdtContent>
        <w:p w:rsidR="00000000" w:rsidDel="00000000" w:rsidP="00000000" w:rsidRDefault="00000000" w:rsidRPr="00000000" w14:paraId="0000067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124671112"/>
              <w:tag w:val="goog_rdk_4750"/>
            </w:sdtPr>
            <w:sdtContent>
              <w:ins w:author="DANLUIS ENRIQUE ROMANI MORA" w:id="30" w:date="2025-11-10T18:55:24Z"/>
              <w:sdt>
                <w:sdtPr>
                  <w:id w:val="571662504"/>
                  <w:tag w:val="goog_rdk_475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727534368"/>
                    <w:tag w:val="goog_rdk_4752"/>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Calcular edad</w:t>
                    </w:r>
                  </w:sdtContent>
                </w:sdt>
              </w:ins>
            </w:sdtContent>
          </w:sdt>
        </w:p>
      </w:sdtContent>
    </w:sdt>
    <w:sdt>
      <w:sdtPr>
        <w:id w:val="1454632208"/>
        <w:tag w:val="goog_rdk_4762"/>
      </w:sdtPr>
      <w:sdtContent>
        <w:p w:rsidR="00000000" w:rsidDel="00000000" w:rsidP="00000000" w:rsidRDefault="00000000" w:rsidRPr="00000000" w14:paraId="0000067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931179395"/>
              <w:tag w:val="goog_rdk_4754"/>
            </w:sdtPr>
            <w:sdtContent>
              <w:ins w:author="DANLUIS ENRIQUE ROMANI MORA" w:id="30" w:date="2025-11-10T18:55:24Z"/>
              <w:sdt>
                <w:sdtPr>
                  <w:id w:val="-1452193169"/>
                  <w:tag w:val="goog_rdk_475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2083518627"/>
                    <w:tag w:val="goog_rdk_4756"/>
                  </w:sdtPr>
                  <w:sdtContent>
                    <w:r w:rsidDel="00000000" w:rsidR="00000000" w:rsidRPr="00000000">
                      <w:rPr>
                        <w:rFonts w:ascii="Consolas" w:cs="Consolas" w:eastAsia="Consolas" w:hAnsi="Consolas"/>
                        <w:color w:val="82d2ce"/>
                        <w:sz w:val="21"/>
                        <w:szCs w:val="21"/>
                        <w:rtl w:val="0"/>
                        <w:rPrChange w:author="DANLUIS ENRIQUE ROMANI MORA" w:id="31" w:date="2025-11-10T18:55:24Z">
                          <w:rPr>
                            <w:rFonts w:ascii="Consolas" w:cs="Consolas" w:eastAsia="Consolas" w:hAnsi="Consolas"/>
                            <w:sz w:val="21"/>
                            <w:szCs w:val="21"/>
                          </w:rPr>
                        </w:rPrChange>
                      </w:rPr>
                      <w:t xml:space="preserve">int</w:t>
                    </w:r>
                  </w:sdtContent>
                </w:sdt>
                <w:sdt>
                  <w:sdtPr>
                    <w:id w:val="1088913780"/>
                    <w:tag w:val="goog_rdk_475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edad = </w:t>
                    </w:r>
                  </w:sdtContent>
                </w:sdt>
                <w:sdt>
                  <w:sdtPr>
                    <w:id w:val="-196202604"/>
                    <w:tag w:val="goog_rdk_475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calcularEdad</w:t>
                    </w:r>
                  </w:sdtContent>
                </w:sdt>
                <w:sdt>
                  <w:sdtPr>
                    <w:id w:val="-1168461073"/>
                    <w:tag w:val="goog_rdk_475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(alumno.</w:t>
                    </w:r>
                  </w:sdtContent>
                </w:sdt>
                <w:sdt>
                  <w:sdtPr>
                    <w:id w:val="-2093584256"/>
                    <w:tag w:val="goog_rdk_476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getFechaNacimiento</w:t>
                    </w:r>
                  </w:sdtContent>
                </w:sdt>
                <w:sdt>
                  <w:sdtPr>
                    <w:id w:val="1224867578"/>
                    <w:tag w:val="goog_rdk_476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434116571"/>
        <w:tag w:val="goog_rdk_4765"/>
      </w:sdtPr>
      <w:sdtContent>
        <w:p w:rsidR="00000000" w:rsidDel="00000000" w:rsidP="00000000" w:rsidRDefault="00000000" w:rsidRPr="00000000" w14:paraId="0000067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888114063"/>
              <w:tag w:val="goog_rdk_4763"/>
            </w:sdtPr>
            <w:sdtContent>
              <w:ins w:author="DANLUIS ENRIQUE ROMANI MORA" w:id="30" w:date="2025-11-10T18:55:24Z"/>
              <w:sdt>
                <w:sdtPr>
                  <w:id w:val="353884310"/>
                  <w:tag w:val="goog_rdk_476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888980865"/>
        <w:tag w:val="goog_rdk_4769"/>
      </w:sdtPr>
      <w:sdtContent>
        <w:p w:rsidR="00000000" w:rsidDel="00000000" w:rsidP="00000000" w:rsidRDefault="00000000" w:rsidRPr="00000000" w14:paraId="0000067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393437341"/>
              <w:tag w:val="goog_rdk_4766"/>
            </w:sdtPr>
            <w:sdtContent>
              <w:ins w:author="DANLUIS ENRIQUE ROMANI MORA" w:id="30" w:date="2025-11-10T18:55:24Z"/>
              <w:sdt>
                <w:sdtPr>
                  <w:id w:val="1380115047"/>
                  <w:tag w:val="goog_rdk_476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306043055"/>
                    <w:tag w:val="goog_rdk_4768"/>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Obtener resultados del test</w:t>
                    </w:r>
                  </w:sdtContent>
                </w:sdt>
              </w:ins>
            </w:sdtContent>
          </w:sdt>
        </w:p>
      </w:sdtContent>
    </w:sdt>
    <w:sdt>
      <w:sdtPr>
        <w:id w:val="514654715"/>
        <w:tag w:val="goog_rdk_4778"/>
      </w:sdtPr>
      <w:sdtContent>
        <w:p w:rsidR="00000000" w:rsidDel="00000000" w:rsidP="00000000" w:rsidRDefault="00000000" w:rsidRPr="00000000" w14:paraId="0000067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622835065"/>
              <w:tag w:val="goog_rdk_4770"/>
            </w:sdtPr>
            <w:sdtContent>
              <w:ins w:author="DANLUIS ENRIQUE ROMANI MORA" w:id="30" w:date="2025-11-10T18:55:24Z"/>
              <w:sdt>
                <w:sdtPr>
                  <w:id w:val="1177087585"/>
                  <w:tag w:val="goog_rdk_477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659299376"/>
                    <w:tag w:val="goog_rdk_477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List</w:t>
                    </w:r>
                  </w:sdtContent>
                </w:sdt>
                <w:sdt>
                  <w:sdtPr>
                    <w:id w:val="-1086490970"/>
                    <w:tag w:val="goog_rdk_477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&lt;</w:t>
                    </w:r>
                  </w:sdtContent>
                </w:sdt>
                <w:sdt>
                  <w:sdtPr>
                    <w:id w:val="1896478109"/>
                    <w:tag w:val="goog_rdk_477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ResultadoDTO</w:t>
                    </w:r>
                  </w:sdtContent>
                </w:sdt>
                <w:sdt>
                  <w:sdtPr>
                    <w:id w:val="-1496697000"/>
                    <w:tag w:val="goog_rdk_477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&gt; resultados = testService.</w:t>
                    </w:r>
                  </w:sdtContent>
                </w:sdt>
                <w:sdt>
                  <w:sdtPr>
                    <w:id w:val="-181578081"/>
                    <w:tag w:val="goog_rdk_477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obtenerUltimoResultado</w:t>
                    </w:r>
                  </w:sdtContent>
                </w:sdt>
                <w:sdt>
                  <w:sdtPr>
                    <w:id w:val="460731980"/>
                    <w:tag w:val="goog_rdk_477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(idAlumno);</w:t>
                    </w:r>
                  </w:sdtContent>
                </w:sdt>
              </w:ins>
            </w:sdtContent>
          </w:sdt>
        </w:p>
      </w:sdtContent>
    </w:sdt>
    <w:sdt>
      <w:sdtPr>
        <w:id w:val="80445291"/>
        <w:tag w:val="goog_rdk_4781"/>
      </w:sdtPr>
      <w:sdtContent>
        <w:p w:rsidR="00000000" w:rsidDel="00000000" w:rsidP="00000000" w:rsidRDefault="00000000" w:rsidRPr="00000000" w14:paraId="0000067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616776582"/>
              <w:tag w:val="goog_rdk_4779"/>
            </w:sdtPr>
            <w:sdtContent>
              <w:ins w:author="DANLUIS ENRIQUE ROMANI MORA" w:id="30" w:date="2025-11-10T18:55:24Z"/>
              <w:sdt>
                <w:sdtPr>
                  <w:id w:val="-235963539"/>
                  <w:tag w:val="goog_rdk_478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364739440"/>
        <w:tag w:val="goog_rdk_4785"/>
      </w:sdtPr>
      <w:sdtContent>
        <w:p w:rsidR="00000000" w:rsidDel="00000000" w:rsidP="00000000" w:rsidRDefault="00000000" w:rsidRPr="00000000" w14:paraId="0000067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1383488740"/>
              <w:tag w:val="goog_rdk_4782"/>
            </w:sdtPr>
            <w:sdtContent>
              <w:ins w:author="DANLUIS ENRIQUE ROMANI MORA" w:id="30" w:date="2025-11-10T18:55:24Z"/>
              <w:sdt>
                <w:sdtPr>
                  <w:id w:val="-1983831701"/>
                  <w:tag w:val="goog_rdk_478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042160366"/>
                    <w:tag w:val="goog_rdk_4784"/>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Construir contexto</w:t>
                    </w:r>
                  </w:sdtContent>
                </w:sdt>
              </w:ins>
            </w:sdtContent>
          </w:sdt>
        </w:p>
      </w:sdtContent>
    </w:sdt>
    <w:sdt>
      <w:sdtPr>
        <w:id w:val="1478147348"/>
        <w:tag w:val="goog_rdk_4794"/>
      </w:sdtPr>
      <w:sdtContent>
        <w:p w:rsidR="00000000" w:rsidDel="00000000" w:rsidP="00000000" w:rsidRDefault="00000000" w:rsidRPr="00000000" w14:paraId="0000067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36065787"/>
              <w:tag w:val="goog_rdk_4786"/>
            </w:sdtPr>
            <w:sdtContent>
              <w:ins w:author="DANLUIS ENRIQUE ROMANI MORA" w:id="30" w:date="2025-11-10T18:55:24Z"/>
              <w:sdt>
                <w:sdtPr>
                  <w:id w:val="1461341259"/>
                  <w:tag w:val="goog_rdk_478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524153001"/>
                    <w:tag w:val="goog_rdk_478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StringBuilder</w:t>
                    </w:r>
                  </w:sdtContent>
                </w:sdt>
                <w:sdt>
                  <w:sdtPr>
                    <w:id w:val="1810719653"/>
                    <w:tag w:val="goog_rdk_478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 = </w:t>
                    </w:r>
                  </w:sdtContent>
                </w:sdt>
                <w:sdt>
                  <w:sdtPr>
                    <w:id w:val="-1065559338"/>
                    <w:tag w:val="goog_rdk_4790"/>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new</w:t>
                    </w:r>
                  </w:sdtContent>
                </w:sdt>
                <w:sdt>
                  <w:sdtPr>
                    <w:id w:val="-439647172"/>
                    <w:tag w:val="goog_rdk_479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1146475555"/>
                    <w:tag w:val="goog_rdk_479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StringBuilder</w:t>
                    </w:r>
                  </w:sdtContent>
                </w:sdt>
                <w:sdt>
                  <w:sdtPr>
                    <w:id w:val="-59043"/>
                    <w:tag w:val="goog_rdk_479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101157706"/>
        <w:tag w:val="goog_rdk_4797"/>
      </w:sdtPr>
      <w:sdtContent>
        <w:p w:rsidR="00000000" w:rsidDel="00000000" w:rsidP="00000000" w:rsidRDefault="00000000" w:rsidRPr="00000000" w14:paraId="0000067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66287409"/>
              <w:tag w:val="goog_rdk_4795"/>
            </w:sdtPr>
            <w:sdtContent>
              <w:ins w:author="DANLUIS ENRIQUE ROMANI MORA" w:id="30" w:date="2025-11-10T18:55:24Z"/>
              <w:sdt>
                <w:sdtPr>
                  <w:id w:val="-177393248"/>
                  <w:tag w:val="goog_rdk_479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639348032"/>
        <w:tag w:val="goog_rdk_4801"/>
      </w:sdtPr>
      <w:sdtContent>
        <w:p w:rsidR="00000000" w:rsidDel="00000000" w:rsidP="00000000" w:rsidRDefault="00000000" w:rsidRPr="00000000" w14:paraId="0000068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95474001"/>
              <w:tag w:val="goog_rdk_4798"/>
            </w:sdtPr>
            <w:sdtContent>
              <w:ins w:author="DANLUIS ENRIQUE ROMANI MORA" w:id="30" w:date="2025-11-10T18:55:24Z"/>
              <w:sdt>
                <w:sdtPr>
                  <w:id w:val="1254093636"/>
                  <w:tag w:val="goog_rdk_4799"/>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325032840"/>
                    <w:tag w:val="goog_rdk_4800"/>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Información básica del alumno</w:t>
                    </w:r>
                  </w:sdtContent>
                </w:sdt>
              </w:ins>
            </w:sdtContent>
          </w:sdt>
        </w:p>
      </w:sdtContent>
    </w:sdt>
    <w:sdt>
      <w:sdtPr>
        <w:id w:val="-2060806792"/>
        <w:tag w:val="goog_rdk_4810"/>
      </w:sdtPr>
      <w:sdtContent>
        <w:p w:rsidR="00000000" w:rsidDel="00000000" w:rsidP="00000000" w:rsidRDefault="00000000" w:rsidRPr="00000000" w14:paraId="0000068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504986880"/>
              <w:tag w:val="goog_rdk_4802"/>
            </w:sdtPr>
            <w:sdtContent>
              <w:ins w:author="DANLUIS ENRIQUE ROMANI MORA" w:id="30" w:date="2025-11-10T18:55:24Z"/>
              <w:sdt>
                <w:sdtPr>
                  <w:id w:val="896545809"/>
                  <w:tag w:val="goog_rdk_480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964615868"/>
                    <w:tag w:val="goog_rdk_480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50404079"/>
                    <w:tag w:val="goog_rdk_480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50590122"/>
                    <w:tag w:val="goog_rdk_480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"CONTEXTO DEL ESTUDIANTE:</w:t>
                    </w:r>
                  </w:sdtContent>
                </w:sdt>
                <w:sdt>
                  <w:sdtPr>
                    <w:id w:val="2075375684"/>
                    <w:tag w:val="goog_rdk_480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937520781"/>
                    <w:tag w:val="goog_rdk_4808"/>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314806093"/>
                    <w:tag w:val="goog_rdk_480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142488423"/>
        <w:tag w:val="goog_rdk_4819"/>
      </w:sdtPr>
      <w:sdtContent>
        <w:p w:rsidR="00000000" w:rsidDel="00000000" w:rsidP="00000000" w:rsidRDefault="00000000" w:rsidRPr="00000000" w14:paraId="0000068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362840268"/>
              <w:tag w:val="goog_rdk_4811"/>
            </w:sdtPr>
            <w:sdtContent>
              <w:ins w:author="DANLUIS ENRIQUE ROMANI MORA" w:id="30" w:date="2025-11-10T18:55:24Z"/>
              <w:sdt>
                <w:sdtPr>
                  <w:id w:val="710814928"/>
                  <w:tag w:val="goog_rdk_481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619197897"/>
                    <w:tag w:val="goog_rdk_481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879397669"/>
                    <w:tag w:val="goog_rdk_481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813678632"/>
                    <w:tag w:val="goog_rdk_4815"/>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929833945"/>
                    <w:tag w:val="goog_rdk_481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232929330"/>
                    <w:tag w:val="goog_rdk_481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912203191"/>
                    <w:tag w:val="goog_rdk_481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02323933"/>
        <w:tag w:val="goog_rdk_4834"/>
      </w:sdtPr>
      <w:sdtContent>
        <w:p w:rsidR="00000000" w:rsidDel="00000000" w:rsidP="00000000" w:rsidRDefault="00000000" w:rsidRPr="00000000" w14:paraId="0000068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866740231"/>
              <w:tag w:val="goog_rdk_4820"/>
            </w:sdtPr>
            <w:sdtContent>
              <w:ins w:author="DANLUIS ENRIQUE ROMANI MORA" w:id="30" w:date="2025-11-10T18:55:24Z"/>
              <w:sdt>
                <w:sdtPr>
                  <w:id w:val="-740955425"/>
                  <w:tag w:val="goog_rdk_482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827956095"/>
                    <w:tag w:val="goog_rdk_482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740061493"/>
                    <w:tag w:val="goog_rdk_482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757094401"/>
                    <w:tag w:val="goog_rdk_482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1805481942"/>
                    <w:tag w:val="goog_rdk_482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59405158"/>
                    <w:tag w:val="goog_rdk_482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"Nombre: %s %s</w:t>
                    </w:r>
                  </w:sdtContent>
                </w:sdt>
                <w:sdt>
                  <w:sdtPr>
                    <w:id w:val="2017233536"/>
                    <w:tag w:val="goog_rdk_482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198651387"/>
                    <w:tag w:val="goog_rdk_4828"/>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6680352"/>
                    <w:tag w:val="goog_rdk_482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alumno.</w:t>
                    </w:r>
                  </w:sdtContent>
                </w:sdt>
                <w:sdt>
                  <w:sdtPr>
                    <w:id w:val="314474900"/>
                    <w:tag w:val="goog_rdk_483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getNombre</w:t>
                    </w:r>
                  </w:sdtContent>
                </w:sdt>
                <w:sdt>
                  <w:sdtPr>
                    <w:id w:val="-140988973"/>
                    <w:tag w:val="goog_rdk_483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alumno.</w:t>
                    </w:r>
                  </w:sdtContent>
                </w:sdt>
                <w:sdt>
                  <w:sdtPr>
                    <w:id w:val="-1761918659"/>
                    <w:tag w:val="goog_rdk_483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getApellido</w:t>
                    </w:r>
                  </w:sdtContent>
                </w:sdt>
                <w:sdt>
                  <w:sdtPr>
                    <w:id w:val="-108704231"/>
                    <w:tag w:val="goog_rdk_483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276038816"/>
        <w:tag w:val="goog_rdk_4845"/>
      </w:sdtPr>
      <w:sdtContent>
        <w:p w:rsidR="00000000" w:rsidDel="00000000" w:rsidP="00000000" w:rsidRDefault="00000000" w:rsidRPr="00000000" w14:paraId="0000068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388929101"/>
              <w:tag w:val="goog_rdk_4835"/>
            </w:sdtPr>
            <w:sdtContent>
              <w:ins w:author="DANLUIS ENRIQUE ROMANI MORA" w:id="30" w:date="2025-11-10T18:55:24Z"/>
              <w:sdt>
                <w:sdtPr>
                  <w:id w:val="1004484290"/>
                  <w:tag w:val="goog_rdk_483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548919328"/>
                    <w:tag w:val="goog_rdk_483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289874091"/>
                    <w:tag w:val="goog_rdk_483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447785374"/>
                    <w:tag w:val="goog_rdk_483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512262675"/>
                    <w:tag w:val="goog_rdk_484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03030295"/>
                    <w:tag w:val="goog_rdk_4841"/>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"Edad: %d años</w:t>
                    </w:r>
                  </w:sdtContent>
                </w:sdt>
                <w:sdt>
                  <w:sdtPr>
                    <w:id w:val="96135123"/>
                    <w:tag w:val="goog_rdk_484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836762649"/>
                    <w:tag w:val="goog_rdk_4843"/>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693387834"/>
                    <w:tag w:val="goog_rdk_484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edad));</w:t>
                    </w:r>
                  </w:sdtContent>
                </w:sdt>
              </w:ins>
            </w:sdtContent>
          </w:sdt>
        </w:p>
      </w:sdtContent>
    </w:sdt>
    <w:sdt>
      <w:sdtPr>
        <w:id w:val="1912610705"/>
        <w:tag w:val="goog_rdk_4858"/>
      </w:sdtPr>
      <w:sdtContent>
        <w:p w:rsidR="00000000" w:rsidDel="00000000" w:rsidP="00000000" w:rsidRDefault="00000000" w:rsidRPr="00000000" w14:paraId="0000068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648913241"/>
              <w:tag w:val="goog_rdk_4846"/>
            </w:sdtPr>
            <w:sdtContent>
              <w:ins w:author="DANLUIS ENRIQUE ROMANI MORA" w:id="30" w:date="2025-11-10T18:55:24Z"/>
              <w:sdt>
                <w:sdtPr>
                  <w:id w:val="-2111212232"/>
                  <w:tag w:val="goog_rdk_484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758671755"/>
                    <w:tag w:val="goog_rdk_484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718582615"/>
                    <w:tag w:val="goog_rdk_484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843434240"/>
                    <w:tag w:val="goog_rdk_485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1018963691"/>
                    <w:tag w:val="goog_rdk_485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87311261"/>
                    <w:tag w:val="goog_rdk_4852"/>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"Usuario: %s</w:t>
                    </w:r>
                  </w:sdtContent>
                </w:sdt>
                <w:sdt>
                  <w:sdtPr>
                    <w:id w:val="-911197762"/>
                    <w:tag w:val="goog_rdk_485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\n\n</w:t>
                    </w:r>
                  </w:sdtContent>
                </w:sdt>
                <w:sdt>
                  <w:sdtPr>
                    <w:id w:val="1846614857"/>
                    <w:tag w:val="goog_rdk_4854"/>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187859975"/>
                    <w:tag w:val="goog_rdk_485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alumno.</w:t>
                    </w:r>
                  </w:sdtContent>
                </w:sdt>
                <w:sdt>
                  <w:sdtPr>
                    <w:id w:val="-1539116548"/>
                    <w:tag w:val="goog_rdk_485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getNombreUsuario</w:t>
                    </w:r>
                  </w:sdtContent>
                </w:sdt>
                <w:sdt>
                  <w:sdtPr>
                    <w:id w:val="824194784"/>
                    <w:tag w:val="goog_rdk_485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486036411"/>
        <w:tag w:val="goog_rdk_4861"/>
      </w:sdtPr>
      <w:sdtContent>
        <w:p w:rsidR="00000000" w:rsidDel="00000000" w:rsidP="00000000" w:rsidRDefault="00000000" w:rsidRPr="00000000" w14:paraId="0000068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673045583"/>
              <w:tag w:val="goog_rdk_4859"/>
            </w:sdtPr>
            <w:sdtContent>
              <w:ins w:author="DANLUIS ENRIQUE ROMANI MORA" w:id="30" w:date="2025-11-10T18:55:24Z"/>
              <w:sdt>
                <w:sdtPr>
                  <w:id w:val="-386257760"/>
                  <w:tag w:val="goog_rdk_486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701793591"/>
        <w:tag w:val="goog_rdk_4865"/>
      </w:sdtPr>
      <w:sdtContent>
        <w:p w:rsidR="00000000" w:rsidDel="00000000" w:rsidP="00000000" w:rsidRDefault="00000000" w:rsidRPr="00000000" w14:paraId="0000068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471979580"/>
              <w:tag w:val="goog_rdk_4862"/>
            </w:sdtPr>
            <w:sdtContent>
              <w:ins w:author="DANLUIS ENRIQUE ROMANI MORA" w:id="30" w:date="2025-11-10T18:55:24Z"/>
              <w:sdt>
                <w:sdtPr>
                  <w:id w:val="-1653348594"/>
                  <w:tag w:val="goog_rdk_486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025669712"/>
                    <w:tag w:val="goog_rdk_4864"/>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Resultados del test de inteligencias múltiples</w:t>
                    </w:r>
                  </w:sdtContent>
                </w:sdt>
              </w:ins>
            </w:sdtContent>
          </w:sdt>
        </w:p>
      </w:sdtContent>
    </w:sdt>
    <w:sdt>
      <w:sdtPr>
        <w:id w:val="-444488078"/>
        <w:tag w:val="goog_rdk_4872"/>
      </w:sdtPr>
      <w:sdtContent>
        <w:p w:rsidR="00000000" w:rsidDel="00000000" w:rsidP="00000000" w:rsidRDefault="00000000" w:rsidRPr="00000000" w14:paraId="0000068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238425464"/>
              <w:tag w:val="goog_rdk_4866"/>
            </w:sdtPr>
            <w:sdtContent>
              <w:ins w:author="DANLUIS ENRIQUE ROMANI MORA" w:id="30" w:date="2025-11-10T18:55:24Z"/>
              <w:sdt>
                <w:sdtPr>
                  <w:id w:val="119350882"/>
                  <w:tag w:val="goog_rdk_486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216120381"/>
                    <w:tag w:val="goog_rdk_4868"/>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if</w:t>
                    </w:r>
                  </w:sdtContent>
                </w:sdt>
                <w:sdt>
                  <w:sdtPr>
                    <w:id w:val="-1656092126"/>
                    <w:tag w:val="goog_rdk_486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(resultados.</w:t>
                    </w:r>
                  </w:sdtContent>
                </w:sdt>
                <w:sdt>
                  <w:sdtPr>
                    <w:id w:val="1335188672"/>
                    <w:tag w:val="goog_rdk_487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isEmpty</w:t>
                    </w:r>
                  </w:sdtContent>
                </w:sdt>
                <w:sdt>
                  <w:sdtPr>
                    <w:id w:val="-748403687"/>
                    <w:tag w:val="goog_rdk_487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ins>
            </w:sdtContent>
          </w:sdt>
        </w:p>
      </w:sdtContent>
    </w:sdt>
    <w:sdt>
      <w:sdtPr>
        <w:id w:val="1490105627"/>
        <w:tag w:val="goog_rdk_4881"/>
      </w:sdtPr>
      <w:sdtContent>
        <w:p w:rsidR="00000000" w:rsidDel="00000000" w:rsidP="00000000" w:rsidRDefault="00000000" w:rsidRPr="00000000" w14:paraId="0000068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132503846"/>
              <w:tag w:val="goog_rdk_4873"/>
            </w:sdtPr>
            <w:sdtContent>
              <w:ins w:author="DANLUIS ENRIQUE ROMANI MORA" w:id="30" w:date="2025-11-10T18:55:24Z"/>
              <w:sdt>
                <w:sdtPr>
                  <w:id w:val="-1208043685"/>
                  <w:tag w:val="goog_rdk_487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5645855"/>
                    <w:tag w:val="goog_rdk_487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726143543"/>
                    <w:tag w:val="goog_rdk_487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14857750"/>
                    <w:tag w:val="goog_rdk_487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El estudiante no ha completado el test de inteligencias múltiples.</w:t>
                    </w:r>
                  </w:sdtContent>
                </w:sdt>
                <w:sdt>
                  <w:sdtPr>
                    <w:id w:val="-1506248256"/>
                    <w:tag w:val="goog_rdk_487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229332153"/>
                    <w:tag w:val="goog_rdk_4879"/>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160111989"/>
                    <w:tag w:val="goog_rdk_488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647164197"/>
        <w:tag w:val="goog_rdk_4890"/>
      </w:sdtPr>
      <w:sdtContent>
        <w:p w:rsidR="00000000" w:rsidDel="00000000" w:rsidP="00000000" w:rsidRDefault="00000000" w:rsidRPr="00000000" w14:paraId="0000068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57281860"/>
              <w:tag w:val="goog_rdk_4882"/>
            </w:sdtPr>
            <w:sdtContent>
              <w:ins w:author="DANLUIS ENRIQUE ROMANI MORA" w:id="30" w:date="2025-11-10T18:55:24Z"/>
              <w:sdt>
                <w:sdtPr>
                  <w:id w:val="1498099292"/>
                  <w:tag w:val="goog_rdk_488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456524314"/>
                    <w:tag w:val="goog_rdk_488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461510104"/>
                    <w:tag w:val="goog_rdk_488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40348705"/>
                    <w:tag w:val="goog_rdk_488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"No hay datos de perfil de aprendizaje disponibles.</w:t>
                    </w:r>
                  </w:sdtContent>
                </w:sdt>
                <w:sdt>
                  <w:sdtPr>
                    <w:id w:val="-1982580382"/>
                    <w:tag w:val="goog_rdk_488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\n\n</w:t>
                    </w:r>
                  </w:sdtContent>
                </w:sdt>
                <w:sdt>
                  <w:sdtPr>
                    <w:id w:val="-2032678358"/>
                    <w:tag w:val="goog_rdk_4888"/>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940443479"/>
                    <w:tag w:val="goog_rdk_488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22724935"/>
        <w:tag w:val="goog_rdk_4895"/>
      </w:sdtPr>
      <w:sdtContent>
        <w:p w:rsidR="00000000" w:rsidDel="00000000" w:rsidP="00000000" w:rsidRDefault="00000000" w:rsidRPr="00000000" w14:paraId="0000068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183981581"/>
              <w:tag w:val="goog_rdk_4891"/>
            </w:sdtPr>
            <w:sdtContent>
              <w:ins w:author="DANLUIS ENRIQUE ROMANI MORA" w:id="30" w:date="2025-11-10T18:55:24Z"/>
              <w:sdt>
                <w:sdtPr>
                  <w:id w:val="1145081877"/>
                  <w:tag w:val="goog_rdk_489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 </w:t>
                    </w:r>
                  </w:ins>
                </w:sdtContent>
              </w:sdt>
              <w:ins w:author="DANLUIS ENRIQUE ROMANI MORA" w:id="30" w:date="2025-11-10T18:55:24Z">
                <w:sdt>
                  <w:sdtPr>
                    <w:id w:val="485310152"/>
                    <w:tag w:val="goog_rdk_4893"/>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else</w:t>
                    </w:r>
                  </w:sdtContent>
                </w:sdt>
                <w:sdt>
                  <w:sdtPr>
                    <w:id w:val="-1669097728"/>
                    <w:tag w:val="goog_rdk_489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ins>
            </w:sdtContent>
          </w:sdt>
        </w:p>
      </w:sdtContent>
    </w:sdt>
    <w:sdt>
      <w:sdtPr>
        <w:id w:val="1543403834"/>
        <w:tag w:val="goog_rdk_4904"/>
      </w:sdtPr>
      <w:sdtContent>
        <w:p w:rsidR="00000000" w:rsidDel="00000000" w:rsidP="00000000" w:rsidRDefault="00000000" w:rsidRPr="00000000" w14:paraId="0000068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832948027"/>
              <w:tag w:val="goog_rdk_4896"/>
            </w:sdtPr>
            <w:sdtContent>
              <w:ins w:author="DANLUIS ENRIQUE ROMANI MORA" w:id="30" w:date="2025-11-10T18:55:24Z"/>
              <w:sdt>
                <w:sdtPr>
                  <w:id w:val="1477966330"/>
                  <w:tag w:val="goog_rdk_489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106807097"/>
                    <w:tag w:val="goog_rdk_489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763398980"/>
                    <w:tag w:val="goog_rdk_489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034459907"/>
                    <w:tag w:val="goog_rdk_4900"/>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"PERFIL DE INTELIGENCIAS MÚLTIPLES:</w:t>
                    </w:r>
                  </w:sdtContent>
                </w:sdt>
                <w:sdt>
                  <w:sdtPr>
                    <w:id w:val="138608538"/>
                    <w:tag w:val="goog_rdk_490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195093398"/>
                    <w:tag w:val="goog_rdk_4902"/>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36207116"/>
                    <w:tag w:val="goog_rdk_490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51445948"/>
        <w:tag w:val="goog_rdk_4913"/>
      </w:sdtPr>
      <w:sdtContent>
        <w:p w:rsidR="00000000" w:rsidDel="00000000" w:rsidP="00000000" w:rsidRDefault="00000000" w:rsidRPr="00000000" w14:paraId="0000068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962943983"/>
              <w:tag w:val="goog_rdk_4905"/>
            </w:sdtPr>
            <w:sdtContent>
              <w:ins w:author="DANLUIS ENRIQUE ROMANI MORA" w:id="30" w:date="2025-11-10T18:55:24Z"/>
              <w:sdt>
                <w:sdtPr>
                  <w:id w:val="-1189413937"/>
                  <w:tag w:val="goog_rdk_490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659541144"/>
                    <w:tag w:val="goog_rdk_490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289753346"/>
                    <w:tag w:val="goog_rdk_490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947670027"/>
                    <w:tag w:val="goog_rdk_4909"/>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694601241"/>
                    <w:tag w:val="goog_rdk_491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524638391"/>
                    <w:tag w:val="goog_rdk_4911"/>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371266141"/>
                    <w:tag w:val="goog_rdk_491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947007685"/>
        <w:tag w:val="goog_rdk_4916"/>
      </w:sdtPr>
      <w:sdtContent>
        <w:p w:rsidR="00000000" w:rsidDel="00000000" w:rsidP="00000000" w:rsidRDefault="00000000" w:rsidRPr="00000000" w14:paraId="0000068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97455178"/>
              <w:tag w:val="goog_rdk_4914"/>
            </w:sdtPr>
            <w:sdtContent>
              <w:ins w:author="DANLUIS ENRIQUE ROMANI MORA" w:id="30" w:date="2025-11-10T18:55:24Z"/>
              <w:sdt>
                <w:sdtPr>
                  <w:id w:val="-427758100"/>
                  <w:tag w:val="goog_rdk_491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07443590"/>
        <w:tag w:val="goog_rdk_4920"/>
      </w:sdtPr>
      <w:sdtContent>
        <w:p w:rsidR="00000000" w:rsidDel="00000000" w:rsidP="00000000" w:rsidRDefault="00000000" w:rsidRPr="00000000" w14:paraId="0000068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790069678"/>
              <w:tag w:val="goog_rdk_4917"/>
            </w:sdtPr>
            <w:sdtContent>
              <w:ins w:author="DANLUIS ENRIQUE ROMANI MORA" w:id="30" w:date="2025-11-10T18:55:24Z"/>
              <w:sdt>
                <w:sdtPr>
                  <w:id w:val="-1042243890"/>
                  <w:tag w:val="goog_rdk_491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641959539"/>
                    <w:tag w:val="goog_rdk_4919"/>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Ordenar por puntaje (mayor a menor)</w:t>
                    </w:r>
                  </w:sdtContent>
                </w:sdt>
              </w:ins>
            </w:sdtContent>
          </w:sdt>
        </w:p>
      </w:sdtContent>
    </w:sdt>
    <w:sdt>
      <w:sdtPr>
        <w:id w:val="737355518"/>
        <w:tag w:val="goog_rdk_4929"/>
      </w:sdtPr>
      <w:sdtContent>
        <w:p w:rsidR="00000000" w:rsidDel="00000000" w:rsidP="00000000" w:rsidRDefault="00000000" w:rsidRPr="00000000" w14:paraId="0000069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159471821"/>
              <w:tag w:val="goog_rdk_4921"/>
            </w:sdtPr>
            <w:sdtContent>
              <w:ins w:author="DANLUIS ENRIQUE ROMANI MORA" w:id="30" w:date="2025-11-10T18:55:24Z"/>
              <w:sdt>
                <w:sdtPr>
                  <w:id w:val="1851564760"/>
                  <w:tag w:val="goog_rdk_492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29470854"/>
                    <w:tag w:val="goog_rdk_492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List</w:t>
                    </w:r>
                  </w:sdtContent>
                </w:sdt>
                <w:sdt>
                  <w:sdtPr>
                    <w:id w:val="518737515"/>
                    <w:tag w:val="goog_rdk_492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&lt;</w:t>
                    </w:r>
                  </w:sdtContent>
                </w:sdt>
                <w:sdt>
                  <w:sdtPr>
                    <w:id w:val="469113038"/>
                    <w:tag w:val="goog_rdk_492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ResultadoDTO</w:t>
                    </w:r>
                  </w:sdtContent>
                </w:sdt>
                <w:sdt>
                  <w:sdtPr>
                    <w:id w:val="1045342649"/>
                    <w:tag w:val="goog_rdk_492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&gt; resultadosOrdenados = resultados.</w:t>
                    </w:r>
                  </w:sdtContent>
                </w:sdt>
                <w:sdt>
                  <w:sdtPr>
                    <w:id w:val="-1573071068"/>
                    <w:tag w:val="goog_rdk_492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stream</w:t>
                    </w:r>
                  </w:sdtContent>
                </w:sdt>
                <w:sdt>
                  <w:sdtPr>
                    <w:id w:val="-925869121"/>
                    <w:tag w:val="goog_rdk_492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478248700"/>
        <w:tag w:val="goog_rdk_4942"/>
      </w:sdtPr>
      <w:sdtContent>
        <w:p w:rsidR="00000000" w:rsidDel="00000000" w:rsidP="00000000" w:rsidRDefault="00000000" w:rsidRPr="00000000" w14:paraId="0000069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100693640"/>
              <w:tag w:val="goog_rdk_4930"/>
            </w:sdtPr>
            <w:sdtContent>
              <w:ins w:author="DANLUIS ENRIQUE ROMANI MORA" w:id="30" w:date="2025-11-10T18:55:24Z"/>
              <w:sdt>
                <w:sdtPr>
                  <w:id w:val="-152068412"/>
                  <w:tag w:val="goog_rdk_493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485811674"/>
                    <w:tag w:val="goog_rdk_493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sorted</w:t>
                    </w:r>
                  </w:sdtContent>
                </w:sdt>
                <w:sdt>
                  <w:sdtPr>
                    <w:id w:val="-1795493120"/>
                    <w:tag w:val="goog_rdk_493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((a, b) </w:t>
                    </w:r>
                  </w:sdtContent>
                </w:sdt>
                <w:sdt>
                  <w:sdtPr>
                    <w:id w:val="-1884944324"/>
                    <w:tag w:val="goog_rdk_4934"/>
                  </w:sdtPr>
                  <w:sdtContent>
                    <w:r w:rsidDel="00000000" w:rsidR="00000000" w:rsidRPr="00000000">
                      <w:rPr>
                        <w:rFonts w:ascii="Consolas" w:cs="Consolas" w:eastAsia="Consolas" w:hAnsi="Consolas"/>
                        <w:color w:val="82d2ce"/>
                        <w:sz w:val="21"/>
                        <w:szCs w:val="21"/>
                        <w:rtl w:val="0"/>
                        <w:rPrChange w:author="DANLUIS ENRIQUE ROMANI MORA" w:id="31" w:date="2025-11-10T18:55:24Z">
                          <w:rPr>
                            <w:rFonts w:ascii="Consolas" w:cs="Consolas" w:eastAsia="Consolas" w:hAnsi="Consolas"/>
                            <w:sz w:val="21"/>
                            <w:szCs w:val="21"/>
                          </w:rPr>
                        </w:rPrChange>
                      </w:rPr>
                      <w:t xml:space="preserve">-&gt;</w:t>
                    </w:r>
                  </w:sdtContent>
                </w:sdt>
                <w:sdt>
                  <w:sdtPr>
                    <w:id w:val="1805256200"/>
                    <w:tag w:val="goog_rdk_493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Float.</w:t>
                    </w:r>
                  </w:sdtContent>
                </w:sdt>
                <w:sdt>
                  <w:sdtPr>
                    <w:id w:val="-722500363"/>
                    <w:tag w:val="goog_rdk_493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compare</w:t>
                    </w:r>
                  </w:sdtContent>
                </w:sdt>
                <w:sdt>
                  <w:sdtPr>
                    <w:id w:val="-592296393"/>
                    <w:tag w:val="goog_rdk_493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(b.</w:t>
                    </w:r>
                  </w:sdtContent>
                </w:sdt>
                <w:sdt>
                  <w:sdtPr>
                    <w:id w:val="-662280758"/>
                    <w:tag w:val="goog_rdk_493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getPuntajeCalculado</w:t>
                    </w:r>
                  </w:sdtContent>
                </w:sdt>
                <w:sdt>
                  <w:sdtPr>
                    <w:id w:val="1898771344"/>
                    <w:tag w:val="goog_rdk_493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a.</w:t>
                    </w:r>
                  </w:sdtContent>
                </w:sdt>
                <w:sdt>
                  <w:sdtPr>
                    <w:id w:val="-726415567"/>
                    <w:tag w:val="goog_rdk_494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getPuntajeCalculado</w:t>
                    </w:r>
                  </w:sdtContent>
                </w:sdt>
                <w:sdt>
                  <w:sdtPr>
                    <w:id w:val="-1659317188"/>
                    <w:tag w:val="goog_rdk_494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857854677"/>
        <w:tag w:val="goog_rdk_4949"/>
      </w:sdtPr>
      <w:sdtContent>
        <w:p w:rsidR="00000000" w:rsidDel="00000000" w:rsidP="00000000" w:rsidRDefault="00000000" w:rsidRPr="00000000" w14:paraId="0000069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49595690"/>
              <w:tag w:val="goog_rdk_4943"/>
            </w:sdtPr>
            <w:sdtContent>
              <w:ins w:author="DANLUIS ENRIQUE ROMANI MORA" w:id="30" w:date="2025-11-10T18:55:24Z"/>
              <w:sdt>
                <w:sdtPr>
                  <w:id w:val="1207088642"/>
                  <w:tag w:val="goog_rdk_494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680254634"/>
                    <w:tag w:val="goog_rdk_494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collect</w:t>
                    </w:r>
                  </w:sdtContent>
                </w:sdt>
                <w:sdt>
                  <w:sdtPr>
                    <w:id w:val="336693391"/>
                    <w:tag w:val="goog_rdk_494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(Collectors.</w:t>
                    </w:r>
                  </w:sdtContent>
                </w:sdt>
                <w:sdt>
                  <w:sdtPr>
                    <w:id w:val="456085008"/>
                    <w:tag w:val="goog_rdk_494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toList</w:t>
                    </w:r>
                  </w:sdtContent>
                </w:sdt>
                <w:sdt>
                  <w:sdtPr>
                    <w:id w:val="-803461841"/>
                    <w:tag w:val="goog_rdk_494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62757112"/>
        <w:tag w:val="goog_rdk_4952"/>
      </w:sdtPr>
      <w:sdtContent>
        <w:p w:rsidR="00000000" w:rsidDel="00000000" w:rsidP="00000000" w:rsidRDefault="00000000" w:rsidRPr="00000000" w14:paraId="0000069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632224999"/>
              <w:tag w:val="goog_rdk_4950"/>
            </w:sdtPr>
            <w:sdtContent>
              <w:ins w:author="DANLUIS ENRIQUE ROMANI MORA" w:id="30" w:date="2025-11-10T18:55:24Z"/>
              <w:sdt>
                <w:sdtPr>
                  <w:id w:val="-223738866"/>
                  <w:tag w:val="goog_rdk_495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094327938"/>
        <w:tag w:val="goog_rdk_4956"/>
      </w:sdtPr>
      <w:sdtContent>
        <w:p w:rsidR="00000000" w:rsidDel="00000000" w:rsidP="00000000" w:rsidRDefault="00000000" w:rsidRPr="00000000" w14:paraId="0000069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779496865"/>
              <w:tag w:val="goog_rdk_4953"/>
            </w:sdtPr>
            <w:sdtContent>
              <w:ins w:author="DANLUIS ENRIQUE ROMANI MORA" w:id="30" w:date="2025-11-10T18:55:24Z"/>
              <w:sdt>
                <w:sdtPr>
                  <w:id w:val="1587624932"/>
                  <w:tag w:val="goog_rdk_495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2087606104"/>
                    <w:tag w:val="goog_rdk_4955"/>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Top 3 inteligencias</w:t>
                    </w:r>
                  </w:sdtContent>
                </w:sdt>
              </w:ins>
            </w:sdtContent>
          </w:sdt>
        </w:p>
      </w:sdtContent>
    </w:sdt>
    <w:sdt>
      <w:sdtPr>
        <w:id w:val="-496112764"/>
        <w:tag w:val="goog_rdk_4965"/>
      </w:sdtPr>
      <w:sdtContent>
        <w:p w:rsidR="00000000" w:rsidDel="00000000" w:rsidP="00000000" w:rsidRDefault="00000000" w:rsidRPr="00000000" w14:paraId="0000069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229906960"/>
              <w:tag w:val="goog_rdk_4957"/>
            </w:sdtPr>
            <w:sdtContent>
              <w:ins w:author="DANLUIS ENRIQUE ROMANI MORA" w:id="30" w:date="2025-11-10T18:55:24Z"/>
              <w:sdt>
                <w:sdtPr>
                  <w:id w:val="589687766"/>
                  <w:tag w:val="goog_rdk_495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489034803"/>
                    <w:tag w:val="goog_rdk_495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394332043"/>
                    <w:tag w:val="goog_rdk_496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92201066"/>
                    <w:tag w:val="goog_rdk_4961"/>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"Top 3 Inteligencias Desarrolladas:</w:t>
                    </w:r>
                  </w:sdtContent>
                </w:sdt>
                <w:sdt>
                  <w:sdtPr>
                    <w:id w:val="462999030"/>
                    <w:tag w:val="goog_rdk_496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497790646"/>
                    <w:tag w:val="goog_rdk_4963"/>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868529032"/>
                    <w:tag w:val="goog_rdk_496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722564524"/>
        <w:tag w:val="goog_rdk_4980"/>
      </w:sdtPr>
      <w:sdtContent>
        <w:p w:rsidR="00000000" w:rsidDel="00000000" w:rsidP="00000000" w:rsidRDefault="00000000" w:rsidRPr="00000000" w14:paraId="0000069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063955131"/>
              <w:tag w:val="goog_rdk_4966"/>
            </w:sdtPr>
            <w:sdtContent>
              <w:ins w:author="DANLUIS ENRIQUE ROMANI MORA" w:id="30" w:date="2025-11-10T18:55:24Z"/>
              <w:sdt>
                <w:sdtPr>
                  <w:id w:val="-735118866"/>
                  <w:tag w:val="goog_rdk_496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22442560"/>
                    <w:tag w:val="goog_rdk_4968"/>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for</w:t>
                    </w:r>
                  </w:sdtContent>
                </w:sdt>
                <w:sdt>
                  <w:sdtPr>
                    <w:id w:val="2010778704"/>
                    <w:tag w:val="goog_rdk_496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1372595608"/>
                    <w:tag w:val="goog_rdk_4970"/>
                  </w:sdtPr>
                  <w:sdtContent>
                    <w:r w:rsidDel="00000000" w:rsidR="00000000" w:rsidRPr="00000000">
                      <w:rPr>
                        <w:rFonts w:ascii="Consolas" w:cs="Consolas" w:eastAsia="Consolas" w:hAnsi="Consolas"/>
                        <w:color w:val="82d2ce"/>
                        <w:sz w:val="21"/>
                        <w:szCs w:val="21"/>
                        <w:rtl w:val="0"/>
                        <w:rPrChange w:author="DANLUIS ENRIQUE ROMANI MORA" w:id="31" w:date="2025-11-10T18:55:24Z">
                          <w:rPr>
                            <w:rFonts w:ascii="Consolas" w:cs="Consolas" w:eastAsia="Consolas" w:hAnsi="Consolas"/>
                            <w:sz w:val="21"/>
                            <w:szCs w:val="21"/>
                          </w:rPr>
                        </w:rPrChange>
                      </w:rPr>
                      <w:t xml:space="preserve">int</w:t>
                    </w:r>
                  </w:sdtContent>
                </w:sdt>
                <w:sdt>
                  <w:sdtPr>
                    <w:id w:val="-1566128144"/>
                    <w:tag w:val="goog_rdk_497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 = </w:t>
                    </w:r>
                  </w:sdtContent>
                </w:sdt>
                <w:sdt>
                  <w:sdtPr>
                    <w:id w:val="-1912090771"/>
                    <w:tag w:val="goog_rdk_4972"/>
                  </w:sdtPr>
                  <w:sdtContent>
                    <w:r w:rsidDel="00000000" w:rsidR="00000000" w:rsidRPr="00000000">
                      <w:rPr>
                        <w:rFonts w:ascii="Consolas" w:cs="Consolas" w:eastAsia="Consolas" w:hAnsi="Consolas"/>
                        <w:color w:val="ebc88d"/>
                        <w:sz w:val="21"/>
                        <w:szCs w:val="21"/>
                        <w:rtl w:val="0"/>
                        <w:rPrChange w:author="DANLUIS ENRIQUE ROMANI MORA" w:id="31" w:date="2025-11-10T18:55:24Z">
                          <w:rPr>
                            <w:rFonts w:ascii="Consolas" w:cs="Consolas" w:eastAsia="Consolas" w:hAnsi="Consolas"/>
                            <w:sz w:val="21"/>
                            <w:szCs w:val="21"/>
                          </w:rPr>
                        </w:rPrChange>
                      </w:rPr>
                      <w:t xml:space="preserve">0</w:t>
                    </w:r>
                  </w:sdtContent>
                </w:sdt>
                <w:sdt>
                  <w:sdtPr>
                    <w:id w:val="1190055915"/>
                    <w:tag w:val="goog_rdk_497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 &lt; Math.</w:t>
                    </w:r>
                  </w:sdtContent>
                </w:sdt>
                <w:sdt>
                  <w:sdtPr>
                    <w:id w:val="160115236"/>
                    <w:tag w:val="goog_rdk_497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min</w:t>
                    </w:r>
                  </w:sdtContent>
                </w:sdt>
                <w:sdt>
                  <w:sdtPr>
                    <w:id w:val="-1265345988"/>
                    <w:tag w:val="goog_rdk_497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07050234"/>
                    <w:tag w:val="goog_rdk_4976"/>
                  </w:sdtPr>
                  <w:sdtContent>
                    <w:r w:rsidDel="00000000" w:rsidR="00000000" w:rsidRPr="00000000">
                      <w:rPr>
                        <w:rFonts w:ascii="Consolas" w:cs="Consolas" w:eastAsia="Consolas" w:hAnsi="Consolas"/>
                        <w:color w:val="ebc88d"/>
                        <w:sz w:val="21"/>
                        <w:szCs w:val="21"/>
                        <w:rtl w:val="0"/>
                        <w:rPrChange w:author="DANLUIS ENRIQUE ROMANI MORA" w:id="31" w:date="2025-11-10T18:55:24Z">
                          <w:rPr>
                            <w:rFonts w:ascii="Consolas" w:cs="Consolas" w:eastAsia="Consolas" w:hAnsi="Consolas"/>
                            <w:sz w:val="21"/>
                            <w:szCs w:val="21"/>
                          </w:rPr>
                        </w:rPrChange>
                      </w:rPr>
                      <w:t xml:space="preserve">3</w:t>
                    </w:r>
                  </w:sdtContent>
                </w:sdt>
                <w:sdt>
                  <w:sdtPr>
                    <w:id w:val="-451040108"/>
                    <w:tag w:val="goog_rdk_497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resultadosOrdenados.</w:t>
                    </w:r>
                  </w:sdtContent>
                </w:sdt>
                <w:sdt>
                  <w:sdtPr>
                    <w:id w:val="-1226442925"/>
                    <w:tag w:val="goog_rdk_497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size</w:t>
                    </w:r>
                  </w:sdtContent>
                </w:sdt>
                <w:sdt>
                  <w:sdtPr>
                    <w:id w:val="-2006788236"/>
                    <w:tag w:val="goog_rdk_497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 {</w:t>
                    </w:r>
                  </w:sdtContent>
                </w:sdt>
              </w:ins>
            </w:sdtContent>
          </w:sdt>
        </w:p>
      </w:sdtContent>
    </w:sdt>
    <w:sdt>
      <w:sdtPr>
        <w:id w:val="-1534673954"/>
        <w:tag w:val="goog_rdk_4987"/>
      </w:sdtPr>
      <w:sdtContent>
        <w:p w:rsidR="00000000" w:rsidDel="00000000" w:rsidP="00000000" w:rsidRDefault="00000000" w:rsidRPr="00000000" w14:paraId="0000069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539360976"/>
              <w:tag w:val="goog_rdk_4981"/>
            </w:sdtPr>
            <w:sdtContent>
              <w:ins w:author="DANLUIS ENRIQUE ROMANI MORA" w:id="30" w:date="2025-11-10T18:55:24Z"/>
              <w:sdt>
                <w:sdtPr>
                  <w:id w:val="66441563"/>
                  <w:tag w:val="goog_rdk_498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188625713"/>
                    <w:tag w:val="goog_rdk_498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ResultadoDTO</w:t>
                    </w:r>
                  </w:sdtContent>
                </w:sdt>
                <w:sdt>
                  <w:sdtPr>
                    <w:id w:val="1458825470"/>
                    <w:tag w:val="goog_rdk_498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 = resultadosOrdenados.</w:t>
                    </w:r>
                  </w:sdtContent>
                </w:sdt>
                <w:sdt>
                  <w:sdtPr>
                    <w:id w:val="1070917047"/>
                    <w:tag w:val="goog_rdk_498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w:t>
                    </w:r>
                  </w:sdtContent>
                </w:sdt>
                <w:sdt>
                  <w:sdtPr>
                    <w:id w:val="1253329635"/>
                    <w:tag w:val="goog_rdk_498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(i);</w:t>
                    </w:r>
                  </w:sdtContent>
                </w:sdt>
              </w:ins>
            </w:sdtContent>
          </w:sdt>
        </w:p>
      </w:sdtContent>
    </w:sdt>
    <w:sdt>
      <w:sdtPr>
        <w:id w:val="2131604510"/>
        <w:tag w:val="goog_rdk_4998"/>
      </w:sdtPr>
      <w:sdtContent>
        <w:p w:rsidR="00000000" w:rsidDel="00000000" w:rsidP="00000000" w:rsidRDefault="00000000" w:rsidRPr="00000000" w14:paraId="0000069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0404247"/>
              <w:tag w:val="goog_rdk_4988"/>
            </w:sdtPr>
            <w:sdtContent>
              <w:ins w:author="DANLUIS ENRIQUE ROMANI MORA" w:id="30" w:date="2025-11-10T18:55:24Z"/>
              <w:sdt>
                <w:sdtPr>
                  <w:id w:val="-1635905764"/>
                  <w:tag w:val="goog_rdk_4989"/>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633124200"/>
                    <w:tag w:val="goog_rdk_4990"/>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90981227"/>
                    <w:tag w:val="goog_rdk_499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155247018"/>
                    <w:tag w:val="goog_rdk_499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1065003386"/>
                    <w:tag w:val="goog_rdk_499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258656080"/>
                    <w:tag w:val="goog_rdk_4994"/>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"%d. %s: %.2f/5.00</w:t>
                    </w:r>
                  </w:sdtContent>
                </w:sdt>
                <w:sdt>
                  <w:sdtPr>
                    <w:id w:val="304377529"/>
                    <w:tag w:val="goog_rdk_499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74739649"/>
                    <w:tag w:val="goog_rdk_499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742834150"/>
                    <w:tag w:val="goog_rdk_499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139646862"/>
        <w:tag w:val="goog_rdk_5003"/>
      </w:sdtPr>
      <w:sdtContent>
        <w:p w:rsidR="00000000" w:rsidDel="00000000" w:rsidP="00000000" w:rsidRDefault="00000000" w:rsidRPr="00000000" w14:paraId="0000069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478629281"/>
              <w:tag w:val="goog_rdk_4999"/>
            </w:sdtPr>
            <w:sdtContent>
              <w:ins w:author="DANLUIS ENRIQUE ROMANI MORA" w:id="30" w:date="2025-11-10T18:55:24Z"/>
              <w:sdt>
                <w:sdtPr>
                  <w:id w:val="-736521162"/>
                  <w:tag w:val="goog_rdk_500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 + </w:t>
                    </w:r>
                  </w:ins>
                </w:sdtContent>
              </w:sdt>
              <w:ins w:author="DANLUIS ENRIQUE ROMANI MORA" w:id="30" w:date="2025-11-10T18:55:24Z">
                <w:sdt>
                  <w:sdtPr>
                    <w:id w:val="952671284"/>
                    <w:tag w:val="goog_rdk_5001"/>
                  </w:sdtPr>
                  <w:sdtContent>
                    <w:r w:rsidDel="00000000" w:rsidR="00000000" w:rsidRPr="00000000">
                      <w:rPr>
                        <w:rFonts w:ascii="Consolas" w:cs="Consolas" w:eastAsia="Consolas" w:hAnsi="Consolas"/>
                        <w:color w:val="ebc88d"/>
                        <w:sz w:val="21"/>
                        <w:szCs w:val="21"/>
                        <w:rtl w:val="0"/>
                        <w:rPrChange w:author="DANLUIS ENRIQUE ROMANI MORA" w:id="31" w:date="2025-11-10T18:55:24Z">
                          <w:rPr>
                            <w:rFonts w:ascii="Consolas" w:cs="Consolas" w:eastAsia="Consolas" w:hAnsi="Consolas"/>
                            <w:sz w:val="21"/>
                            <w:szCs w:val="21"/>
                          </w:rPr>
                        </w:rPrChange>
                      </w:rPr>
                      <w:t xml:space="preserve">1</w:t>
                    </w:r>
                  </w:sdtContent>
                </w:sdt>
                <w:sdt>
                  <w:sdtPr>
                    <w:id w:val="1571683074"/>
                    <w:tag w:val="goog_rdk_500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396407324"/>
        <w:tag w:val="goog_rdk_5008"/>
      </w:sdtPr>
      <w:sdtContent>
        <w:p w:rsidR="00000000" w:rsidDel="00000000" w:rsidP="00000000" w:rsidRDefault="00000000" w:rsidRPr="00000000" w14:paraId="0000069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60550767"/>
              <w:tag w:val="goog_rdk_5004"/>
            </w:sdtPr>
            <w:sdtContent>
              <w:ins w:author="DANLUIS ENRIQUE ROMANI MORA" w:id="30" w:date="2025-11-10T18:55:24Z"/>
              <w:sdt>
                <w:sdtPr>
                  <w:id w:val="265469272"/>
                  <w:tag w:val="goog_rdk_500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w:t>
                    </w:r>
                  </w:ins>
                </w:sdtContent>
              </w:sdt>
              <w:ins w:author="DANLUIS ENRIQUE ROMANI MORA" w:id="30" w:date="2025-11-10T18:55:24Z">
                <w:sdt>
                  <w:sdtPr>
                    <w:id w:val="1260673797"/>
                    <w:tag w:val="goog_rdk_500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getNombreInteligencia</w:t>
                    </w:r>
                  </w:sdtContent>
                </w:sdt>
                <w:sdt>
                  <w:sdtPr>
                    <w:id w:val="-315502097"/>
                    <w:tag w:val="goog_rdk_500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807999960"/>
        <w:tag w:val="goog_rdk_5013"/>
      </w:sdtPr>
      <w:sdtContent>
        <w:p w:rsidR="00000000" w:rsidDel="00000000" w:rsidP="00000000" w:rsidRDefault="00000000" w:rsidRPr="00000000" w14:paraId="0000069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062730681"/>
              <w:tag w:val="goog_rdk_5009"/>
            </w:sdtPr>
            <w:sdtContent>
              <w:ins w:author="DANLUIS ENRIQUE ROMANI MORA" w:id="30" w:date="2025-11-10T18:55:24Z"/>
              <w:sdt>
                <w:sdtPr>
                  <w:id w:val="-1072037560"/>
                  <w:tag w:val="goog_rdk_501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w:t>
                    </w:r>
                  </w:ins>
                </w:sdtContent>
              </w:sdt>
              <w:ins w:author="DANLUIS ENRIQUE ROMANI MORA" w:id="30" w:date="2025-11-10T18:55:24Z">
                <w:sdt>
                  <w:sdtPr>
                    <w:id w:val="905833054"/>
                    <w:tag w:val="goog_rdk_5011"/>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getPuntajeCalculado</w:t>
                    </w:r>
                  </w:sdtContent>
                </w:sdt>
                <w:sdt>
                  <w:sdtPr>
                    <w:id w:val="1049556895"/>
                    <w:tag w:val="goog_rdk_501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435105145"/>
        <w:tag w:val="goog_rdk_5016"/>
      </w:sdtPr>
      <w:sdtContent>
        <w:p w:rsidR="00000000" w:rsidDel="00000000" w:rsidP="00000000" w:rsidRDefault="00000000" w:rsidRPr="00000000" w14:paraId="0000069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19079188"/>
              <w:tag w:val="goog_rdk_5014"/>
            </w:sdtPr>
            <w:sdtContent>
              <w:ins w:author="DANLUIS ENRIQUE ROMANI MORA" w:id="30" w:date="2025-11-10T18:55:24Z"/>
              <w:sdt>
                <w:sdtPr>
                  <w:id w:val="-487822202"/>
                  <w:tag w:val="goog_rdk_501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2142866619"/>
        <w:tag w:val="goog_rdk_5019"/>
      </w:sdtPr>
      <w:sdtContent>
        <w:p w:rsidR="00000000" w:rsidDel="00000000" w:rsidP="00000000" w:rsidRDefault="00000000" w:rsidRPr="00000000" w14:paraId="0000069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05070836"/>
              <w:tag w:val="goog_rdk_5017"/>
            </w:sdtPr>
            <w:sdtContent>
              <w:ins w:author="DANLUIS ENRIQUE ROMANI MORA" w:id="30" w:date="2025-11-10T18:55:24Z"/>
              <w:sdt>
                <w:sdtPr>
                  <w:id w:val="1498972956"/>
                  <w:tag w:val="goog_rdk_501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219446583"/>
        <w:tag w:val="goog_rdk_5028"/>
      </w:sdtPr>
      <w:sdtContent>
        <w:p w:rsidR="00000000" w:rsidDel="00000000" w:rsidP="00000000" w:rsidRDefault="00000000" w:rsidRPr="00000000" w14:paraId="0000069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986308813"/>
              <w:tag w:val="goog_rdk_5020"/>
            </w:sdtPr>
            <w:sdtContent>
              <w:ins w:author="DANLUIS ENRIQUE ROMANI MORA" w:id="30" w:date="2025-11-10T18:55:24Z"/>
              <w:sdt>
                <w:sdtPr>
                  <w:id w:val="-1933949436"/>
                  <w:tag w:val="goog_rdk_502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632120824"/>
                    <w:tag w:val="goog_rdk_502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577873049"/>
                    <w:tag w:val="goog_rdk_502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204478923"/>
                    <w:tag w:val="goog_rdk_5024"/>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365801054"/>
                    <w:tag w:val="goog_rdk_502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982102095"/>
                    <w:tag w:val="goog_rdk_502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92499751"/>
                    <w:tag w:val="goog_rdk_502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558377922"/>
        <w:tag w:val="goog_rdk_5031"/>
      </w:sdtPr>
      <w:sdtContent>
        <w:p w:rsidR="00000000" w:rsidDel="00000000" w:rsidP="00000000" w:rsidRDefault="00000000" w:rsidRPr="00000000" w14:paraId="0000069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902831800"/>
              <w:tag w:val="goog_rdk_5029"/>
            </w:sdtPr>
            <w:sdtContent>
              <w:ins w:author="DANLUIS ENRIQUE ROMANI MORA" w:id="30" w:date="2025-11-10T18:55:24Z"/>
              <w:sdt>
                <w:sdtPr>
                  <w:id w:val="-623299107"/>
                  <w:tag w:val="goog_rdk_503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964416748"/>
        <w:tag w:val="goog_rdk_5035"/>
      </w:sdtPr>
      <w:sdtContent>
        <w:p w:rsidR="00000000" w:rsidDel="00000000" w:rsidP="00000000" w:rsidRDefault="00000000" w:rsidRPr="00000000" w14:paraId="000006A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944425370"/>
              <w:tag w:val="goog_rdk_5032"/>
            </w:sdtPr>
            <w:sdtContent>
              <w:ins w:author="DANLUIS ENRIQUE ROMANI MORA" w:id="30" w:date="2025-11-10T18:55:24Z"/>
              <w:sdt>
                <w:sdtPr>
                  <w:id w:val="-2008106601"/>
                  <w:tag w:val="goog_rdk_503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511679818"/>
                    <w:tag w:val="goog_rdk_5034"/>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Todas las inteligencias</w:t>
                    </w:r>
                  </w:sdtContent>
                </w:sdt>
              </w:ins>
            </w:sdtContent>
          </w:sdt>
        </w:p>
      </w:sdtContent>
    </w:sdt>
    <w:sdt>
      <w:sdtPr>
        <w:id w:val="1122048050"/>
        <w:tag w:val="goog_rdk_5044"/>
      </w:sdtPr>
      <w:sdtContent>
        <w:p w:rsidR="00000000" w:rsidDel="00000000" w:rsidP="00000000" w:rsidRDefault="00000000" w:rsidRPr="00000000" w14:paraId="000006A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277981334"/>
              <w:tag w:val="goog_rdk_5036"/>
            </w:sdtPr>
            <w:sdtContent>
              <w:ins w:author="DANLUIS ENRIQUE ROMANI MORA" w:id="30" w:date="2025-11-10T18:55:24Z"/>
              <w:sdt>
                <w:sdtPr>
                  <w:id w:val="1467433272"/>
                  <w:tag w:val="goog_rdk_503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36279009"/>
                    <w:tag w:val="goog_rdk_503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865981441"/>
                    <w:tag w:val="goog_rdk_503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812479291"/>
                    <w:tag w:val="goog_rdk_5040"/>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"Perfil Completo:</w:t>
                    </w:r>
                  </w:sdtContent>
                </w:sdt>
                <w:sdt>
                  <w:sdtPr>
                    <w:id w:val="1297049390"/>
                    <w:tag w:val="goog_rdk_504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322272015"/>
                    <w:tag w:val="goog_rdk_5042"/>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219801765"/>
                    <w:tag w:val="goog_rdk_504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760304894"/>
        <w:tag w:val="goog_rdk_5053"/>
      </w:sdtPr>
      <w:sdtContent>
        <w:p w:rsidR="00000000" w:rsidDel="00000000" w:rsidP="00000000" w:rsidRDefault="00000000" w:rsidRPr="00000000" w14:paraId="000006A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386535724"/>
              <w:tag w:val="goog_rdk_5045"/>
            </w:sdtPr>
            <w:sdtContent>
              <w:ins w:author="DANLUIS ENRIQUE ROMANI MORA" w:id="30" w:date="2025-11-10T18:55:24Z"/>
              <w:sdt>
                <w:sdtPr>
                  <w:id w:val="-1656153938"/>
                  <w:tag w:val="goog_rdk_504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438480136"/>
                    <w:tag w:val="goog_rdk_5047"/>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for</w:t>
                    </w:r>
                  </w:sdtContent>
                </w:sdt>
                <w:sdt>
                  <w:sdtPr>
                    <w:id w:val="-1713618103"/>
                    <w:tag w:val="goog_rdk_504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sdtContent>
                </w:sdt>
                <w:sdt>
                  <w:sdtPr>
                    <w:id w:val="478742853"/>
                    <w:tag w:val="goog_rdk_504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ResultadoDTO</w:t>
                    </w:r>
                  </w:sdtContent>
                </w:sdt>
                <w:sdt>
                  <w:sdtPr>
                    <w:id w:val="2058080406"/>
                    <w:tag w:val="goog_rdk_505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 </w:t>
                    </w:r>
                  </w:sdtContent>
                </w:sdt>
                <w:sdt>
                  <w:sdtPr>
                    <w:id w:val="616788775"/>
                    <w:tag w:val="goog_rdk_5051"/>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047565165"/>
                    <w:tag w:val="goog_rdk_505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resultadosOrdenados) {</w:t>
                    </w:r>
                  </w:sdtContent>
                </w:sdt>
              </w:ins>
            </w:sdtContent>
          </w:sdt>
        </w:p>
      </w:sdtContent>
    </w:sdt>
    <w:sdt>
      <w:sdtPr>
        <w:id w:val="1859581983"/>
        <w:tag w:val="goog_rdk_5064"/>
      </w:sdtPr>
      <w:sdtContent>
        <w:p w:rsidR="00000000" w:rsidDel="00000000" w:rsidP="00000000" w:rsidRDefault="00000000" w:rsidRPr="00000000" w14:paraId="000006A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911133406"/>
              <w:tag w:val="goog_rdk_5054"/>
            </w:sdtPr>
            <w:sdtContent>
              <w:ins w:author="DANLUIS ENRIQUE ROMANI MORA" w:id="30" w:date="2025-11-10T18:55:24Z"/>
              <w:sdt>
                <w:sdtPr>
                  <w:id w:val="-1985174081"/>
                  <w:tag w:val="goog_rdk_505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550496240"/>
                    <w:tag w:val="goog_rdk_505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246205591"/>
                    <w:tag w:val="goog_rdk_505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149631467"/>
                    <w:tag w:val="goog_rdk_505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123524143"/>
                    <w:tag w:val="goog_rdk_505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0269380"/>
                    <w:tag w:val="goog_rdk_5060"/>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%s: %.2f/5.00</w:t>
                    </w:r>
                  </w:sdtContent>
                </w:sdt>
                <w:sdt>
                  <w:sdtPr>
                    <w:id w:val="-1271954536"/>
                    <w:tag w:val="goog_rdk_506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160172067"/>
                    <w:tag w:val="goog_rdk_5062"/>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29530641"/>
                    <w:tag w:val="goog_rdk_506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88630803"/>
        <w:tag w:val="goog_rdk_5069"/>
      </w:sdtPr>
      <w:sdtContent>
        <w:p w:rsidR="00000000" w:rsidDel="00000000" w:rsidP="00000000" w:rsidRDefault="00000000" w:rsidRPr="00000000" w14:paraId="000006A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925390127"/>
              <w:tag w:val="goog_rdk_5065"/>
            </w:sdtPr>
            <w:sdtContent>
              <w:ins w:author="DANLUIS ENRIQUE ROMANI MORA" w:id="30" w:date="2025-11-10T18:55:24Z"/>
              <w:sdt>
                <w:sdtPr>
                  <w:id w:val="1414233777"/>
                  <w:tag w:val="goog_rdk_506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w:t>
                    </w:r>
                  </w:ins>
                </w:sdtContent>
              </w:sdt>
              <w:ins w:author="DANLUIS ENRIQUE ROMANI MORA" w:id="30" w:date="2025-11-10T18:55:24Z">
                <w:sdt>
                  <w:sdtPr>
                    <w:id w:val="1077099754"/>
                    <w:tag w:val="goog_rdk_506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getNombreInteligencia</w:t>
                    </w:r>
                  </w:sdtContent>
                </w:sdt>
                <w:sdt>
                  <w:sdtPr>
                    <w:id w:val="-2052014354"/>
                    <w:tag w:val="goog_rdk_506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797117209"/>
        <w:tag w:val="goog_rdk_5074"/>
      </w:sdtPr>
      <w:sdtContent>
        <w:p w:rsidR="00000000" w:rsidDel="00000000" w:rsidP="00000000" w:rsidRDefault="00000000" w:rsidRPr="00000000" w14:paraId="000006A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677694712"/>
              <w:tag w:val="goog_rdk_5070"/>
            </w:sdtPr>
            <w:sdtContent>
              <w:ins w:author="DANLUIS ENRIQUE ROMANI MORA" w:id="30" w:date="2025-11-10T18:55:24Z"/>
              <w:sdt>
                <w:sdtPr>
                  <w:id w:val="240997225"/>
                  <w:tag w:val="goog_rdk_507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resultado.</w:t>
                    </w:r>
                  </w:ins>
                </w:sdtContent>
              </w:sdt>
              <w:ins w:author="DANLUIS ENRIQUE ROMANI MORA" w:id="30" w:date="2025-11-10T18:55:24Z">
                <w:sdt>
                  <w:sdtPr>
                    <w:id w:val="442388632"/>
                    <w:tag w:val="goog_rdk_507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getPuntajeCalculado</w:t>
                    </w:r>
                  </w:sdtContent>
                </w:sdt>
                <w:sdt>
                  <w:sdtPr>
                    <w:id w:val="320353385"/>
                    <w:tag w:val="goog_rdk_507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771228533"/>
        <w:tag w:val="goog_rdk_5077"/>
      </w:sdtPr>
      <w:sdtContent>
        <w:p w:rsidR="00000000" w:rsidDel="00000000" w:rsidP="00000000" w:rsidRDefault="00000000" w:rsidRPr="00000000" w14:paraId="000006A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779764974"/>
              <w:tag w:val="goog_rdk_5075"/>
            </w:sdtPr>
            <w:sdtContent>
              <w:ins w:author="DANLUIS ENRIQUE ROMANI MORA" w:id="30" w:date="2025-11-10T18:55:24Z"/>
              <w:sdt>
                <w:sdtPr>
                  <w:id w:val="-61796401"/>
                  <w:tag w:val="goog_rdk_507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965696093"/>
        <w:tag w:val="goog_rdk_5080"/>
      </w:sdtPr>
      <w:sdtContent>
        <w:p w:rsidR="00000000" w:rsidDel="00000000" w:rsidP="00000000" w:rsidRDefault="00000000" w:rsidRPr="00000000" w14:paraId="000006A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919783835"/>
              <w:tag w:val="goog_rdk_5078"/>
            </w:sdtPr>
            <w:sdtContent>
              <w:ins w:author="DANLUIS ENRIQUE ROMANI MORA" w:id="30" w:date="2025-11-10T18:55:24Z"/>
              <w:sdt>
                <w:sdtPr>
                  <w:id w:val="596772422"/>
                  <w:tag w:val="goog_rdk_5079"/>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097990710"/>
        <w:tag w:val="goog_rdk_5089"/>
      </w:sdtPr>
      <w:sdtContent>
        <w:p w:rsidR="00000000" w:rsidDel="00000000" w:rsidP="00000000" w:rsidRDefault="00000000" w:rsidRPr="00000000" w14:paraId="000006A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86120539"/>
              <w:tag w:val="goog_rdk_5081"/>
            </w:sdtPr>
            <w:sdtContent>
              <w:ins w:author="DANLUIS ENRIQUE ROMANI MORA" w:id="30" w:date="2025-11-10T18:55:24Z"/>
              <w:sdt>
                <w:sdtPr>
                  <w:id w:val="-1243501264"/>
                  <w:tag w:val="goog_rdk_508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911718968"/>
                    <w:tag w:val="goog_rdk_508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929678572"/>
                    <w:tag w:val="goog_rdk_508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07154405"/>
                    <w:tag w:val="goog_rdk_5085"/>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446292713"/>
                    <w:tag w:val="goog_rdk_508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014736208"/>
                    <w:tag w:val="goog_rdk_508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9411733"/>
                    <w:tag w:val="goog_rdk_508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610295747"/>
        <w:tag w:val="goog_rdk_5092"/>
      </w:sdtPr>
      <w:sdtContent>
        <w:p w:rsidR="00000000" w:rsidDel="00000000" w:rsidP="00000000" w:rsidRDefault="00000000" w:rsidRPr="00000000" w14:paraId="000006A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96264779"/>
              <w:tag w:val="goog_rdk_5090"/>
            </w:sdtPr>
            <w:sdtContent>
              <w:ins w:author="DANLUIS ENRIQUE ROMANI MORA" w:id="30" w:date="2025-11-10T18:55:24Z"/>
              <w:sdt>
                <w:sdtPr>
                  <w:id w:val="-1430685379"/>
                  <w:tag w:val="goog_rdk_509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86652176"/>
        <w:tag w:val="goog_rdk_5096"/>
      </w:sdtPr>
      <w:sdtContent>
        <w:p w:rsidR="00000000" w:rsidDel="00000000" w:rsidP="00000000" w:rsidRDefault="00000000" w:rsidRPr="00000000" w14:paraId="000006A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2056687118"/>
              <w:tag w:val="goog_rdk_5093"/>
            </w:sdtPr>
            <w:sdtContent>
              <w:ins w:author="DANLUIS ENRIQUE ROMANI MORA" w:id="30" w:date="2025-11-10T18:55:24Z"/>
              <w:sdt>
                <w:sdtPr>
                  <w:id w:val="-411627763"/>
                  <w:tag w:val="goog_rdk_509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220642480"/>
                    <w:tag w:val="goog_rdk_5095"/>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Análisis y recomendaciones</w:t>
                    </w:r>
                  </w:sdtContent>
                </w:sdt>
              </w:ins>
            </w:sdtContent>
          </w:sdt>
        </w:p>
      </w:sdtContent>
    </w:sdt>
    <w:sdt>
      <w:sdtPr>
        <w:id w:val="213727785"/>
        <w:tag w:val="goog_rdk_5105"/>
      </w:sdtPr>
      <w:sdtContent>
        <w:p w:rsidR="00000000" w:rsidDel="00000000" w:rsidP="00000000" w:rsidRDefault="00000000" w:rsidRPr="00000000" w14:paraId="000006A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36893748"/>
              <w:tag w:val="goog_rdk_5097"/>
            </w:sdtPr>
            <w:sdtContent>
              <w:ins w:author="DANLUIS ENRIQUE ROMANI MORA" w:id="30" w:date="2025-11-10T18:55:24Z"/>
              <w:sdt>
                <w:sdtPr>
                  <w:id w:val="499190715"/>
                  <w:tag w:val="goog_rdk_509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10740871"/>
                    <w:tag w:val="goog_rdk_509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992313393"/>
                    <w:tag w:val="goog_rdk_510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554753682"/>
                    <w:tag w:val="goog_rdk_5101"/>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"ANÁLISIS Y RECOMENDACIONES:</w:t>
                    </w:r>
                  </w:sdtContent>
                </w:sdt>
                <w:sdt>
                  <w:sdtPr>
                    <w:id w:val="-708706272"/>
                    <w:tag w:val="goog_rdk_510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394328653"/>
                    <w:tag w:val="goog_rdk_5103"/>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663430535"/>
                    <w:tag w:val="goog_rdk_510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322228329"/>
        <w:tag w:val="goog_rdk_5114"/>
      </w:sdtPr>
      <w:sdtContent>
        <w:p w:rsidR="00000000" w:rsidDel="00000000" w:rsidP="00000000" w:rsidRDefault="00000000" w:rsidRPr="00000000" w14:paraId="000006A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584754324"/>
              <w:tag w:val="goog_rdk_5106"/>
            </w:sdtPr>
            <w:sdtContent>
              <w:ins w:author="DANLUIS ENRIQUE ROMANI MORA" w:id="30" w:date="2025-11-10T18:55:24Z"/>
              <w:sdt>
                <w:sdtPr>
                  <w:id w:val="-1675581909"/>
                  <w:tag w:val="goog_rdk_5107"/>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274687471"/>
                    <w:tag w:val="goog_rdk_510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156655663"/>
                    <w:tag w:val="goog_rdk_510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983171823"/>
                    <w:tag w:val="goog_rdk_5110"/>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521958390"/>
                    <w:tag w:val="goog_rdk_511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2047594865"/>
                    <w:tag w:val="goog_rdk_5112"/>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67374651"/>
                    <w:tag w:val="goog_rdk_511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992845908"/>
        <w:tag w:val="goog_rdk_5117"/>
      </w:sdtPr>
      <w:sdtContent>
        <w:p w:rsidR="00000000" w:rsidDel="00000000" w:rsidP="00000000" w:rsidRDefault="00000000" w:rsidRPr="00000000" w14:paraId="000006A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008541842"/>
              <w:tag w:val="goog_rdk_5115"/>
            </w:sdtPr>
            <w:sdtContent>
              <w:ins w:author="DANLUIS ENRIQUE ROMANI MORA" w:id="30" w:date="2025-11-10T18:55:24Z"/>
              <w:sdt>
                <w:sdtPr>
                  <w:id w:val="-1687690996"/>
                  <w:tag w:val="goog_rdk_511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915019227"/>
        <w:tag w:val="goog_rdk_5121"/>
      </w:sdtPr>
      <w:sdtContent>
        <w:p w:rsidR="00000000" w:rsidDel="00000000" w:rsidP="00000000" w:rsidRDefault="00000000" w:rsidRPr="00000000" w14:paraId="000006A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i w:val="1"/>
              <w:iCs w:val="1"/>
              <w:color w:val="ffffff"/>
              <w:sz w:val="21"/>
              <w:szCs w:val="21"/>
              <w:rPrChange w:author="DANLUIS ENRIQUE ROMANI MORA" w:id="31" w:date="2025-11-10T18:55:24Z">
                <w:rPr>
                  <w:rFonts w:ascii="Consolas" w:cs="Consolas" w:eastAsia="Consolas" w:hAnsi="Consolas"/>
                  <w:sz w:val="21"/>
                  <w:szCs w:val="21"/>
                </w:rPr>
              </w:rPrChange>
            </w:rPr>
          </w:pPr>
          <w:sdt>
            <w:sdtPr>
              <w:id w:val="1849281228"/>
              <w:tag w:val="goog_rdk_5118"/>
            </w:sdtPr>
            <w:sdtContent>
              <w:ins w:author="DANLUIS ENRIQUE ROMANI MORA" w:id="30" w:date="2025-11-10T18:55:24Z"/>
              <w:sdt>
                <w:sdtPr>
                  <w:id w:val="-1506096360"/>
                  <w:tag w:val="goog_rdk_5119"/>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532341352"/>
                    <w:tag w:val="goog_rdk_5120"/>
                  </w:sdtPr>
                  <w:sdtContent>
                    <w:r w:rsidDel="00000000" w:rsidR="00000000" w:rsidRPr="00000000">
                      <w:rPr>
                        <w:rFonts w:ascii="Consolas" w:cs="Consolas" w:eastAsia="Consolas" w:hAnsi="Consolas"/>
                        <w:i w:val="1"/>
                        <w:iCs w:val="1"/>
                        <w:color w:val="ffffff"/>
                        <w:sz w:val="21"/>
                        <w:szCs w:val="21"/>
                        <w:rtl w:val="0"/>
                        <w:rPrChange w:author="DANLUIS ENRIQUE ROMANI MORA" w:id="31" w:date="2025-11-10T18:55:24Z">
                          <w:rPr>
                            <w:rFonts w:ascii="Consolas" w:cs="Consolas" w:eastAsia="Consolas" w:hAnsi="Consolas"/>
                            <w:sz w:val="21"/>
                            <w:szCs w:val="21"/>
                          </w:rPr>
                        </w:rPrChange>
                      </w:rPr>
                      <w:t xml:space="preserve">// Inteligencia dominante</w:t>
                    </w:r>
                  </w:sdtContent>
                </w:sdt>
              </w:ins>
            </w:sdtContent>
          </w:sdt>
        </w:p>
      </w:sdtContent>
    </w:sdt>
    <w:sdt>
      <w:sdtPr>
        <w:id w:val="1983470163"/>
        <w:tag w:val="goog_rdk_5130"/>
      </w:sdtPr>
      <w:sdtContent>
        <w:p w:rsidR="00000000" w:rsidDel="00000000" w:rsidP="00000000" w:rsidRDefault="00000000" w:rsidRPr="00000000" w14:paraId="000006A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930728300"/>
              <w:tag w:val="goog_rdk_5122"/>
            </w:sdtPr>
            <w:sdtContent>
              <w:ins w:author="DANLUIS ENRIQUE ROMANI MORA" w:id="30" w:date="2025-11-10T18:55:24Z"/>
              <w:sdt>
                <w:sdtPr>
                  <w:id w:val="-237336188"/>
                  <w:tag w:val="goog_rdk_512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468548779"/>
                    <w:tag w:val="goog_rdk_512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ResultadoDTO</w:t>
                    </w:r>
                  </w:sdtContent>
                </w:sdt>
                <w:sdt>
                  <w:sdtPr>
                    <w:id w:val="-1200317899"/>
                    <w:tag w:val="goog_rdk_512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inteligenciaDominante = resultadosOrdenados.</w:t>
                    </w:r>
                  </w:sdtContent>
                </w:sdt>
                <w:sdt>
                  <w:sdtPr>
                    <w:id w:val="-968593060"/>
                    <w:tag w:val="goog_rdk_512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w:t>
                    </w:r>
                  </w:sdtContent>
                </w:sdt>
                <w:sdt>
                  <w:sdtPr>
                    <w:id w:val="1101306290"/>
                    <w:tag w:val="goog_rdk_512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728348336"/>
                    <w:tag w:val="goog_rdk_5128"/>
                  </w:sdtPr>
                  <w:sdtContent>
                    <w:r w:rsidDel="00000000" w:rsidR="00000000" w:rsidRPr="00000000">
                      <w:rPr>
                        <w:rFonts w:ascii="Consolas" w:cs="Consolas" w:eastAsia="Consolas" w:hAnsi="Consolas"/>
                        <w:color w:val="ebc88d"/>
                        <w:sz w:val="21"/>
                        <w:szCs w:val="21"/>
                        <w:rtl w:val="0"/>
                        <w:rPrChange w:author="DANLUIS ENRIQUE ROMANI MORA" w:id="31" w:date="2025-11-10T18:55:24Z">
                          <w:rPr>
                            <w:rFonts w:ascii="Consolas" w:cs="Consolas" w:eastAsia="Consolas" w:hAnsi="Consolas"/>
                            <w:sz w:val="21"/>
                            <w:szCs w:val="21"/>
                          </w:rPr>
                        </w:rPrChange>
                      </w:rPr>
                      <w:t xml:space="preserve">0</w:t>
                    </w:r>
                  </w:sdtContent>
                </w:sdt>
                <w:sdt>
                  <w:sdtPr>
                    <w:id w:val="54722750"/>
                    <w:tag w:val="goog_rdk_512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796061179"/>
        <w:tag w:val="goog_rdk_5141"/>
      </w:sdtPr>
      <w:sdtContent>
        <w:p w:rsidR="00000000" w:rsidDel="00000000" w:rsidP="00000000" w:rsidRDefault="00000000" w:rsidRPr="00000000" w14:paraId="000006B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40484707"/>
              <w:tag w:val="goog_rdk_5131"/>
            </w:sdtPr>
            <w:sdtContent>
              <w:ins w:author="DANLUIS ENRIQUE ROMANI MORA" w:id="30" w:date="2025-11-10T18:55:24Z"/>
              <w:sdt>
                <w:sdtPr>
                  <w:id w:val="-269657436"/>
                  <w:tag w:val="goog_rdk_513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757135024"/>
                    <w:tag w:val="goog_rdk_513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911940271"/>
                    <w:tag w:val="goog_rdk_513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2132415364"/>
                    <w:tag w:val="goog_rdk_513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format</w:t>
                    </w:r>
                  </w:sdtContent>
                </w:sdt>
                <w:sdt>
                  <w:sdtPr>
                    <w:id w:val="-127815255"/>
                    <w:tag w:val="goog_rdk_513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693436634"/>
                    <w:tag w:val="goog_rdk_513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"Inteligencia Dominante: %s (%.2f/5.00)</w:t>
                    </w:r>
                  </w:sdtContent>
                </w:sdt>
                <w:sdt>
                  <w:sdtPr>
                    <w:id w:val="-1941660927"/>
                    <w:tag w:val="goog_rdk_513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327631732"/>
                    <w:tag w:val="goog_rdk_5139"/>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335337851"/>
                    <w:tag w:val="goog_rdk_514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79615704"/>
        <w:tag w:val="goog_rdk_5146"/>
      </w:sdtPr>
      <w:sdtContent>
        <w:p w:rsidR="00000000" w:rsidDel="00000000" w:rsidP="00000000" w:rsidRDefault="00000000" w:rsidRPr="00000000" w14:paraId="000006B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804083019"/>
              <w:tag w:val="goog_rdk_5142"/>
            </w:sdtPr>
            <w:sdtContent>
              <w:ins w:author="DANLUIS ENRIQUE ROMANI MORA" w:id="30" w:date="2025-11-10T18:55:24Z"/>
              <w:sdt>
                <w:sdtPr>
                  <w:id w:val="1076020624"/>
                  <w:tag w:val="goog_rdk_514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inteligenciaDominante.</w:t>
                    </w:r>
                  </w:ins>
                </w:sdtContent>
              </w:sdt>
              <w:ins w:author="DANLUIS ENRIQUE ROMANI MORA" w:id="30" w:date="2025-11-10T18:55:24Z">
                <w:sdt>
                  <w:sdtPr>
                    <w:id w:val="-1156211101"/>
                    <w:tag w:val="goog_rdk_514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getNombreInteligencia</w:t>
                    </w:r>
                  </w:sdtContent>
                </w:sdt>
                <w:sdt>
                  <w:sdtPr>
                    <w:id w:val="-2006432758"/>
                    <w:tag w:val="goog_rdk_514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318622572"/>
        <w:tag w:val="goog_rdk_5151"/>
      </w:sdtPr>
      <w:sdtContent>
        <w:p w:rsidR="00000000" w:rsidDel="00000000" w:rsidP="00000000" w:rsidRDefault="00000000" w:rsidRPr="00000000" w14:paraId="000006B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477526081"/>
              <w:tag w:val="goog_rdk_5147"/>
            </w:sdtPr>
            <w:sdtContent>
              <w:ins w:author="DANLUIS ENRIQUE ROMANI MORA" w:id="30" w:date="2025-11-10T18:55:24Z"/>
              <w:sdt>
                <w:sdtPr>
                  <w:id w:val="1337934692"/>
                  <w:tag w:val="goog_rdk_5148"/>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inteligenciaDominante.</w:t>
                    </w:r>
                  </w:ins>
                </w:sdtContent>
              </w:sdt>
              <w:ins w:author="DANLUIS ENRIQUE ROMANI MORA" w:id="30" w:date="2025-11-10T18:55:24Z">
                <w:sdt>
                  <w:sdtPr>
                    <w:id w:val="-1081090920"/>
                    <w:tag w:val="goog_rdk_514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getPuntajeCalculado</w:t>
                    </w:r>
                  </w:sdtContent>
                </w:sdt>
                <w:sdt>
                  <w:sdtPr>
                    <w:id w:val="-1841315149"/>
                    <w:tag w:val="goog_rdk_515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339638482"/>
        <w:tag w:val="goog_rdk_5154"/>
      </w:sdtPr>
      <w:sdtContent>
        <w:p w:rsidR="00000000" w:rsidDel="00000000" w:rsidP="00000000" w:rsidRDefault="00000000" w:rsidRPr="00000000" w14:paraId="000006B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782596342"/>
              <w:tag w:val="goog_rdk_5152"/>
            </w:sdtPr>
            <w:sdtContent>
              <w:ins w:author="DANLUIS ENRIQUE ROMANI MORA" w:id="30" w:date="2025-11-10T18:55:24Z"/>
              <w:sdt>
                <w:sdtPr>
                  <w:id w:val="-1919978837"/>
                  <w:tag w:val="goog_rdk_515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29282423"/>
        <w:tag w:val="goog_rdk_5163"/>
      </w:sdtPr>
      <w:sdtContent>
        <w:p w:rsidR="00000000" w:rsidDel="00000000" w:rsidP="00000000" w:rsidRDefault="00000000" w:rsidRPr="00000000" w14:paraId="000006B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259766576"/>
              <w:tag w:val="goog_rdk_5155"/>
            </w:sdtPr>
            <w:sdtContent>
              <w:ins w:author="DANLUIS ENRIQUE ROMANI MORA" w:id="30" w:date="2025-11-10T18:55:24Z"/>
              <w:sdt>
                <w:sdtPr>
                  <w:id w:val="-1818004999"/>
                  <w:tag w:val="goog_rdk_515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561398114"/>
                    <w:tag w:val="goog_rdk_515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817541955"/>
                    <w:tag w:val="goog_rdk_515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34937320"/>
                    <w:tag w:val="goog_rdk_5159"/>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1050282"/>
                    <w:tag w:val="goog_rdk_516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533317219"/>
                    <w:tag w:val="goog_rdk_5161"/>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580863437"/>
                    <w:tag w:val="goog_rdk_5162"/>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052277057"/>
        <w:tag w:val="goog_rdk_5172"/>
      </w:sdtPr>
      <w:sdtContent>
        <w:p w:rsidR="00000000" w:rsidDel="00000000" w:rsidP="00000000" w:rsidRDefault="00000000" w:rsidRPr="00000000" w14:paraId="000006B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530621629"/>
              <w:tag w:val="goog_rdk_5164"/>
            </w:sdtPr>
            <w:sdtContent>
              <w:ins w:author="DANLUIS ENRIQUE ROMANI MORA" w:id="30" w:date="2025-11-10T18:55:24Z"/>
              <w:sdt>
                <w:sdtPr>
                  <w:id w:val="-114308022"/>
                  <w:tag w:val="goog_rdk_516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837043961"/>
                    <w:tag w:val="goog_rdk_5166"/>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1238875922"/>
                    <w:tag w:val="goog_rdk_516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594167632"/>
                    <w:tag w:val="goog_rdk_5168"/>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"IMPORTANTE: Usa esta información para:</w:t>
                    </w:r>
                  </w:sdtContent>
                </w:sdt>
                <w:sdt>
                  <w:sdtPr>
                    <w:id w:val="1206361152"/>
                    <w:tag w:val="goog_rdk_516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04089348"/>
                    <w:tag w:val="goog_rdk_5170"/>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386202197"/>
                    <w:tag w:val="goog_rdk_5171"/>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640626922"/>
        <w:tag w:val="goog_rdk_5181"/>
      </w:sdtPr>
      <w:sdtContent>
        <w:p w:rsidR="00000000" w:rsidDel="00000000" w:rsidP="00000000" w:rsidRDefault="00000000" w:rsidRPr="00000000" w14:paraId="000006B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162261718"/>
              <w:tag w:val="goog_rdk_5173"/>
            </w:sdtPr>
            <w:sdtContent>
              <w:ins w:author="DANLUIS ENRIQUE ROMANI MORA" w:id="30" w:date="2025-11-10T18:55:24Z"/>
              <w:sdt>
                <w:sdtPr>
                  <w:id w:val="-1126512973"/>
                  <w:tag w:val="goog_rdk_5174"/>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1680874038"/>
                    <w:tag w:val="goog_rdk_5175"/>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7405523"/>
                    <w:tag w:val="goog_rdk_517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185640162"/>
                    <w:tag w:val="goog_rdk_517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Entender el estilo de aprendizaje del estudiante</w:t>
                    </w:r>
                  </w:sdtContent>
                </w:sdt>
                <w:sdt>
                  <w:sdtPr>
                    <w:id w:val="-1822750563"/>
                    <w:tag w:val="goog_rdk_517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76735143"/>
                    <w:tag w:val="goog_rdk_5179"/>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957199029"/>
                    <w:tag w:val="goog_rdk_518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277724353"/>
        <w:tag w:val="goog_rdk_5190"/>
      </w:sdtPr>
      <w:sdtContent>
        <w:p w:rsidR="00000000" w:rsidDel="00000000" w:rsidP="00000000" w:rsidRDefault="00000000" w:rsidRPr="00000000" w14:paraId="000006B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098356101"/>
              <w:tag w:val="goog_rdk_5182"/>
            </w:sdtPr>
            <w:sdtContent>
              <w:ins w:author="DANLUIS ENRIQUE ROMANI MORA" w:id="30" w:date="2025-11-10T18:55:24Z"/>
              <w:sdt>
                <w:sdtPr>
                  <w:id w:val="1727888785"/>
                  <w:tag w:val="goog_rdk_518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2101328501"/>
                    <w:tag w:val="goog_rdk_518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573404000"/>
                    <w:tag w:val="goog_rdk_518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10304706"/>
                    <w:tag w:val="goog_rdk_518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Sugerir estrategias pedagógicas personalizadas</w:t>
                    </w:r>
                  </w:sdtContent>
                </w:sdt>
                <w:sdt>
                  <w:sdtPr>
                    <w:id w:val="1318335560"/>
                    <w:tag w:val="goog_rdk_518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884301713"/>
                    <w:tag w:val="goog_rdk_5188"/>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33804787"/>
                    <w:tag w:val="goog_rdk_518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92013498"/>
        <w:tag w:val="goog_rdk_5199"/>
      </w:sdtPr>
      <w:sdtContent>
        <w:p w:rsidR="00000000" w:rsidDel="00000000" w:rsidP="00000000" w:rsidRDefault="00000000" w:rsidRPr="00000000" w14:paraId="000006B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848607792"/>
              <w:tag w:val="goog_rdk_5191"/>
            </w:sdtPr>
            <w:sdtContent>
              <w:ins w:author="DANLUIS ENRIQUE ROMANI MORA" w:id="30" w:date="2025-11-10T18:55:24Z"/>
              <w:sdt>
                <w:sdtPr>
                  <w:id w:val="-850030216"/>
                  <w:tag w:val="goog_rdk_519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908725225"/>
                    <w:tag w:val="goog_rdk_5193"/>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784406060"/>
                    <w:tag w:val="goog_rdk_5194"/>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752068450"/>
                    <w:tag w:val="goog_rdk_5195"/>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Recomendar actividades según sus fortalezas</w:t>
                    </w:r>
                  </w:sdtContent>
                </w:sdt>
                <w:sdt>
                  <w:sdtPr>
                    <w:id w:val="-1721613753"/>
                    <w:tag w:val="goog_rdk_5196"/>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w:t>
                    </w:r>
                  </w:sdtContent>
                </w:sdt>
                <w:sdt>
                  <w:sdtPr>
                    <w:id w:val="-1573318790"/>
                    <w:tag w:val="goog_rdk_5197"/>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517860479"/>
                    <w:tag w:val="goog_rdk_519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911214295"/>
        <w:tag w:val="goog_rdk_5208"/>
      </w:sdtPr>
      <w:sdtContent>
        <w:p w:rsidR="00000000" w:rsidDel="00000000" w:rsidP="00000000" w:rsidRDefault="00000000" w:rsidRPr="00000000" w14:paraId="000006B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924243172"/>
              <w:tag w:val="goog_rdk_5200"/>
            </w:sdtPr>
            <w:sdtContent>
              <w:ins w:author="DANLUIS ENRIQUE ROMANI MORA" w:id="30" w:date="2025-11-10T18:55:24Z"/>
              <w:sdt>
                <w:sdtPr>
                  <w:id w:val="79488150"/>
                  <w:tag w:val="goog_rdk_5201"/>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w:t>
                    </w:r>
                  </w:ins>
                </w:sdtContent>
              </w:sdt>
              <w:ins w:author="DANLUIS ENRIQUE ROMANI MORA" w:id="30" w:date="2025-11-10T18:55:24Z">
                <w:sdt>
                  <w:sdtPr>
                    <w:id w:val="713779811"/>
                    <w:tag w:val="goog_rdk_5202"/>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append</w:t>
                    </w:r>
                  </w:sdtContent>
                </w:sdt>
                <w:sdt>
                  <w:sdtPr>
                    <w:id w:val="629867232"/>
                    <w:tag w:val="goog_rdk_5203"/>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2123080870"/>
                    <w:tag w:val="goog_rdk_5204"/>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 Explicar conceptos usando sus inteligencias dominantes</w:t>
                    </w:r>
                  </w:sdtContent>
                </w:sdt>
                <w:sdt>
                  <w:sdtPr>
                    <w:id w:val="-1850550954"/>
                    <w:tag w:val="goog_rdk_520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\n\n</w:t>
                    </w:r>
                  </w:sdtContent>
                </w:sdt>
                <w:sdt>
                  <w:sdtPr>
                    <w:id w:val="811904595"/>
                    <w:tag w:val="goog_rdk_520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1517699741"/>
                    <w:tag w:val="goog_rdk_520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161128094"/>
        <w:tag w:val="goog_rdk_5211"/>
      </w:sdtPr>
      <w:sdtContent>
        <w:p w:rsidR="00000000" w:rsidDel="00000000" w:rsidP="00000000" w:rsidRDefault="00000000" w:rsidRPr="00000000" w14:paraId="000006B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313898028"/>
              <w:tag w:val="goog_rdk_5209"/>
            </w:sdtPr>
            <w:sdtContent>
              <w:ins w:author="DANLUIS ENRIQUE ROMANI MORA" w:id="30" w:date="2025-11-10T18:55:24Z"/>
              <w:sdt>
                <w:sdtPr>
                  <w:id w:val="793668709"/>
                  <w:tag w:val="goog_rdk_5210"/>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1569678380"/>
        <w:tag w:val="goog_rdk_5214"/>
      </w:sdtPr>
      <w:sdtContent>
        <w:p w:rsidR="00000000" w:rsidDel="00000000" w:rsidP="00000000" w:rsidRDefault="00000000" w:rsidRPr="00000000" w14:paraId="000006B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555848803"/>
              <w:tag w:val="goog_rdk_5212"/>
            </w:sdtPr>
            <w:sdtContent>
              <w:ins w:author="DANLUIS ENRIQUE ROMANI MORA" w:id="30" w:date="2025-11-10T18:55:24Z"/>
              <w:sdt>
                <w:sdtPr>
                  <w:id w:val="1628467760"/>
                  <w:tag w:val="goog_rdk_521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591839936"/>
        <w:tag w:val="goog_rdk_5221"/>
      </w:sdtPr>
      <w:sdtContent>
        <w:p w:rsidR="00000000" w:rsidDel="00000000" w:rsidP="00000000" w:rsidRDefault="00000000" w:rsidRPr="00000000" w14:paraId="000006B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773373430"/>
              <w:tag w:val="goog_rdk_5215"/>
            </w:sdtPr>
            <w:sdtContent>
              <w:ins w:author="DANLUIS ENRIQUE ROMANI MORA" w:id="30" w:date="2025-11-10T18:55:24Z"/>
              <w:sdt>
                <w:sdtPr>
                  <w:id w:val="-1104543186"/>
                  <w:tag w:val="goog_rdk_5216"/>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10718234"/>
                    <w:tag w:val="goog_rdk_5217"/>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String</w:t>
                    </w:r>
                  </w:sdtContent>
                </w:sdt>
                <w:sdt>
                  <w:sdtPr>
                    <w:id w:val="1495167007"/>
                    <w:tag w:val="goog_rdk_5218"/>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contextoFinal = contexto.</w:t>
                    </w:r>
                  </w:sdtContent>
                </w:sdt>
                <w:sdt>
                  <w:sdtPr>
                    <w:id w:val="-1377581606"/>
                    <w:tag w:val="goog_rdk_5219"/>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toString</w:t>
                    </w:r>
                  </w:sdtContent>
                </w:sdt>
                <w:sdt>
                  <w:sdtPr>
                    <w:id w:val="1177143370"/>
                    <w:tag w:val="goog_rdk_5220"/>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955056433"/>
        <w:tag w:val="goog_rdk_5230"/>
      </w:sdtPr>
      <w:sdtContent>
        <w:p w:rsidR="00000000" w:rsidDel="00000000" w:rsidP="00000000" w:rsidRDefault="00000000" w:rsidRPr="00000000" w14:paraId="000006B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1494634195"/>
              <w:tag w:val="goog_rdk_5222"/>
            </w:sdtPr>
            <w:sdtContent>
              <w:ins w:author="DANLUIS ENRIQUE ROMANI MORA" w:id="30" w:date="2025-11-10T18:55:24Z"/>
              <w:sdt>
                <w:sdtPr>
                  <w:id w:val="-716865061"/>
                  <w:tag w:val="goog_rdk_5223"/>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logger.</w:t>
                    </w:r>
                  </w:ins>
                </w:sdtContent>
              </w:sdt>
              <w:ins w:author="DANLUIS ENRIQUE ROMANI MORA" w:id="30" w:date="2025-11-10T18:55:24Z">
                <w:sdt>
                  <w:sdtPr>
                    <w:id w:val="-762140372"/>
                    <w:tag w:val="goog_rdk_5224"/>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info</w:t>
                    </w:r>
                  </w:sdtContent>
                </w:sdt>
                <w:sdt>
                  <w:sdtPr>
                    <w:id w:val="-1099864726"/>
                    <w:tag w:val="goog_rdk_5225"/>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sdt>
                  <w:sdtPr>
                    <w:id w:val="397760663"/>
                    <w:tag w:val="goog_rdk_5226"/>
                  </w:sdtPr>
                  <w:sdtContent>
                    <w:r w:rsidDel="00000000" w:rsidR="00000000" w:rsidRPr="00000000">
                      <w:rPr>
                        <w:rFonts w:ascii="Consolas" w:cs="Consolas" w:eastAsia="Consolas" w:hAnsi="Consolas"/>
                        <w:color w:val="e394dc"/>
                        <w:sz w:val="21"/>
                        <w:szCs w:val="21"/>
                        <w:rtl w:val="0"/>
                        <w:rPrChange w:author="DANLUIS ENRIQUE ROMANI MORA" w:id="31" w:date="2025-11-10T18:55:24Z">
                          <w:rPr>
                            <w:rFonts w:ascii="Consolas" w:cs="Consolas" w:eastAsia="Consolas" w:hAnsi="Consolas"/>
                            <w:sz w:val="21"/>
                            <w:szCs w:val="21"/>
                          </w:rPr>
                        </w:rPrChange>
                      </w:rPr>
                      <w:t xml:space="preserve">"Contexto generado para alumno {}: {} caracteres"</w:t>
                    </w:r>
                  </w:sdtContent>
                </w:sdt>
                <w:sdt>
                  <w:sdtPr>
                    <w:id w:val="-1298145573"/>
                    <w:tag w:val="goog_rdk_522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idAlumno, contextoFinal.</w:t>
                    </w:r>
                  </w:sdtContent>
                </w:sdt>
                <w:sdt>
                  <w:sdtPr>
                    <w:id w:val="1584305249"/>
                    <w:tag w:val="goog_rdk_5228"/>
                  </w:sdtPr>
                  <w:sdtContent>
                    <w:r w:rsidDel="00000000" w:rsidR="00000000" w:rsidRPr="00000000">
                      <w:rPr>
                        <w:rFonts w:ascii="Consolas" w:cs="Consolas" w:eastAsia="Consolas" w:hAnsi="Consolas"/>
                        <w:color w:val="efb080"/>
                        <w:sz w:val="21"/>
                        <w:szCs w:val="21"/>
                        <w:rtl w:val="0"/>
                        <w:rPrChange w:author="DANLUIS ENRIQUE ROMANI MORA" w:id="31" w:date="2025-11-10T18:55:24Z">
                          <w:rPr>
                            <w:rFonts w:ascii="Consolas" w:cs="Consolas" w:eastAsia="Consolas" w:hAnsi="Consolas"/>
                            <w:sz w:val="21"/>
                            <w:szCs w:val="21"/>
                          </w:rPr>
                        </w:rPrChange>
                      </w:rPr>
                      <w:t xml:space="preserve">length</w:t>
                    </w:r>
                  </w:sdtContent>
                </w:sdt>
                <w:sdt>
                  <w:sdtPr>
                    <w:id w:val="-716901387"/>
                    <w:tag w:val="goog_rdk_5229"/>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w:t>
                    </w:r>
                  </w:sdtContent>
                </w:sdt>
              </w:ins>
            </w:sdtContent>
          </w:sdt>
        </w:p>
      </w:sdtContent>
    </w:sdt>
    <w:sdt>
      <w:sdtPr>
        <w:id w:val="-1062337957"/>
        <w:tag w:val="goog_rdk_5233"/>
      </w:sdtPr>
      <w:sdtContent>
        <w:p w:rsidR="00000000" w:rsidDel="00000000" w:rsidP="00000000" w:rsidRDefault="00000000" w:rsidRPr="00000000" w14:paraId="000006B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200464462"/>
              <w:tag w:val="goog_rdk_5231"/>
            </w:sdtPr>
            <w:sdtContent>
              <w:ins w:author="DANLUIS ENRIQUE ROMANI MORA" w:id="30" w:date="2025-11-10T18:55:24Z"/>
              <w:sdt>
                <w:sdtPr>
                  <w:id w:val="-2004434683"/>
                  <w:tag w:val="goog_rdk_5232"/>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Content>
          </w:sdt>
        </w:p>
      </w:sdtContent>
    </w:sdt>
    <w:sdt>
      <w:sdtPr>
        <w:id w:val="-716551473"/>
        <w:tag w:val="goog_rdk_5238"/>
      </w:sdtPr>
      <w:sdtContent>
        <w:p w:rsidR="00000000" w:rsidDel="00000000" w:rsidP="00000000" w:rsidRDefault="00000000" w:rsidRPr="00000000" w14:paraId="000006B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0" w:date="2025-11-10T18:55:24Z"/>
              <w:rFonts w:ascii="Consolas" w:cs="Consolas" w:eastAsia="Consolas" w:hAnsi="Consolas"/>
              <w:color w:val="d6d6dd"/>
              <w:sz w:val="21"/>
              <w:szCs w:val="21"/>
              <w:rPrChange w:author="DANLUIS ENRIQUE ROMANI MORA" w:id="31" w:date="2025-11-10T18:55:24Z">
                <w:rPr>
                  <w:rFonts w:ascii="Consolas" w:cs="Consolas" w:eastAsia="Consolas" w:hAnsi="Consolas"/>
                  <w:sz w:val="21"/>
                  <w:szCs w:val="21"/>
                </w:rPr>
              </w:rPrChange>
            </w:rPr>
          </w:pPr>
          <w:sdt>
            <w:sdtPr>
              <w:id w:val="-964591630"/>
              <w:tag w:val="goog_rdk_5234"/>
            </w:sdtPr>
            <w:sdtContent>
              <w:ins w:author="DANLUIS ENRIQUE ROMANI MORA" w:id="30" w:date="2025-11-10T18:55:24Z"/>
              <w:sdt>
                <w:sdtPr>
                  <w:id w:val="-1324901048"/>
                  <w:tag w:val="goog_rdk_5235"/>
                </w:sdtPr>
                <w:sdtContent>
                  <w:ins w:author="DANLUIS ENRIQUE ROMANI MORA" w:id="30" w:date="2025-11-10T18:55:24Z">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w:t>
                    </w:r>
                  </w:ins>
                </w:sdtContent>
              </w:sdt>
              <w:ins w:author="DANLUIS ENRIQUE ROMANI MORA" w:id="30" w:date="2025-11-10T18:55:24Z">
                <w:sdt>
                  <w:sdtPr>
                    <w:id w:val="1553559246"/>
                    <w:tag w:val="goog_rdk_5236"/>
                  </w:sdtPr>
                  <w:sdtContent>
                    <w:r w:rsidDel="00000000" w:rsidR="00000000" w:rsidRPr="00000000">
                      <w:rPr>
                        <w:rFonts w:ascii="Consolas" w:cs="Consolas" w:eastAsia="Consolas" w:hAnsi="Consolas"/>
                        <w:color w:val="83d6c5"/>
                        <w:sz w:val="21"/>
                        <w:szCs w:val="21"/>
                        <w:rtl w:val="0"/>
                        <w:rPrChange w:author="DANLUIS ENRIQUE ROMANI MORA" w:id="31" w:date="2025-11-10T18:55:24Z">
                          <w:rPr>
                            <w:rFonts w:ascii="Consolas" w:cs="Consolas" w:eastAsia="Consolas" w:hAnsi="Consolas"/>
                            <w:sz w:val="21"/>
                            <w:szCs w:val="21"/>
                          </w:rPr>
                        </w:rPrChange>
                      </w:rPr>
                      <w:t xml:space="preserve">return</w:t>
                    </w:r>
                  </w:sdtContent>
                </w:sdt>
                <w:sdt>
                  <w:sdtPr>
                    <w:id w:val="1866612796"/>
                    <w:tag w:val="goog_rdk_5237"/>
                  </w:sdtPr>
                  <w:sdtContent>
                    <w:r w:rsidDel="00000000" w:rsidR="00000000" w:rsidRPr="00000000">
                      <w:rPr>
                        <w:rFonts w:ascii="Consolas" w:cs="Consolas" w:eastAsia="Consolas" w:hAnsi="Consolas"/>
                        <w:color w:val="d6d6dd"/>
                        <w:sz w:val="21"/>
                        <w:szCs w:val="21"/>
                        <w:rtl w:val="0"/>
                        <w:rPrChange w:author="DANLUIS ENRIQUE ROMANI MORA" w:id="31" w:date="2025-11-10T18:55:24Z">
                          <w:rPr>
                            <w:rFonts w:ascii="Consolas" w:cs="Consolas" w:eastAsia="Consolas" w:hAnsi="Consolas"/>
                            <w:sz w:val="21"/>
                            <w:szCs w:val="21"/>
                          </w:rPr>
                        </w:rPrChange>
                      </w:rPr>
                      <w:t xml:space="preserve"> contextoFinal;</w:t>
                    </w:r>
                  </w:sdtContent>
                </w:sdt>
              </w:ins>
            </w:sdtContent>
          </w:sdt>
        </w:p>
      </w:sdtContent>
    </w:sdt>
    <w:p w:rsidR="00000000" w:rsidDel="00000000" w:rsidP="00000000" w:rsidRDefault="00000000" w:rsidRPr="00000000" w14:paraId="000006C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C1">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C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3.7.2: </w:t>
      </w:r>
      <w:r w:rsidDel="00000000" w:rsidR="00000000" w:rsidRPr="00000000">
        <w:rPr>
          <w:rFonts w:ascii="Times New Roman" w:cs="Times New Roman" w:eastAsia="Times New Roman" w:hAnsi="Times New Roman"/>
          <w:b w:val="1"/>
          <w:bCs w:val="1"/>
          <w:sz w:val="30"/>
          <w:szCs w:val="30"/>
          <w:rtl w:val="0"/>
        </w:rPr>
        <w:t xml:space="preserve">Manejar errores de sincronización con notificación al usuario.</w:t>
      </w:r>
    </w:p>
    <w:sdt>
      <w:sdtPr>
        <w:id w:val="62653781"/>
        <w:tag w:val="goog_rdk_5247"/>
      </w:sdtPr>
      <w:sdtContent>
        <w:p w:rsidR="00000000" w:rsidDel="00000000" w:rsidP="00000000" w:rsidRDefault="00000000" w:rsidRPr="00000000" w14:paraId="000006C3">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779632520"/>
              <w:tag w:val="goog_rdk_5239"/>
            </w:sdtPr>
            <w:sdtContent>
              <w:ins w:author="DANLUIS ENRIQUE ROMANI MORA" w:id="32" w:date="2025-11-10T18:55:39Z"/>
              <w:sdt>
                <w:sdtPr>
                  <w:id w:val="1203798923"/>
                  <w:tag w:val="goog_rdk_5240"/>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 </w:t>
                    </w:r>
                  </w:ins>
                </w:sdtContent>
              </w:sdt>
              <w:ins w:author="DANLUIS ENRIQUE ROMANI MORA" w:id="32" w:date="2025-11-10T18:55:39Z">
                <w:sdt>
                  <w:sdtPr>
                    <w:id w:val="-1882201547"/>
                    <w:tag w:val="goog_rdk_5241"/>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catch</w:t>
                    </w:r>
                  </w:sdtContent>
                </w:sdt>
                <w:sdt>
                  <w:sdtPr>
                    <w:id w:val="-380876811"/>
                    <w:tag w:val="goog_rdk_5242"/>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644237313"/>
                    <w:tag w:val="goog_rdk_5243"/>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InterruptedException</w:t>
                    </w:r>
                  </w:sdtContent>
                </w:sdt>
                <w:sdt>
                  <w:sdtPr>
                    <w:id w:val="465171075"/>
                    <w:tag w:val="goog_rdk_5244"/>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507435731"/>
                    <w:tag w:val="goog_rdk_5245"/>
                  </w:sdtPr>
                  <w:sdtContent>
                    <w:r w:rsidDel="00000000" w:rsidR="00000000" w:rsidRPr="00000000">
                      <w:rPr>
                        <w:rFonts w:ascii="Consolas" w:cs="Consolas" w:eastAsia="Consolas" w:hAnsi="Consolas"/>
                        <w:i w:val="1"/>
                        <w:iCs w:val="1"/>
                        <w:color w:val="d6d6dd"/>
                        <w:sz w:val="21"/>
                        <w:szCs w:val="21"/>
                        <w:rtl w:val="0"/>
                        <w:rPrChange w:author="DANLUIS ENRIQUE ROMANI MORA" w:id="33" w:date="2025-11-10T18:55:39Z">
                          <w:rPr>
                            <w:rFonts w:ascii="Consolas" w:cs="Consolas" w:eastAsia="Consolas" w:hAnsi="Consolas"/>
                            <w:sz w:val="21"/>
                            <w:szCs w:val="21"/>
                          </w:rPr>
                        </w:rPrChange>
                      </w:rPr>
                      <w:t xml:space="preserve">e</w:t>
                    </w:r>
                  </w:sdtContent>
                </w:sdt>
                <w:sdt>
                  <w:sdtPr>
                    <w:id w:val="-2119341609"/>
                    <w:tag w:val="goog_rdk_5246"/>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ins>
            </w:sdtContent>
          </w:sdt>
        </w:p>
      </w:sdtContent>
    </w:sdt>
    <w:sdt>
      <w:sdtPr>
        <w:id w:val="1555615374"/>
        <w:tag w:val="goog_rdk_5254"/>
      </w:sdtPr>
      <w:sdtContent>
        <w:p w:rsidR="00000000" w:rsidDel="00000000" w:rsidP="00000000" w:rsidRDefault="00000000" w:rsidRPr="00000000" w14:paraId="000006C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56799774"/>
              <w:tag w:val="goog_rdk_5248"/>
            </w:sdtPr>
            <w:sdtContent>
              <w:ins w:author="DANLUIS ENRIQUE ROMANI MORA" w:id="32" w:date="2025-11-10T18:55:39Z"/>
              <w:sdt>
                <w:sdtPr>
                  <w:id w:val="-650098717"/>
                  <w:tag w:val="goog_rdk_5249"/>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logger.</w:t>
                    </w:r>
                  </w:ins>
                </w:sdtContent>
              </w:sdt>
              <w:ins w:author="DANLUIS ENRIQUE ROMANI MORA" w:id="32" w:date="2025-11-10T18:55:39Z">
                <w:sdt>
                  <w:sdtPr>
                    <w:id w:val="1817681940"/>
                    <w:tag w:val="goog_rdk_5250"/>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error</w:t>
                    </w:r>
                  </w:sdtContent>
                </w:sdt>
                <w:sdt>
                  <w:sdtPr>
                    <w:id w:val="594352179"/>
                    <w:tag w:val="goog_rdk_5251"/>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544614067"/>
                    <w:tag w:val="goog_rdk_5252"/>
                  </w:sdtPr>
                  <w:sdtContent>
                    <w:r w:rsidDel="00000000" w:rsidR="00000000" w:rsidRPr="00000000">
                      <w:rPr>
                        <w:rFonts w:ascii="Consolas" w:cs="Consolas" w:eastAsia="Consolas" w:hAnsi="Consolas"/>
                        <w:color w:val="e394dc"/>
                        <w:sz w:val="21"/>
                        <w:szCs w:val="21"/>
                        <w:rtl w:val="0"/>
                        <w:rPrChange w:author="DANLUIS ENRIQUE ROMANI MORA" w:id="33" w:date="2025-11-10T18:55:39Z">
                          <w:rPr>
                            <w:rFonts w:ascii="Consolas" w:cs="Consolas" w:eastAsia="Consolas" w:hAnsi="Consolas"/>
                            <w:sz w:val="21"/>
                            <w:szCs w:val="21"/>
                          </w:rPr>
                        </w:rPrChange>
                      </w:rPr>
                      <w:t xml:space="preserve">"❌ [COLA] Error: Interrupción al procesar mensaje para sesión ID: {}"</w:t>
                    </w:r>
                  </w:sdtContent>
                </w:sdt>
                <w:sdt>
                  <w:sdtPr>
                    <w:id w:val="525169732"/>
                    <w:tag w:val="goog_rdk_5253"/>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idSesion, e);</w:t>
                    </w:r>
                  </w:sdtContent>
                </w:sdt>
              </w:ins>
            </w:sdtContent>
          </w:sdt>
        </w:p>
      </w:sdtContent>
    </w:sdt>
    <w:sdt>
      <w:sdtPr>
        <w:id w:val="-734914261"/>
        <w:tag w:val="goog_rdk_5261"/>
      </w:sdtPr>
      <w:sdtContent>
        <w:p w:rsidR="00000000" w:rsidDel="00000000" w:rsidP="00000000" w:rsidRDefault="00000000" w:rsidRPr="00000000" w14:paraId="000006C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04902690"/>
              <w:tag w:val="goog_rdk_5255"/>
            </w:sdtPr>
            <w:sdtContent>
              <w:ins w:author="DANLUIS ENRIQUE ROMANI MORA" w:id="32" w:date="2025-11-10T18:55:39Z"/>
              <w:sdt>
                <w:sdtPr>
                  <w:id w:val="1142130968"/>
                  <w:tag w:val="goog_rdk_5256"/>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Thread.</w:t>
                    </w:r>
                  </w:ins>
                </w:sdtContent>
              </w:sdt>
              <w:ins w:author="DANLUIS ENRIQUE ROMANI MORA" w:id="32" w:date="2025-11-10T18:55:39Z">
                <w:sdt>
                  <w:sdtPr>
                    <w:id w:val="-601042821"/>
                    <w:tag w:val="goog_rdk_5257"/>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currentThread</w:t>
                    </w:r>
                  </w:sdtContent>
                </w:sdt>
                <w:sdt>
                  <w:sdtPr>
                    <w:id w:val="-1237957033"/>
                    <w:tag w:val="goog_rdk_5258"/>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691951055"/>
                    <w:tag w:val="goog_rdk_5259"/>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interrupt</w:t>
                    </w:r>
                  </w:sdtContent>
                </w:sdt>
                <w:sdt>
                  <w:sdtPr>
                    <w:id w:val="-531759050"/>
                    <w:tag w:val="goog_rdk_5260"/>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1781377942"/>
        <w:tag w:val="goog_rdk_5270"/>
      </w:sdtPr>
      <w:sdtContent>
        <w:p w:rsidR="00000000" w:rsidDel="00000000" w:rsidP="00000000" w:rsidRDefault="00000000" w:rsidRPr="00000000" w14:paraId="000006C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46763598"/>
              <w:tag w:val="goog_rdk_5262"/>
            </w:sdtPr>
            <w:sdtContent>
              <w:ins w:author="DANLUIS ENRIQUE ROMANI MORA" w:id="32" w:date="2025-11-10T18:55:39Z"/>
              <w:sdt>
                <w:sdtPr>
                  <w:id w:val="-473112805"/>
                  <w:tag w:val="goog_rdk_5263"/>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2127727545"/>
                    <w:tag w:val="goog_rdk_5264"/>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return</w:t>
                    </w:r>
                  </w:sdtContent>
                </w:sdt>
                <w:sdt>
                  <w:sdtPr>
                    <w:id w:val="-1492766930"/>
                    <w:tag w:val="goog_rdk_526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881601748"/>
                    <w:tag w:val="goog_rdk_5266"/>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crearMensajeError</w:t>
                    </w:r>
                  </w:sdtContent>
                </w:sdt>
                <w:sdt>
                  <w:sdtPr>
                    <w:id w:val="1852256703"/>
                    <w:tag w:val="goog_rdk_526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(sesion, </w:t>
                    </w:r>
                  </w:sdtContent>
                </w:sdt>
                <w:sdt>
                  <w:sdtPr>
                    <w:id w:val="-174117432"/>
                    <w:tag w:val="goog_rdk_5268"/>
                  </w:sdtPr>
                  <w:sdtContent>
                    <w:r w:rsidDel="00000000" w:rsidR="00000000" w:rsidRPr="00000000">
                      <w:rPr>
                        <w:rFonts w:ascii="Consolas" w:cs="Consolas" w:eastAsia="Consolas" w:hAnsi="Consolas"/>
                        <w:color w:val="e394dc"/>
                        <w:sz w:val="21"/>
                        <w:szCs w:val="21"/>
                        <w:rtl w:val="0"/>
                        <w:rPrChange w:author="DANLUIS ENRIQUE ROMANI MORA" w:id="33" w:date="2025-11-10T18:55:39Z">
                          <w:rPr>
                            <w:rFonts w:ascii="Consolas" w:cs="Consolas" w:eastAsia="Consolas" w:hAnsi="Consolas"/>
                            <w:sz w:val="21"/>
                            <w:szCs w:val="21"/>
                          </w:rPr>
                        </w:rPrChange>
                      </w:rPr>
                      <w:t xml:space="preserve">"El procesamiento fue interrumpido. Por favor, intenta nuevamente."</w:t>
                    </w:r>
                  </w:sdtContent>
                </w:sdt>
                <w:sdt>
                  <w:sdtPr>
                    <w:id w:val="1554604587"/>
                    <w:tag w:val="goog_rdk_5269"/>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500691551"/>
        <w:tag w:val="goog_rdk_5273"/>
      </w:sdtPr>
      <w:sdtContent>
        <w:p w:rsidR="00000000" w:rsidDel="00000000" w:rsidP="00000000" w:rsidRDefault="00000000" w:rsidRPr="00000000" w14:paraId="000006C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332456945"/>
              <w:tag w:val="goog_rdk_5271"/>
            </w:sdtPr>
            <w:sdtContent>
              <w:ins w:author="DANLUIS ENRIQUE ROMANI MORA" w:id="32" w:date="2025-11-10T18:55:39Z"/>
              <w:sdt>
                <w:sdtPr>
                  <w:id w:val="-1230967004"/>
                  <w:tag w:val="goog_rdk_5272"/>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2125927501"/>
        <w:tag w:val="goog_rdk_5282"/>
      </w:sdtPr>
      <w:sdtContent>
        <w:p w:rsidR="00000000" w:rsidDel="00000000" w:rsidP="00000000" w:rsidRDefault="00000000" w:rsidRPr="00000000" w14:paraId="000006C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19667974"/>
              <w:tag w:val="goog_rdk_5274"/>
            </w:sdtPr>
            <w:sdtContent>
              <w:ins w:author="DANLUIS ENRIQUE ROMANI MORA" w:id="32" w:date="2025-11-10T18:55:39Z"/>
              <w:sdt>
                <w:sdtPr>
                  <w:id w:val="549304770"/>
                  <w:tag w:val="goog_rdk_5275"/>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 </w:t>
                    </w:r>
                  </w:ins>
                </w:sdtContent>
              </w:sdt>
              <w:ins w:author="DANLUIS ENRIQUE ROMANI MORA" w:id="32" w:date="2025-11-10T18:55:39Z">
                <w:sdt>
                  <w:sdtPr>
                    <w:id w:val="532123966"/>
                    <w:tag w:val="goog_rdk_5276"/>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catch</w:t>
                    </w:r>
                  </w:sdtContent>
                </w:sdt>
                <w:sdt>
                  <w:sdtPr>
                    <w:id w:val="-98207110"/>
                    <w:tag w:val="goog_rdk_527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433189813"/>
                    <w:tag w:val="goog_rdk_5278"/>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ExecutionException</w:t>
                    </w:r>
                  </w:sdtContent>
                </w:sdt>
                <w:sdt>
                  <w:sdtPr>
                    <w:id w:val="1213161089"/>
                    <w:tag w:val="goog_rdk_5279"/>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356843419"/>
                    <w:tag w:val="goog_rdk_5280"/>
                  </w:sdtPr>
                  <w:sdtContent>
                    <w:r w:rsidDel="00000000" w:rsidR="00000000" w:rsidRPr="00000000">
                      <w:rPr>
                        <w:rFonts w:ascii="Consolas" w:cs="Consolas" w:eastAsia="Consolas" w:hAnsi="Consolas"/>
                        <w:i w:val="1"/>
                        <w:iCs w:val="1"/>
                        <w:color w:val="d6d6dd"/>
                        <w:sz w:val="21"/>
                        <w:szCs w:val="21"/>
                        <w:rtl w:val="0"/>
                        <w:rPrChange w:author="DANLUIS ENRIQUE ROMANI MORA" w:id="33" w:date="2025-11-10T18:55:39Z">
                          <w:rPr>
                            <w:rFonts w:ascii="Consolas" w:cs="Consolas" w:eastAsia="Consolas" w:hAnsi="Consolas"/>
                            <w:sz w:val="21"/>
                            <w:szCs w:val="21"/>
                          </w:rPr>
                        </w:rPrChange>
                      </w:rPr>
                      <w:t xml:space="preserve">e</w:t>
                    </w:r>
                  </w:sdtContent>
                </w:sdt>
                <w:sdt>
                  <w:sdtPr>
                    <w:id w:val="1332528873"/>
                    <w:tag w:val="goog_rdk_5281"/>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ins>
            </w:sdtContent>
          </w:sdt>
        </w:p>
      </w:sdtContent>
    </w:sdt>
    <w:sdt>
      <w:sdtPr>
        <w:id w:val="1032165320"/>
        <w:tag w:val="goog_rdk_5289"/>
      </w:sdtPr>
      <w:sdtContent>
        <w:p w:rsidR="00000000" w:rsidDel="00000000" w:rsidP="00000000" w:rsidRDefault="00000000" w:rsidRPr="00000000" w14:paraId="000006C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978742416"/>
              <w:tag w:val="goog_rdk_5283"/>
            </w:sdtPr>
            <w:sdtContent>
              <w:ins w:author="DANLUIS ENRIQUE ROMANI MORA" w:id="32" w:date="2025-11-10T18:55:39Z"/>
              <w:sdt>
                <w:sdtPr>
                  <w:id w:val="-1705788926"/>
                  <w:tag w:val="goog_rdk_5284"/>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logger.</w:t>
                    </w:r>
                  </w:ins>
                </w:sdtContent>
              </w:sdt>
              <w:ins w:author="DANLUIS ENRIQUE ROMANI MORA" w:id="32" w:date="2025-11-10T18:55:39Z">
                <w:sdt>
                  <w:sdtPr>
                    <w:id w:val="-736934491"/>
                    <w:tag w:val="goog_rdk_5285"/>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error</w:t>
                    </w:r>
                  </w:sdtContent>
                </w:sdt>
                <w:sdt>
                  <w:sdtPr>
                    <w:id w:val="-444309422"/>
                    <w:tag w:val="goog_rdk_5286"/>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050037733"/>
                    <w:tag w:val="goog_rdk_5287"/>
                  </w:sdtPr>
                  <w:sdtContent>
                    <w:r w:rsidDel="00000000" w:rsidR="00000000" w:rsidRPr="00000000">
                      <w:rPr>
                        <w:rFonts w:ascii="Consolas" w:cs="Consolas" w:eastAsia="Consolas" w:hAnsi="Consolas"/>
                        <w:color w:val="e394dc"/>
                        <w:sz w:val="21"/>
                        <w:szCs w:val="21"/>
                        <w:rtl w:val="0"/>
                        <w:rPrChange w:author="DANLUIS ENRIQUE ROMANI MORA" w:id="33" w:date="2025-11-10T18:55:39Z">
                          <w:rPr>
                            <w:rFonts w:ascii="Consolas" w:cs="Consolas" w:eastAsia="Consolas" w:hAnsi="Consolas"/>
                            <w:sz w:val="21"/>
                            <w:szCs w:val="21"/>
                          </w:rPr>
                        </w:rPrChange>
                      </w:rPr>
                      <w:t xml:space="preserve">"❌ [COLA] Error: Excepción al procesar mensaje para sesión ID: {}"</w:t>
                    </w:r>
                  </w:sdtContent>
                </w:sdt>
                <w:sdt>
                  <w:sdtPr>
                    <w:id w:val="-1677127721"/>
                    <w:tag w:val="goog_rdk_5288"/>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idSesion, e);</w:t>
                    </w:r>
                  </w:sdtContent>
                </w:sdt>
              </w:ins>
            </w:sdtContent>
          </w:sdt>
        </w:p>
      </w:sdtContent>
    </w:sdt>
    <w:sdt>
      <w:sdtPr>
        <w:id w:val="1077210934"/>
        <w:tag w:val="goog_rdk_5296"/>
      </w:sdtPr>
      <w:sdtContent>
        <w:p w:rsidR="00000000" w:rsidDel="00000000" w:rsidP="00000000" w:rsidRDefault="00000000" w:rsidRPr="00000000" w14:paraId="000006C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880323501"/>
              <w:tag w:val="goog_rdk_5290"/>
            </w:sdtPr>
            <w:sdtContent>
              <w:ins w:author="DANLUIS ENRIQUE ROMANI MORA" w:id="32" w:date="2025-11-10T18:55:39Z"/>
              <w:sdt>
                <w:sdtPr>
                  <w:id w:val="-317021199"/>
                  <w:tag w:val="goog_rdk_5291"/>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1940024969"/>
                    <w:tag w:val="goog_rdk_5292"/>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Throwable</w:t>
                    </w:r>
                  </w:sdtContent>
                </w:sdt>
                <w:sdt>
                  <w:sdtPr>
                    <w:id w:val="896938762"/>
                    <w:tag w:val="goog_rdk_5293"/>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causa = e.</w:t>
                    </w:r>
                  </w:sdtContent>
                </w:sdt>
                <w:sdt>
                  <w:sdtPr>
                    <w:id w:val="870927235"/>
                    <w:tag w:val="goog_rdk_5294"/>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getCause</w:t>
                    </w:r>
                  </w:sdtContent>
                </w:sdt>
                <w:sdt>
                  <w:sdtPr>
                    <w:id w:val="-1784255753"/>
                    <w:tag w:val="goog_rdk_529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2077653168"/>
        <w:tag w:val="goog_rdk_5301"/>
      </w:sdtPr>
      <w:sdtContent>
        <w:p w:rsidR="00000000" w:rsidDel="00000000" w:rsidP="00000000" w:rsidRDefault="00000000" w:rsidRPr="00000000" w14:paraId="000006C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2033703522"/>
              <w:tag w:val="goog_rdk_5297"/>
            </w:sdtPr>
            <w:sdtContent>
              <w:ins w:author="DANLUIS ENRIQUE ROMANI MORA" w:id="32" w:date="2025-11-10T18:55:39Z"/>
              <w:sdt>
                <w:sdtPr>
                  <w:id w:val="-876593414"/>
                  <w:tag w:val="goog_rdk_5298"/>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118452038"/>
                    <w:tag w:val="goog_rdk_5299"/>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if</w:t>
                    </w:r>
                  </w:sdtContent>
                </w:sdt>
                <w:sdt>
                  <w:sdtPr>
                    <w:id w:val="1303101659"/>
                    <w:tag w:val="goog_rdk_5300"/>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(causa != null) {</w:t>
                    </w:r>
                  </w:sdtContent>
                </w:sdt>
              </w:ins>
            </w:sdtContent>
          </w:sdt>
        </w:p>
      </w:sdtContent>
    </w:sdt>
    <w:sdt>
      <w:sdtPr>
        <w:id w:val="1003368658"/>
        <w:tag w:val="goog_rdk_5310"/>
      </w:sdtPr>
      <w:sdtContent>
        <w:p w:rsidR="00000000" w:rsidDel="00000000" w:rsidP="00000000" w:rsidRDefault="00000000" w:rsidRPr="00000000" w14:paraId="000006C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972921118"/>
              <w:tag w:val="goog_rdk_5302"/>
            </w:sdtPr>
            <w:sdtContent>
              <w:ins w:author="DANLUIS ENRIQUE ROMANI MORA" w:id="32" w:date="2025-11-10T18:55:39Z"/>
              <w:sdt>
                <w:sdtPr>
                  <w:id w:val="1020499784"/>
                  <w:tag w:val="goog_rdk_5303"/>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logger.</w:t>
                    </w:r>
                  </w:ins>
                </w:sdtContent>
              </w:sdt>
              <w:ins w:author="DANLUIS ENRIQUE ROMANI MORA" w:id="32" w:date="2025-11-10T18:55:39Z">
                <w:sdt>
                  <w:sdtPr>
                    <w:id w:val="1705025219"/>
                    <w:tag w:val="goog_rdk_5304"/>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error</w:t>
                    </w:r>
                  </w:sdtContent>
                </w:sdt>
                <w:sdt>
                  <w:sdtPr>
                    <w:id w:val="773806659"/>
                    <w:tag w:val="goog_rdk_530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377363852"/>
                    <w:tag w:val="goog_rdk_5306"/>
                  </w:sdtPr>
                  <w:sdtContent>
                    <w:r w:rsidDel="00000000" w:rsidR="00000000" w:rsidRPr="00000000">
                      <w:rPr>
                        <w:rFonts w:ascii="Consolas" w:cs="Consolas" w:eastAsia="Consolas" w:hAnsi="Consolas"/>
                        <w:color w:val="e394dc"/>
                        <w:sz w:val="21"/>
                        <w:szCs w:val="21"/>
                        <w:rtl w:val="0"/>
                        <w:rPrChange w:author="DANLUIS ENRIQUE ROMANI MORA" w:id="33" w:date="2025-11-10T18:55:39Z">
                          <w:rPr>
                            <w:rFonts w:ascii="Consolas" w:cs="Consolas" w:eastAsia="Consolas" w:hAnsi="Consolas"/>
                            <w:sz w:val="21"/>
                            <w:szCs w:val="21"/>
                          </w:rPr>
                        </w:rPrChange>
                      </w:rPr>
                      <w:t xml:space="preserve">"Causa del error: {}"</w:t>
                    </w:r>
                  </w:sdtContent>
                </w:sdt>
                <w:sdt>
                  <w:sdtPr>
                    <w:id w:val="-2139230625"/>
                    <w:tag w:val="goog_rdk_530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causa.</w:t>
                    </w:r>
                  </w:sdtContent>
                </w:sdt>
                <w:sdt>
                  <w:sdtPr>
                    <w:id w:val="2118464541"/>
                    <w:tag w:val="goog_rdk_5308"/>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getMessage</w:t>
                    </w:r>
                  </w:sdtContent>
                </w:sdt>
                <w:sdt>
                  <w:sdtPr>
                    <w:id w:val="1935231364"/>
                    <w:tag w:val="goog_rdk_5309"/>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244116418"/>
        <w:tag w:val="goog_rdk_5313"/>
      </w:sdtPr>
      <w:sdtContent>
        <w:p w:rsidR="00000000" w:rsidDel="00000000" w:rsidP="00000000" w:rsidRDefault="00000000" w:rsidRPr="00000000" w14:paraId="000006C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556419988"/>
              <w:tag w:val="goog_rdk_5311"/>
            </w:sdtPr>
            <w:sdtContent>
              <w:ins w:author="DANLUIS ENRIQUE ROMANI MORA" w:id="32" w:date="2025-11-10T18:55:39Z"/>
              <w:sdt>
                <w:sdtPr>
                  <w:id w:val="1114102681"/>
                  <w:tag w:val="goog_rdk_5312"/>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1622047972"/>
        <w:tag w:val="goog_rdk_5322"/>
      </w:sdtPr>
      <w:sdtContent>
        <w:p w:rsidR="00000000" w:rsidDel="00000000" w:rsidP="00000000" w:rsidRDefault="00000000" w:rsidRPr="00000000" w14:paraId="000006C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636699040"/>
              <w:tag w:val="goog_rdk_5314"/>
            </w:sdtPr>
            <w:sdtContent>
              <w:ins w:author="DANLUIS ENRIQUE ROMANI MORA" w:id="32" w:date="2025-11-10T18:55:39Z"/>
              <w:sdt>
                <w:sdtPr>
                  <w:id w:val="-1751667315"/>
                  <w:tag w:val="goog_rdk_5315"/>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1161466140"/>
                    <w:tag w:val="goog_rdk_5316"/>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return</w:t>
                    </w:r>
                  </w:sdtContent>
                </w:sdt>
                <w:sdt>
                  <w:sdtPr>
                    <w:id w:val="-457256954"/>
                    <w:tag w:val="goog_rdk_531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63690781"/>
                    <w:tag w:val="goog_rdk_5318"/>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crearMensajeError</w:t>
                    </w:r>
                  </w:sdtContent>
                </w:sdt>
                <w:sdt>
                  <w:sdtPr>
                    <w:id w:val="898830412"/>
                    <w:tag w:val="goog_rdk_5319"/>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(sesion, </w:t>
                    </w:r>
                  </w:sdtContent>
                </w:sdt>
                <w:sdt>
                  <w:sdtPr>
                    <w:id w:val="-1120909383"/>
                    <w:tag w:val="goog_rdk_5320"/>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obtenerMensajeError</w:t>
                    </w:r>
                  </w:sdtContent>
                </w:sdt>
                <w:sdt>
                  <w:sdtPr>
                    <w:id w:val="1613333766"/>
                    <w:tag w:val="goog_rdk_5321"/>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(causa));</w:t>
                    </w:r>
                  </w:sdtContent>
                </w:sdt>
              </w:ins>
            </w:sdtContent>
          </w:sdt>
        </w:p>
      </w:sdtContent>
    </w:sdt>
    <w:sdt>
      <w:sdtPr>
        <w:id w:val="1099693300"/>
        <w:tag w:val="goog_rdk_5325"/>
      </w:sdtPr>
      <w:sdtContent>
        <w:p w:rsidR="00000000" w:rsidDel="00000000" w:rsidP="00000000" w:rsidRDefault="00000000" w:rsidRPr="00000000" w14:paraId="000006C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956577426"/>
              <w:tag w:val="goog_rdk_5323"/>
            </w:sdtPr>
            <w:sdtContent>
              <w:ins w:author="DANLUIS ENRIQUE ROMANI MORA" w:id="32" w:date="2025-11-10T18:55:39Z"/>
              <w:sdt>
                <w:sdtPr>
                  <w:id w:val="-575648809"/>
                  <w:tag w:val="goog_rdk_5324"/>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1728522641"/>
        <w:tag w:val="goog_rdk_5344"/>
      </w:sdtPr>
      <w:sdtContent>
        <w:p w:rsidR="00000000" w:rsidDel="00000000" w:rsidP="00000000" w:rsidRDefault="00000000" w:rsidRPr="00000000" w14:paraId="000006D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930754140"/>
              <w:tag w:val="goog_rdk_5326"/>
            </w:sdtPr>
            <w:sdtContent>
              <w:ins w:author="DANLUIS ENRIQUE ROMANI MORA" w:id="32" w:date="2025-11-10T18:55:39Z"/>
              <w:sdt>
                <w:sdtPr>
                  <w:id w:val="-1414369072"/>
                  <w:tag w:val="goog_rdk_5327"/>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1023006647"/>
                    <w:tag w:val="goog_rdk_5328"/>
                  </w:sdtPr>
                  <w:sdtContent>
                    <w:r w:rsidDel="00000000" w:rsidR="00000000" w:rsidRPr="00000000">
                      <w:rPr>
                        <w:rFonts w:ascii="Consolas" w:cs="Consolas" w:eastAsia="Consolas" w:hAnsi="Consolas"/>
                        <w:color w:val="82d2ce"/>
                        <w:sz w:val="21"/>
                        <w:szCs w:val="21"/>
                        <w:rtl w:val="0"/>
                        <w:rPrChange w:author="DANLUIS ENRIQUE ROMANI MORA" w:id="33" w:date="2025-11-10T18:55:39Z">
                          <w:rPr>
                            <w:rFonts w:ascii="Consolas" w:cs="Consolas" w:eastAsia="Consolas" w:hAnsi="Consolas"/>
                            <w:sz w:val="21"/>
                            <w:szCs w:val="21"/>
                          </w:rPr>
                        </w:rPrChange>
                      </w:rPr>
                      <w:t xml:space="preserve">private</w:t>
                    </w:r>
                  </w:sdtContent>
                </w:sdt>
                <w:sdt>
                  <w:sdtPr>
                    <w:id w:val="1233127518"/>
                    <w:tag w:val="goog_rdk_5329"/>
                  </w:sdtPr>
                  <w:sdtContent>
                    <w:r w:rsidDel="00000000" w:rsidR="00000000" w:rsidRPr="00000000">
                      <w:rPr>
                        <w:rFonts w:ascii="Consolas" w:cs="Consolas" w:eastAsia="Consolas" w:hAnsi="Consolas"/>
                        <w:color w:val="aaa0fa"/>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822497956"/>
                    <w:tag w:val="goog_rdk_5330"/>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ChatMensajeDTO</w:t>
                    </w:r>
                  </w:sdtContent>
                </w:sdt>
                <w:sdt>
                  <w:sdtPr>
                    <w:id w:val="-1042968922"/>
                    <w:tag w:val="goog_rdk_5331"/>
                  </w:sdtPr>
                  <w:sdtContent>
                    <w:r w:rsidDel="00000000" w:rsidR="00000000" w:rsidRPr="00000000">
                      <w:rPr>
                        <w:rFonts w:ascii="Consolas" w:cs="Consolas" w:eastAsia="Consolas" w:hAnsi="Consolas"/>
                        <w:color w:val="aaa0fa"/>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639389411"/>
                    <w:tag w:val="goog_rdk_5332"/>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crearMensajeError</w:t>
                    </w:r>
                  </w:sdtContent>
                </w:sdt>
                <w:sdt>
                  <w:sdtPr>
                    <w:id w:val="-703877897"/>
                    <w:tag w:val="goog_rdk_5333"/>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509046952"/>
                    <w:tag w:val="goog_rdk_5334"/>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ChatSesion</w:t>
                    </w:r>
                  </w:sdtContent>
                </w:sdt>
                <w:sdt>
                  <w:sdtPr>
                    <w:id w:val="770023640"/>
                    <w:tag w:val="goog_rdk_533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12122059"/>
                    <w:tag w:val="goog_rdk_5336"/>
                  </w:sdtPr>
                  <w:sdtContent>
                    <w:r w:rsidDel="00000000" w:rsidR="00000000" w:rsidRPr="00000000">
                      <w:rPr>
                        <w:rFonts w:ascii="Consolas" w:cs="Consolas" w:eastAsia="Consolas" w:hAnsi="Consolas"/>
                        <w:i w:val="1"/>
                        <w:iCs w:val="1"/>
                        <w:color w:val="d6d6dd"/>
                        <w:sz w:val="21"/>
                        <w:szCs w:val="21"/>
                        <w:rtl w:val="0"/>
                        <w:rPrChange w:author="DANLUIS ENRIQUE ROMANI MORA" w:id="33" w:date="2025-11-10T18:55:39Z">
                          <w:rPr>
                            <w:rFonts w:ascii="Consolas" w:cs="Consolas" w:eastAsia="Consolas" w:hAnsi="Consolas"/>
                            <w:sz w:val="21"/>
                            <w:szCs w:val="21"/>
                          </w:rPr>
                        </w:rPrChange>
                      </w:rPr>
                      <w:t xml:space="preserve">sesion</w:t>
                    </w:r>
                  </w:sdtContent>
                </w:sdt>
                <w:sdt>
                  <w:sdtPr>
                    <w:id w:val="124529319"/>
                    <w:tag w:val="goog_rdk_533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872244905"/>
                    <w:tag w:val="goog_rdk_5338"/>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String</w:t>
                    </w:r>
                  </w:sdtContent>
                </w:sdt>
                <w:sdt>
                  <w:sdtPr>
                    <w:id w:val="1958012478"/>
                    <w:tag w:val="goog_rdk_5339"/>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026638891"/>
                    <w:tag w:val="goog_rdk_5340"/>
                  </w:sdtPr>
                  <w:sdtContent>
                    <w:r w:rsidDel="00000000" w:rsidR="00000000" w:rsidRPr="00000000">
                      <w:rPr>
                        <w:rFonts w:ascii="Consolas" w:cs="Consolas" w:eastAsia="Consolas" w:hAnsi="Consolas"/>
                        <w:i w:val="1"/>
                        <w:iCs w:val="1"/>
                        <w:color w:val="d6d6dd"/>
                        <w:sz w:val="21"/>
                        <w:szCs w:val="21"/>
                        <w:rtl w:val="0"/>
                        <w:rPrChange w:author="DANLUIS ENRIQUE ROMANI MORA" w:id="33" w:date="2025-11-10T18:55:39Z">
                          <w:rPr>
                            <w:rFonts w:ascii="Consolas" w:cs="Consolas" w:eastAsia="Consolas" w:hAnsi="Consolas"/>
                            <w:sz w:val="21"/>
                            <w:szCs w:val="21"/>
                          </w:rPr>
                        </w:rPrChange>
                      </w:rPr>
                      <w:t xml:space="preserve">mensajeError</w:t>
                    </w:r>
                  </w:sdtContent>
                </w:sdt>
                <w:sdt>
                  <w:sdtPr>
                    <w:id w:val="-248937654"/>
                    <w:tag w:val="goog_rdk_5341"/>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516566177"/>
                    <w:tag w:val="goog_rdk_5342"/>
                  </w:sdtPr>
                  <w:sdtContent>
                    <w:r w:rsidDel="00000000" w:rsidR="00000000" w:rsidRPr="00000000">
                      <w:rPr>
                        <w:rFonts w:ascii="Consolas" w:cs="Consolas" w:eastAsia="Consolas" w:hAnsi="Consolas"/>
                        <w:color w:val="aaa0fa"/>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495634565"/>
                    <w:tag w:val="goog_rdk_5343"/>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546036128"/>
        <w:tag w:val="goog_rdk_5353"/>
      </w:sdtPr>
      <w:sdtContent>
        <w:p w:rsidR="00000000" w:rsidDel="00000000" w:rsidP="00000000" w:rsidRDefault="00000000" w:rsidRPr="00000000" w14:paraId="000006D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40977915"/>
              <w:tag w:val="goog_rdk_5345"/>
            </w:sdtPr>
            <w:sdtContent>
              <w:ins w:author="DANLUIS ENRIQUE ROMANI MORA" w:id="32" w:date="2025-11-10T18:55:39Z"/>
              <w:sdt>
                <w:sdtPr>
                  <w:id w:val="-691580206"/>
                  <w:tag w:val="goog_rdk_5346"/>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423090041"/>
                    <w:tag w:val="goog_rdk_5347"/>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ChatMensaje</w:t>
                    </w:r>
                  </w:sdtContent>
                </w:sdt>
                <w:sdt>
                  <w:sdtPr>
                    <w:id w:val="-56653229"/>
                    <w:tag w:val="goog_rdk_5348"/>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mensajeErrorObj = </w:t>
                    </w:r>
                  </w:sdtContent>
                </w:sdt>
                <w:sdt>
                  <w:sdtPr>
                    <w:id w:val="695842224"/>
                    <w:tag w:val="goog_rdk_5349"/>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new</w:t>
                    </w:r>
                  </w:sdtContent>
                </w:sdt>
                <w:sdt>
                  <w:sdtPr>
                    <w:id w:val="-1598906806"/>
                    <w:tag w:val="goog_rdk_5350"/>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956831733"/>
                    <w:tag w:val="goog_rdk_5351"/>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ChatMensaje</w:t>
                    </w:r>
                  </w:sdtContent>
                </w:sdt>
                <w:sdt>
                  <w:sdtPr>
                    <w:id w:val="-1876867102"/>
                    <w:tag w:val="goog_rdk_5352"/>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257205851"/>
        <w:tag w:val="goog_rdk_5358"/>
      </w:sdtPr>
      <w:sdtContent>
        <w:p w:rsidR="00000000" w:rsidDel="00000000" w:rsidP="00000000" w:rsidRDefault="00000000" w:rsidRPr="00000000" w14:paraId="000006D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579221827"/>
              <w:tag w:val="goog_rdk_5354"/>
            </w:sdtPr>
            <w:sdtContent>
              <w:ins w:author="DANLUIS ENRIQUE ROMANI MORA" w:id="32" w:date="2025-11-10T18:55:39Z"/>
              <w:sdt>
                <w:sdtPr>
                  <w:id w:val="-993868901"/>
                  <w:tag w:val="goog_rdk_5355"/>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mensajeErrorObj.</w:t>
                    </w:r>
                  </w:ins>
                </w:sdtContent>
              </w:sdt>
              <w:ins w:author="DANLUIS ENRIQUE ROMANI MORA" w:id="32" w:date="2025-11-10T18:55:39Z">
                <w:sdt>
                  <w:sdtPr>
                    <w:id w:val="-698717665"/>
                    <w:tag w:val="goog_rdk_5356"/>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setChatSesion</w:t>
                    </w:r>
                  </w:sdtContent>
                </w:sdt>
                <w:sdt>
                  <w:sdtPr>
                    <w:id w:val="-992458649"/>
                    <w:tag w:val="goog_rdk_535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(sesion);</w:t>
                    </w:r>
                  </w:sdtContent>
                </w:sdt>
              </w:ins>
            </w:sdtContent>
          </w:sdt>
        </w:p>
      </w:sdtContent>
    </w:sdt>
    <w:sdt>
      <w:sdtPr>
        <w:id w:val="-988901602"/>
        <w:tag w:val="goog_rdk_5363"/>
      </w:sdtPr>
      <w:sdtContent>
        <w:p w:rsidR="00000000" w:rsidDel="00000000" w:rsidP="00000000" w:rsidRDefault="00000000" w:rsidRPr="00000000" w14:paraId="000006D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035848900"/>
              <w:tag w:val="goog_rdk_5359"/>
            </w:sdtPr>
            <w:sdtContent>
              <w:ins w:author="DANLUIS ENRIQUE ROMANI MORA" w:id="32" w:date="2025-11-10T18:55:39Z"/>
              <w:sdt>
                <w:sdtPr>
                  <w:id w:val="1762578735"/>
                  <w:tag w:val="goog_rdk_5360"/>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mensajeErrorObj.</w:t>
                    </w:r>
                  </w:ins>
                </w:sdtContent>
              </w:sdt>
              <w:ins w:author="DANLUIS ENRIQUE ROMANI MORA" w:id="32" w:date="2025-11-10T18:55:39Z">
                <w:sdt>
                  <w:sdtPr>
                    <w:id w:val="-923904946"/>
                    <w:tag w:val="goog_rdk_5361"/>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setEmisor</w:t>
                    </w:r>
                  </w:sdtContent>
                </w:sdt>
                <w:sdt>
                  <w:sdtPr>
                    <w:id w:val="1580169132"/>
                    <w:tag w:val="goog_rdk_5362"/>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(ChatMensaje.Emisor.ia);</w:t>
                    </w:r>
                  </w:sdtContent>
                </w:sdt>
              </w:ins>
            </w:sdtContent>
          </w:sdt>
        </w:p>
      </w:sdtContent>
    </w:sdt>
    <w:sdt>
      <w:sdtPr>
        <w:id w:val="254379583"/>
        <w:tag w:val="goog_rdk_5368"/>
      </w:sdtPr>
      <w:sdtContent>
        <w:p w:rsidR="00000000" w:rsidDel="00000000" w:rsidP="00000000" w:rsidRDefault="00000000" w:rsidRPr="00000000" w14:paraId="000006D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257051554"/>
              <w:tag w:val="goog_rdk_5364"/>
            </w:sdtPr>
            <w:sdtContent>
              <w:ins w:author="DANLUIS ENRIQUE ROMANI MORA" w:id="32" w:date="2025-11-10T18:55:39Z"/>
              <w:sdt>
                <w:sdtPr>
                  <w:id w:val="1628296812"/>
                  <w:tag w:val="goog_rdk_5365"/>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mensajeErrorObj.</w:t>
                    </w:r>
                  </w:ins>
                </w:sdtContent>
              </w:sdt>
              <w:ins w:author="DANLUIS ENRIQUE ROMANI MORA" w:id="32" w:date="2025-11-10T18:55:39Z">
                <w:sdt>
                  <w:sdtPr>
                    <w:id w:val="75407500"/>
                    <w:tag w:val="goog_rdk_5366"/>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setContenido</w:t>
                    </w:r>
                  </w:sdtContent>
                </w:sdt>
                <w:sdt>
                  <w:sdtPr>
                    <w:id w:val="484783246"/>
                    <w:tag w:val="goog_rdk_5367"/>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(mensajeError);</w:t>
                    </w:r>
                  </w:sdtContent>
                </w:sdt>
              </w:ins>
            </w:sdtContent>
          </w:sdt>
        </w:p>
      </w:sdtContent>
    </w:sdt>
    <w:sdt>
      <w:sdtPr>
        <w:id w:val="-1850689799"/>
        <w:tag w:val="goog_rdk_5375"/>
      </w:sdtPr>
      <w:sdtContent>
        <w:p w:rsidR="00000000" w:rsidDel="00000000" w:rsidP="00000000" w:rsidRDefault="00000000" w:rsidRPr="00000000" w14:paraId="000006D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475672471"/>
              <w:tag w:val="goog_rdk_5369"/>
            </w:sdtPr>
            <w:sdtContent>
              <w:ins w:author="DANLUIS ENRIQUE ROMANI MORA" w:id="32" w:date="2025-11-10T18:55:39Z"/>
              <w:sdt>
                <w:sdtPr>
                  <w:id w:val="-586203816"/>
                  <w:tag w:val="goog_rdk_5370"/>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522718650"/>
                    <w:tag w:val="goog_rdk_5371"/>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ChatMensaje</w:t>
                    </w:r>
                  </w:sdtContent>
                </w:sdt>
                <w:sdt>
                  <w:sdtPr>
                    <w:id w:val="-1584740469"/>
                    <w:tag w:val="goog_rdk_5372"/>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 = chatMensajeRepository.</w:t>
                    </w:r>
                  </w:sdtContent>
                </w:sdt>
                <w:sdt>
                  <w:sdtPr>
                    <w:id w:val="492392833"/>
                    <w:tag w:val="goog_rdk_5373"/>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save</w:t>
                    </w:r>
                  </w:sdtContent>
                </w:sdt>
                <w:sdt>
                  <w:sdtPr>
                    <w:id w:val="1788604816"/>
                    <w:tag w:val="goog_rdk_5374"/>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(mensajeErrorObj);</w:t>
                    </w:r>
                  </w:sdtContent>
                </w:sdt>
              </w:ins>
            </w:sdtContent>
          </w:sdt>
        </w:p>
      </w:sdtContent>
    </w:sdt>
    <w:sdt>
      <w:sdtPr>
        <w:id w:val="1048430117"/>
        <w:tag w:val="goog_rdk_5378"/>
      </w:sdtPr>
      <w:sdtContent>
        <w:p w:rsidR="00000000" w:rsidDel="00000000" w:rsidP="00000000" w:rsidRDefault="00000000" w:rsidRPr="00000000" w14:paraId="000006D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991813019"/>
              <w:tag w:val="goog_rdk_5376"/>
            </w:sdtPr>
            <w:sdtContent>
              <w:ins w:author="DANLUIS ENRIQUE ROMANI MORA" w:id="32" w:date="2025-11-10T18:55:39Z"/>
              <w:sdt>
                <w:sdtPr>
                  <w:id w:val="836712539"/>
                  <w:tag w:val="goog_rdk_5377"/>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8245365"/>
        <w:tag w:val="goog_rdk_5387"/>
      </w:sdtPr>
      <w:sdtContent>
        <w:p w:rsidR="00000000" w:rsidDel="00000000" w:rsidP="00000000" w:rsidRDefault="00000000" w:rsidRPr="00000000" w14:paraId="000006D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044913845"/>
              <w:tag w:val="goog_rdk_5379"/>
            </w:sdtPr>
            <w:sdtContent>
              <w:ins w:author="DANLUIS ENRIQUE ROMANI MORA" w:id="32" w:date="2025-11-10T18:55:39Z"/>
              <w:sdt>
                <w:sdtPr>
                  <w:id w:val="-375703209"/>
                  <w:tag w:val="goog_rdk_5380"/>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
                  <w:sdtPr>
                    <w:id w:val="-1181984165"/>
                    <w:tag w:val="goog_rdk_5381"/>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return</w:t>
                    </w:r>
                  </w:sdtContent>
                </w:sdt>
                <w:sdt>
                  <w:sdtPr>
                    <w:id w:val="1128859698"/>
                    <w:tag w:val="goog_rdk_5382"/>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1283936041"/>
                    <w:tag w:val="goog_rdk_5383"/>
                  </w:sdtPr>
                  <w:sdtContent>
                    <w:r w:rsidDel="00000000" w:rsidR="00000000" w:rsidRPr="00000000">
                      <w:rPr>
                        <w:rFonts w:ascii="Consolas" w:cs="Consolas" w:eastAsia="Consolas" w:hAnsi="Consolas"/>
                        <w:color w:val="83d6c5"/>
                        <w:sz w:val="21"/>
                        <w:szCs w:val="21"/>
                        <w:rtl w:val="0"/>
                        <w:rPrChange w:author="DANLUIS ENRIQUE ROMANI MORA" w:id="33" w:date="2025-11-10T18:55:39Z">
                          <w:rPr>
                            <w:rFonts w:ascii="Consolas" w:cs="Consolas" w:eastAsia="Consolas" w:hAnsi="Consolas"/>
                            <w:sz w:val="21"/>
                            <w:szCs w:val="21"/>
                          </w:rPr>
                        </w:rPrChange>
                      </w:rPr>
                      <w:t xml:space="preserve">new</w:t>
                    </w:r>
                  </w:sdtContent>
                </w:sdt>
                <w:sdt>
                  <w:sdtPr>
                    <w:id w:val="332124326"/>
                    <w:tag w:val="goog_rdk_5384"/>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sdtContent>
                </w:sdt>
                <w:sdt>
                  <w:sdtPr>
                    <w:id w:val="990878296"/>
                    <w:tag w:val="goog_rdk_5385"/>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ChatMensajeDTO</w:t>
                    </w:r>
                  </w:sdtContent>
                </w:sdt>
                <w:sdt>
                  <w:sdtPr>
                    <w:id w:val="-1294054872"/>
                    <w:tag w:val="goog_rdk_5386"/>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1878391526"/>
        <w:tag w:val="goog_rdk_5392"/>
      </w:sdtPr>
      <w:sdtContent>
        <w:p w:rsidR="00000000" w:rsidDel="00000000" w:rsidP="00000000" w:rsidRDefault="00000000" w:rsidRPr="00000000" w14:paraId="000006D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870294152"/>
              <w:tag w:val="goog_rdk_5388"/>
            </w:sdtPr>
            <w:sdtContent>
              <w:ins w:author="DANLUIS ENRIQUE ROMANI MORA" w:id="32" w:date="2025-11-10T18:55:39Z"/>
              <w:sdt>
                <w:sdtPr>
                  <w:id w:val="393674605"/>
                  <w:tag w:val="goog_rdk_5389"/>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w:t>
                    </w:r>
                  </w:ins>
                </w:sdtContent>
              </w:sdt>
              <w:ins w:author="DANLUIS ENRIQUE ROMANI MORA" w:id="32" w:date="2025-11-10T18:55:39Z">
                <w:sdt>
                  <w:sdtPr>
                    <w:id w:val="-1251052006"/>
                    <w:tag w:val="goog_rdk_5390"/>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getIdMensaje</w:t>
                    </w:r>
                  </w:sdtContent>
                </w:sdt>
                <w:sdt>
                  <w:sdtPr>
                    <w:id w:val="-94629215"/>
                    <w:tag w:val="goog_rdk_5391"/>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2135621306"/>
        <w:tag w:val="goog_rdk_5399"/>
      </w:sdtPr>
      <w:sdtContent>
        <w:p w:rsidR="00000000" w:rsidDel="00000000" w:rsidP="00000000" w:rsidRDefault="00000000" w:rsidRPr="00000000" w14:paraId="000006D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986892410"/>
              <w:tag w:val="goog_rdk_5393"/>
            </w:sdtPr>
            <w:sdtContent>
              <w:ins w:author="DANLUIS ENRIQUE ROMANI MORA" w:id="32" w:date="2025-11-10T18:55:39Z"/>
              <w:sdt>
                <w:sdtPr>
                  <w:id w:val="-807641638"/>
                  <w:tag w:val="goog_rdk_5394"/>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w:t>
                    </w:r>
                  </w:ins>
                </w:sdtContent>
              </w:sdt>
              <w:ins w:author="DANLUIS ENRIQUE ROMANI MORA" w:id="32" w:date="2025-11-10T18:55:39Z">
                <w:sdt>
                  <w:sdtPr>
                    <w:id w:val="-1531274283"/>
                    <w:tag w:val="goog_rdk_5395"/>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getChatSesion</w:t>
                    </w:r>
                  </w:sdtContent>
                </w:sdt>
                <w:sdt>
                  <w:sdtPr>
                    <w:id w:val="1643116951"/>
                    <w:tag w:val="goog_rdk_5396"/>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971566250"/>
                    <w:tag w:val="goog_rdk_5397"/>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getIdSesion</w:t>
                    </w:r>
                  </w:sdtContent>
                </w:sdt>
                <w:sdt>
                  <w:sdtPr>
                    <w:id w:val="-1623845458"/>
                    <w:tag w:val="goog_rdk_5398"/>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1279374413"/>
        <w:tag w:val="goog_rdk_5406"/>
      </w:sdtPr>
      <w:sdtContent>
        <w:p w:rsidR="00000000" w:rsidDel="00000000" w:rsidP="00000000" w:rsidRDefault="00000000" w:rsidRPr="00000000" w14:paraId="000006D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84880594"/>
              <w:tag w:val="goog_rdk_5400"/>
            </w:sdtPr>
            <w:sdtContent>
              <w:ins w:author="DANLUIS ENRIQUE ROMANI MORA" w:id="32" w:date="2025-11-10T18:55:39Z"/>
              <w:sdt>
                <w:sdtPr>
                  <w:id w:val="-1500725944"/>
                  <w:tag w:val="goog_rdk_5401"/>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w:t>
                    </w:r>
                  </w:ins>
                </w:sdtContent>
              </w:sdt>
              <w:ins w:author="DANLUIS ENRIQUE ROMANI MORA" w:id="32" w:date="2025-11-10T18:55:39Z">
                <w:sdt>
                  <w:sdtPr>
                    <w:id w:val="-700383167"/>
                    <w:tag w:val="goog_rdk_5402"/>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getEmisor</w:t>
                    </w:r>
                  </w:sdtContent>
                </w:sdt>
                <w:sdt>
                  <w:sdtPr>
                    <w:id w:val="-847348908"/>
                    <w:tag w:val="goog_rdk_5403"/>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sdt>
                  <w:sdtPr>
                    <w:id w:val="-1714744028"/>
                    <w:tag w:val="goog_rdk_5404"/>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name</w:t>
                    </w:r>
                  </w:sdtContent>
                </w:sdt>
                <w:sdt>
                  <w:sdtPr>
                    <w:id w:val="-587707421"/>
                    <w:tag w:val="goog_rdk_540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923194123"/>
        <w:tag w:val="goog_rdk_5411"/>
      </w:sdtPr>
      <w:sdtContent>
        <w:p w:rsidR="00000000" w:rsidDel="00000000" w:rsidP="00000000" w:rsidRDefault="00000000" w:rsidRPr="00000000" w14:paraId="000006D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19713502"/>
              <w:tag w:val="goog_rdk_5407"/>
            </w:sdtPr>
            <w:sdtContent>
              <w:ins w:author="DANLUIS ENRIQUE ROMANI MORA" w:id="32" w:date="2025-11-10T18:55:39Z"/>
              <w:sdt>
                <w:sdtPr>
                  <w:id w:val="1146440877"/>
                  <w:tag w:val="goog_rdk_5408"/>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w:t>
                    </w:r>
                  </w:ins>
                </w:sdtContent>
              </w:sdt>
              <w:ins w:author="DANLUIS ENRIQUE ROMANI MORA" w:id="32" w:date="2025-11-10T18:55:39Z">
                <w:sdt>
                  <w:sdtPr>
                    <w:id w:val="-2107842771"/>
                    <w:tag w:val="goog_rdk_5409"/>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getContenido</w:t>
                    </w:r>
                  </w:sdtContent>
                </w:sdt>
                <w:sdt>
                  <w:sdtPr>
                    <w:id w:val="345669628"/>
                    <w:tag w:val="goog_rdk_5410"/>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1354090930"/>
        <w:tag w:val="goog_rdk_5416"/>
      </w:sdtPr>
      <w:sdtContent>
        <w:p w:rsidR="00000000" w:rsidDel="00000000" w:rsidP="00000000" w:rsidRDefault="00000000" w:rsidRPr="00000000" w14:paraId="000006D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689879107"/>
              <w:tag w:val="goog_rdk_5412"/>
            </w:sdtPr>
            <w:sdtContent>
              <w:ins w:author="DANLUIS ENRIQUE ROMANI MORA" w:id="32" w:date="2025-11-10T18:55:39Z"/>
              <w:sdt>
                <w:sdtPr>
                  <w:id w:val="-1629620511"/>
                  <w:tag w:val="goog_rdk_5413"/>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mensajeErrorSaved.</w:t>
                    </w:r>
                  </w:ins>
                </w:sdtContent>
              </w:sdt>
              <w:ins w:author="DANLUIS ENRIQUE ROMANI MORA" w:id="32" w:date="2025-11-10T18:55:39Z">
                <w:sdt>
                  <w:sdtPr>
                    <w:id w:val="455418657"/>
                    <w:tag w:val="goog_rdk_5414"/>
                  </w:sdtPr>
                  <w:sdtContent>
                    <w:r w:rsidDel="00000000" w:rsidR="00000000" w:rsidRPr="00000000">
                      <w:rPr>
                        <w:rFonts w:ascii="Consolas" w:cs="Consolas" w:eastAsia="Consolas" w:hAnsi="Consolas"/>
                        <w:color w:val="efb080"/>
                        <w:sz w:val="21"/>
                        <w:szCs w:val="21"/>
                        <w:rtl w:val="0"/>
                        <w:rPrChange w:author="DANLUIS ENRIQUE ROMANI MORA" w:id="33" w:date="2025-11-10T18:55:39Z">
                          <w:rPr>
                            <w:rFonts w:ascii="Consolas" w:cs="Consolas" w:eastAsia="Consolas" w:hAnsi="Consolas"/>
                            <w:sz w:val="21"/>
                            <w:szCs w:val="21"/>
                          </w:rPr>
                        </w:rPrChange>
                      </w:rPr>
                      <w:t xml:space="preserve">getFechaHoraEnvio</w:t>
                    </w:r>
                  </w:sdtContent>
                </w:sdt>
                <w:sdt>
                  <w:sdtPr>
                    <w:id w:val="1880374569"/>
                    <w:tag w:val="goog_rdk_5415"/>
                  </w:sdtPr>
                  <w:sdtContent>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w:t>
                    </w:r>
                  </w:sdtContent>
                </w:sdt>
              </w:ins>
            </w:sdtContent>
          </w:sdt>
        </w:p>
      </w:sdtContent>
    </w:sdt>
    <w:sdt>
      <w:sdtPr>
        <w:id w:val="-1083472730"/>
        <w:tag w:val="goog_rdk_5419"/>
      </w:sdtPr>
      <w:sdtContent>
        <w:p w:rsidR="00000000" w:rsidDel="00000000" w:rsidP="00000000" w:rsidRDefault="00000000" w:rsidRPr="00000000" w14:paraId="000006D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056333061"/>
              <w:tag w:val="goog_rdk_5417"/>
            </w:sdtPr>
            <w:sdtContent>
              <w:ins w:author="DANLUIS ENRIQUE ROMANI MORA" w:id="32" w:date="2025-11-10T18:55:39Z"/>
              <w:sdt>
                <w:sdtPr>
                  <w:id w:val="793560228"/>
                  <w:tag w:val="goog_rdk_5418"/>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180604204"/>
        <w:tag w:val="goog_rdk_5422"/>
      </w:sdtPr>
      <w:sdtContent>
        <w:p w:rsidR="00000000" w:rsidDel="00000000" w:rsidP="00000000" w:rsidRDefault="00000000" w:rsidRPr="00000000" w14:paraId="000006D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269453431"/>
              <w:tag w:val="goog_rdk_5420"/>
            </w:sdtPr>
            <w:sdtContent>
              <w:ins w:author="DANLUIS ENRIQUE ROMANI MORA" w:id="32" w:date="2025-11-10T18:55:39Z"/>
              <w:sdt>
                <w:sdtPr>
                  <w:id w:val="-1503992981"/>
                  <w:tag w:val="goog_rdk_5421"/>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sdt>
      <w:sdtPr>
        <w:id w:val="-1642710898"/>
        <w:tag w:val="goog_rdk_5425"/>
      </w:sdtPr>
      <w:sdtContent>
        <w:p w:rsidR="00000000" w:rsidDel="00000000" w:rsidP="00000000" w:rsidRDefault="00000000" w:rsidRPr="00000000" w14:paraId="000006D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2" w:date="2025-11-10T18:55:39Z"/>
              <w:rFonts w:ascii="Consolas" w:cs="Consolas" w:eastAsia="Consolas" w:hAnsi="Consolas"/>
              <w:color w:val="d6d6dd"/>
              <w:sz w:val="21"/>
              <w:szCs w:val="21"/>
              <w:rPrChange w:author="DANLUIS ENRIQUE ROMANI MORA" w:id="33" w:date="2025-11-10T18:55:39Z">
                <w:rPr>
                  <w:rFonts w:ascii="Consolas" w:cs="Consolas" w:eastAsia="Consolas" w:hAnsi="Consolas"/>
                  <w:sz w:val="21"/>
                  <w:szCs w:val="21"/>
                </w:rPr>
              </w:rPrChange>
            </w:rPr>
          </w:pPr>
          <w:sdt>
            <w:sdtPr>
              <w:id w:val="-1883420035"/>
              <w:tag w:val="goog_rdk_5423"/>
            </w:sdtPr>
            <w:sdtContent>
              <w:ins w:author="DANLUIS ENRIQUE ROMANI MORA" w:id="32" w:date="2025-11-10T18:55:39Z"/>
              <w:sdt>
                <w:sdtPr>
                  <w:id w:val="-823032685"/>
                  <w:tag w:val="goog_rdk_5424"/>
                </w:sdtPr>
                <w:sdtContent>
                  <w:ins w:author="DANLUIS ENRIQUE ROMANI MORA" w:id="32" w:date="2025-11-10T18:55:39Z">
                    <w:r w:rsidDel="00000000" w:rsidR="00000000" w:rsidRPr="00000000">
                      <w:rPr>
                        <w:rFonts w:ascii="Consolas" w:cs="Consolas" w:eastAsia="Consolas" w:hAnsi="Consolas"/>
                        <w:color w:val="d6d6dd"/>
                        <w:sz w:val="21"/>
                        <w:szCs w:val="21"/>
                        <w:rtl w:val="0"/>
                        <w:rPrChange w:author="DANLUIS ENRIQUE ROMANI MORA" w:id="33" w:date="2025-11-10T18:55:39Z">
                          <w:rPr>
                            <w:rFonts w:ascii="Consolas" w:cs="Consolas" w:eastAsia="Consolas" w:hAnsi="Consolas"/>
                            <w:sz w:val="21"/>
                            <w:szCs w:val="21"/>
                          </w:rPr>
                        </w:rPrChange>
                      </w:rPr>
                      <w:t xml:space="preserve">   </w:t>
                    </w:r>
                  </w:ins>
                </w:sdtContent>
              </w:sdt>
              <w:ins w:author="DANLUIS ENRIQUE ROMANI MORA" w:id="32" w:date="2025-11-10T18:55:39Z"/>
            </w:sdtContent>
          </w:sdt>
        </w:p>
      </w:sdtContent>
    </w:sdt>
    <w:p w:rsidR="00000000" w:rsidDel="00000000" w:rsidP="00000000" w:rsidRDefault="00000000" w:rsidRPr="00000000" w14:paraId="000006E0">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E1">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E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5.3.1: </w:t>
      </w:r>
      <w:r w:rsidDel="00000000" w:rsidR="00000000" w:rsidRPr="00000000">
        <w:rPr>
          <w:rFonts w:ascii="Times New Roman" w:cs="Times New Roman" w:eastAsia="Times New Roman" w:hAnsi="Times New Roman"/>
          <w:b w:val="1"/>
          <w:bCs w:val="1"/>
          <w:sz w:val="30"/>
          <w:szCs w:val="30"/>
          <w:rtl w:val="0"/>
        </w:rPr>
        <w:t xml:space="preserve">Backend: endpoint para insertar nuevos registros.</w:t>
      </w:r>
    </w:p>
    <w:sdt>
      <w:sdtPr>
        <w:id w:val="-848730813"/>
        <w:tag w:val="goog_rdk_5432"/>
      </w:sdtPr>
      <w:sdtContent>
        <w:p w:rsidR="00000000" w:rsidDel="00000000" w:rsidP="00000000" w:rsidRDefault="00000000" w:rsidRPr="00000000" w14:paraId="000006E3">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413893424"/>
              <w:tag w:val="goog_rdk_5426"/>
            </w:sdtPr>
            <w:sdtContent>
              <w:ins w:author="DANLUIS ENRIQUE ROMANI MORA" w:id="34" w:date="2025-11-10T18:56:06Z"/>
              <w:sdt>
                <w:sdtPr>
                  <w:id w:val="-444790904"/>
                  <w:tag w:val="goog_rdk_5427"/>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1077739468"/>
                    <w:tag w:val="goog_rdk_5428"/>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PostMapping</w:t>
                    </w:r>
                  </w:sdtContent>
                </w:sdt>
                <w:sdt>
                  <w:sdtPr>
                    <w:id w:val="-884474640"/>
                    <w:tag w:val="goog_rdk_5429"/>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sdt>
                  <w:sdtPr>
                    <w:id w:val="1150244225"/>
                    <w:tag w:val="goog_rdk_5430"/>
                  </w:sdtPr>
                  <w:sdtContent>
                    <w:r w:rsidDel="00000000" w:rsidR="00000000" w:rsidRPr="00000000">
                      <w:rPr>
                        <w:rFonts w:ascii="Consolas" w:cs="Consolas" w:eastAsia="Consolas" w:hAnsi="Consolas"/>
                        <w:color w:val="e394dc"/>
                        <w:sz w:val="21"/>
                        <w:szCs w:val="21"/>
                        <w:rtl w:val="0"/>
                        <w:rPrChange w:author="DANLUIS ENRIQUE ROMANI MORA" w:id="35" w:date="2025-11-10T18:56:06Z">
                          <w:rPr>
                            <w:rFonts w:ascii="Consolas" w:cs="Consolas" w:eastAsia="Consolas" w:hAnsi="Consolas"/>
                            <w:sz w:val="21"/>
                            <w:szCs w:val="21"/>
                          </w:rPr>
                        </w:rPrChange>
                      </w:rPr>
                      <w:t xml:space="preserve">"/alumnos"</w:t>
                    </w:r>
                  </w:sdtContent>
                </w:sdt>
                <w:sdt>
                  <w:sdtPr>
                    <w:id w:val="117576288"/>
                    <w:tag w:val="goog_rdk_5431"/>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527103452"/>
        <w:tag w:val="goog_rdk_5452"/>
      </w:sdtPr>
      <w:sdtContent>
        <w:p w:rsidR="00000000" w:rsidDel="00000000" w:rsidP="00000000" w:rsidRDefault="00000000" w:rsidRPr="00000000" w14:paraId="000006E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469583539"/>
              <w:tag w:val="goog_rdk_5433"/>
            </w:sdtPr>
            <w:sdtContent>
              <w:ins w:author="DANLUIS ENRIQUE ROMANI MORA" w:id="34" w:date="2025-11-10T18:56:06Z"/>
              <w:sdt>
                <w:sdtPr>
                  <w:id w:val="-602655570"/>
                  <w:tag w:val="goog_rdk_5434"/>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2100263008"/>
                    <w:tag w:val="goog_rdk_5435"/>
                  </w:sdtPr>
                  <w:sdtContent>
                    <w:r w:rsidDel="00000000" w:rsidR="00000000" w:rsidRPr="00000000">
                      <w:rPr>
                        <w:rFonts w:ascii="Consolas" w:cs="Consolas" w:eastAsia="Consolas" w:hAnsi="Consolas"/>
                        <w:color w:val="82d2ce"/>
                        <w:sz w:val="21"/>
                        <w:szCs w:val="21"/>
                        <w:rtl w:val="0"/>
                        <w:rPrChange w:author="DANLUIS ENRIQUE ROMANI MORA" w:id="35" w:date="2025-11-10T18:56:06Z">
                          <w:rPr>
                            <w:rFonts w:ascii="Consolas" w:cs="Consolas" w:eastAsia="Consolas" w:hAnsi="Consolas"/>
                            <w:sz w:val="21"/>
                            <w:szCs w:val="21"/>
                          </w:rPr>
                        </w:rPrChange>
                      </w:rPr>
                      <w:t xml:space="preserve">public</w:t>
                    </w:r>
                  </w:sdtContent>
                </w:sdt>
                <w:sdt>
                  <w:sdtPr>
                    <w:id w:val="-2096488470"/>
                    <w:tag w:val="goog_rdk_5436"/>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2099920531"/>
                    <w:tag w:val="goog_rdk_543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ResponseEntity</w:t>
                    </w:r>
                  </w:sdtContent>
                </w:sdt>
                <w:sdt>
                  <w:sdtPr>
                    <w:id w:val="-837920524"/>
                    <w:tag w:val="goog_rdk_543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&lt;</w:t>
                    </w:r>
                  </w:sdtContent>
                </w:sdt>
                <w:sdt>
                  <w:sdtPr>
                    <w:id w:val="-2006041504"/>
                    <w:tag w:val="goog_rdk_5439"/>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AlumnoDTO</w:t>
                    </w:r>
                  </w:sdtContent>
                </w:sdt>
                <w:sdt>
                  <w:sdtPr>
                    <w:id w:val="32423167"/>
                    <w:tag w:val="goog_rdk_5440"/>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&gt;</w:t>
                    </w:r>
                  </w:sdtContent>
                </w:sdt>
                <w:sdt>
                  <w:sdtPr>
                    <w:id w:val="1557778172"/>
                    <w:tag w:val="goog_rdk_5441"/>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17364761"/>
                    <w:tag w:val="goog_rdk_544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crearAlumno</w:t>
                    </w:r>
                  </w:sdtContent>
                </w:sdt>
                <w:sdt>
                  <w:sdtPr>
                    <w:id w:val="-1696717262"/>
                    <w:tag w:val="goog_rdk_544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sdt>
                  <w:sdtPr>
                    <w:id w:val="-1343841389"/>
                    <w:tag w:val="goog_rdk_5444"/>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RequestBody</w:t>
                    </w:r>
                  </w:sdtContent>
                </w:sdt>
                <w:sdt>
                  <w:sdtPr>
                    <w:id w:val="-1116800947"/>
                    <w:tag w:val="goog_rdk_5445"/>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532315721"/>
                    <w:tag w:val="goog_rdk_5446"/>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CrearAlumnoRequest</w:t>
                    </w:r>
                  </w:sdtContent>
                </w:sdt>
                <w:sdt>
                  <w:sdtPr>
                    <w:id w:val="27413103"/>
                    <w:tag w:val="goog_rdk_5447"/>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1216044729"/>
                    <w:tag w:val="goog_rdk_5448"/>
                  </w:sdtPr>
                  <w:sdtContent>
                    <w:r w:rsidDel="00000000" w:rsidR="00000000" w:rsidRPr="00000000">
                      <w:rPr>
                        <w:rFonts w:ascii="Consolas" w:cs="Consolas" w:eastAsia="Consolas" w:hAnsi="Consolas"/>
                        <w:i w:val="1"/>
                        <w:iCs w:val="1"/>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136028389"/>
                    <w:tag w:val="goog_rdk_5449"/>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sdt>
                  <w:sdtPr>
                    <w:id w:val="1269073435"/>
                    <w:tag w:val="goog_rdk_5450"/>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709961492"/>
                    <w:tag w:val="goog_rdk_5451"/>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427916080"/>
        <w:tag w:val="goog_rdk_5461"/>
      </w:sdtPr>
      <w:sdtContent>
        <w:p w:rsidR="00000000" w:rsidDel="00000000" w:rsidP="00000000" w:rsidRDefault="00000000" w:rsidRPr="00000000" w14:paraId="000006E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128543141"/>
              <w:tag w:val="goog_rdk_5453"/>
            </w:sdtPr>
            <w:sdtContent>
              <w:ins w:author="DANLUIS ENRIQUE ROMANI MORA" w:id="34" w:date="2025-11-10T18:56:06Z"/>
              <w:sdt>
                <w:sdtPr>
                  <w:id w:val="-1622026151"/>
                  <w:tag w:val="goog_rdk_5454"/>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417886905"/>
                    <w:tag w:val="goog_rdk_5455"/>
                  </w:sdtPr>
                  <w:sdtContent>
                    <w:r w:rsidDel="00000000" w:rsidR="00000000" w:rsidRPr="00000000">
                      <w:rPr>
                        <w:rFonts w:ascii="Consolas" w:cs="Consolas" w:eastAsia="Consolas" w:hAnsi="Consolas"/>
                        <w:color w:val="83d6c5"/>
                        <w:sz w:val="21"/>
                        <w:szCs w:val="21"/>
                        <w:rtl w:val="0"/>
                        <w:rPrChange w:author="DANLUIS ENRIQUE ROMANI MORA" w:id="35" w:date="2025-11-10T18:56:06Z">
                          <w:rPr>
                            <w:rFonts w:ascii="Consolas" w:cs="Consolas" w:eastAsia="Consolas" w:hAnsi="Consolas"/>
                            <w:sz w:val="21"/>
                            <w:szCs w:val="21"/>
                          </w:rPr>
                        </w:rPrChange>
                      </w:rPr>
                      <w:t xml:space="preserve">return</w:t>
                    </w:r>
                  </w:sdtContent>
                </w:sdt>
                <w:sdt>
                  <w:sdtPr>
                    <w:id w:val="1658458086"/>
                    <w:tag w:val="goog_rdk_5456"/>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ResponseEntity.</w:t>
                    </w:r>
                  </w:sdtContent>
                </w:sdt>
                <w:sdt>
                  <w:sdtPr>
                    <w:id w:val="-1138532028"/>
                    <w:tag w:val="goog_rdk_545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ok</w:t>
                    </w:r>
                  </w:sdtContent>
                </w:sdt>
                <w:sdt>
                  <w:sdtPr>
                    <w:id w:val="-717643826"/>
                    <w:tag w:val="goog_rdk_545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(adminService.</w:t>
                    </w:r>
                  </w:sdtContent>
                </w:sdt>
                <w:sdt>
                  <w:sdtPr>
                    <w:id w:val="-502030154"/>
                    <w:tag w:val="goog_rdk_5459"/>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crearAlumno</w:t>
                    </w:r>
                  </w:sdtContent>
                </w:sdt>
                <w:sdt>
                  <w:sdtPr>
                    <w:id w:val="-1362957656"/>
                    <w:tag w:val="goog_rdk_5460"/>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ins>
            </w:sdtContent>
          </w:sdt>
        </w:p>
      </w:sdtContent>
    </w:sdt>
    <w:sdt>
      <w:sdtPr>
        <w:id w:val="993888592"/>
        <w:tag w:val="goog_rdk_5464"/>
      </w:sdtPr>
      <w:sdtContent>
        <w:p w:rsidR="00000000" w:rsidDel="00000000" w:rsidP="00000000" w:rsidRDefault="00000000" w:rsidRPr="00000000" w14:paraId="000006E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510976091"/>
              <w:tag w:val="goog_rdk_5462"/>
            </w:sdtPr>
            <w:sdtContent>
              <w:ins w:author="DANLUIS ENRIQUE ROMANI MORA" w:id="34" w:date="2025-11-10T18:56:06Z"/>
              <w:sdt>
                <w:sdtPr>
                  <w:id w:val="-1179954966"/>
                  <w:tag w:val="goog_rdk_5463"/>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Content>
          </w:sdt>
        </w:p>
      </w:sdtContent>
    </w:sdt>
    <w:sdt>
      <w:sdtPr>
        <w:id w:val="-989789259"/>
        <w:tag w:val="goog_rdk_5467"/>
      </w:sdtPr>
      <w:sdtContent>
        <w:p w:rsidR="00000000" w:rsidDel="00000000" w:rsidP="00000000" w:rsidRDefault="00000000" w:rsidRPr="00000000" w14:paraId="000006E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sz w:val="21"/>
              <w:szCs w:val="21"/>
              <w:rPrChange w:author="DANLUIS ENRIQUE ROMANI MORA" w:id="35" w:date="2025-11-10T18:56:06Z">
                <w:rPr>
                  <w:rFonts w:ascii="Consolas" w:cs="Consolas" w:eastAsia="Consolas" w:hAnsi="Consolas"/>
                  <w:sz w:val="21"/>
                  <w:szCs w:val="21"/>
                </w:rPr>
              </w:rPrChange>
            </w:rPr>
          </w:pPr>
          <w:sdt>
            <w:sdtPr>
              <w:id w:val="-1795023447"/>
              <w:tag w:val="goog_rdk_5465"/>
            </w:sdtPr>
            <w:sdtContent>
              <w:ins w:author="DANLUIS ENRIQUE ROMANI MORA" w:id="34" w:date="2025-11-10T18:56:06Z"/>
              <w:sdt>
                <w:sdtPr>
                  <w:id w:val="-1461733512"/>
                  <w:tag w:val="goog_rdk_5466"/>
                </w:sdtPr>
                <w:sdtContent>
                  <w:ins w:author="DANLUIS ENRIQUE ROMANI MORA" w:id="34" w:date="2025-11-10T18:56:06Z">
                    <w:r w:rsidDel="00000000" w:rsidR="00000000" w:rsidRPr="00000000">
                      <w:rPr>
                        <w:rtl w:val="0"/>
                      </w:rPr>
                    </w:r>
                  </w:ins>
                </w:sdtContent>
              </w:sdt>
              <w:ins w:author="DANLUIS ENRIQUE ROMANI MORA" w:id="34" w:date="2025-11-10T18:56:06Z"/>
            </w:sdtContent>
          </w:sdt>
        </w:p>
      </w:sdtContent>
    </w:sdt>
    <w:sdt>
      <w:sdtPr>
        <w:id w:val="-103317040"/>
        <w:tag w:val="goog_rdk_5470"/>
      </w:sdtPr>
      <w:sdtContent>
        <w:p w:rsidR="00000000" w:rsidDel="00000000" w:rsidP="00000000" w:rsidRDefault="00000000" w:rsidRPr="00000000" w14:paraId="000006E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8dee9"/>
              <w:sz w:val="21"/>
              <w:szCs w:val="21"/>
              <w:rPrChange w:author="DANLUIS ENRIQUE ROMANI MORA" w:id="35" w:date="2025-11-10T18:56:06Z">
                <w:rPr>
                  <w:rFonts w:ascii="Consolas" w:cs="Consolas" w:eastAsia="Consolas" w:hAnsi="Consolas"/>
                  <w:sz w:val="21"/>
                  <w:szCs w:val="21"/>
                </w:rPr>
              </w:rPrChange>
            </w:rPr>
          </w:pPr>
          <w:sdt>
            <w:sdtPr>
              <w:id w:val="420756083"/>
              <w:tag w:val="goog_rdk_5468"/>
            </w:sdtPr>
            <w:sdtContent>
              <w:ins w:author="DANLUIS ENRIQUE ROMANI MORA" w:id="34" w:date="2025-11-10T18:56:06Z"/>
              <w:sdt>
                <w:sdtPr>
                  <w:id w:val="-1083612112"/>
                  <w:tag w:val="goog_rdk_5469"/>
                </w:sdtPr>
                <w:sdtContent>
                  <w:ins w:author="DANLUIS ENRIQUE ROMANI MORA" w:id="34" w:date="2025-11-10T18:56:06Z">
                    <w:r w:rsidDel="00000000" w:rsidR="00000000" w:rsidRPr="00000000">
                      <w:rPr>
                        <w:rtl w:val="0"/>
                      </w:rPr>
                    </w:r>
                  </w:ins>
                </w:sdtContent>
              </w:sdt>
              <w:ins w:author="DANLUIS ENRIQUE ROMANI MORA" w:id="34" w:date="2025-11-10T18:56:06Z"/>
            </w:sdtContent>
          </w:sdt>
        </w:p>
      </w:sdtContent>
    </w:sdt>
    <w:sdt>
      <w:sdtPr>
        <w:id w:val="510049813"/>
        <w:tag w:val="goog_rdk_5474"/>
      </w:sdtPr>
      <w:sdtContent>
        <w:p w:rsidR="00000000" w:rsidDel="00000000" w:rsidP="00000000" w:rsidRDefault="00000000" w:rsidRPr="00000000" w14:paraId="000006E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i w:val="1"/>
              <w:iCs w:val="1"/>
              <w:color w:val="ffffff"/>
              <w:sz w:val="21"/>
              <w:szCs w:val="21"/>
              <w:rPrChange w:author="DANLUIS ENRIQUE ROMANI MORA" w:id="35" w:date="2025-11-10T18:56:06Z">
                <w:rPr>
                  <w:rFonts w:ascii="Consolas" w:cs="Consolas" w:eastAsia="Consolas" w:hAnsi="Consolas"/>
                  <w:sz w:val="21"/>
                  <w:szCs w:val="21"/>
                </w:rPr>
              </w:rPrChange>
            </w:rPr>
          </w:pPr>
          <w:sdt>
            <w:sdtPr>
              <w:id w:val="-882148696"/>
              <w:tag w:val="goog_rdk_5471"/>
            </w:sdtPr>
            <w:sdtContent>
              <w:ins w:author="DANLUIS ENRIQUE ROMANI MORA" w:id="34" w:date="2025-11-10T18:56:06Z"/>
              <w:sdt>
                <w:sdtPr>
                  <w:id w:val="621223492"/>
                  <w:tag w:val="goog_rdk_5472"/>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820356883"/>
                    <w:tag w:val="goog_rdk_5473"/>
                  </w:sdtPr>
                  <w:sdtContent>
                    <w:r w:rsidDel="00000000" w:rsidR="00000000" w:rsidRPr="00000000">
                      <w:rPr>
                        <w:rFonts w:ascii="Consolas" w:cs="Consolas" w:eastAsia="Consolas" w:hAnsi="Consolas"/>
                        <w:i w:val="1"/>
                        <w:iCs w:val="1"/>
                        <w:color w:val="ffffff"/>
                        <w:sz w:val="21"/>
                        <w:szCs w:val="21"/>
                        <w:rtl w:val="0"/>
                        <w:rPrChange w:author="DANLUIS ENRIQUE ROMANI MORA" w:id="35" w:date="2025-11-10T18:56:06Z">
                          <w:rPr>
                            <w:rFonts w:ascii="Consolas" w:cs="Consolas" w:eastAsia="Consolas" w:hAnsi="Consolas"/>
                            <w:sz w:val="21"/>
                            <w:szCs w:val="21"/>
                          </w:rPr>
                        </w:rPrChange>
                      </w:rPr>
                      <w:t xml:space="preserve">// ================= ALUMNOS =================</w:t>
                    </w:r>
                  </w:sdtContent>
                </w:sdt>
              </w:ins>
            </w:sdtContent>
          </w:sdt>
        </w:p>
      </w:sdtContent>
    </w:sdt>
    <w:sdt>
      <w:sdtPr>
        <w:id w:val="277203519"/>
        <w:tag w:val="goog_rdk_5489"/>
      </w:sdtPr>
      <w:sdtContent>
        <w:p w:rsidR="00000000" w:rsidDel="00000000" w:rsidP="00000000" w:rsidRDefault="00000000" w:rsidRPr="00000000" w14:paraId="000006E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189270460"/>
              <w:tag w:val="goog_rdk_5475"/>
            </w:sdtPr>
            <w:sdtContent>
              <w:ins w:author="DANLUIS ENRIQUE ROMANI MORA" w:id="34" w:date="2025-11-10T18:56:06Z"/>
              <w:sdt>
                <w:sdtPr>
                  <w:id w:val="1388332946"/>
                  <w:tag w:val="goog_rdk_5476"/>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1412784863"/>
                    <w:tag w:val="goog_rdk_5477"/>
                  </w:sdtPr>
                  <w:sdtContent>
                    <w:r w:rsidDel="00000000" w:rsidR="00000000" w:rsidRPr="00000000">
                      <w:rPr>
                        <w:rFonts w:ascii="Consolas" w:cs="Consolas" w:eastAsia="Consolas" w:hAnsi="Consolas"/>
                        <w:color w:val="82d2ce"/>
                        <w:sz w:val="21"/>
                        <w:szCs w:val="21"/>
                        <w:rtl w:val="0"/>
                        <w:rPrChange w:author="DANLUIS ENRIQUE ROMANI MORA" w:id="35" w:date="2025-11-10T18:56:06Z">
                          <w:rPr>
                            <w:rFonts w:ascii="Consolas" w:cs="Consolas" w:eastAsia="Consolas" w:hAnsi="Consolas"/>
                            <w:sz w:val="21"/>
                            <w:szCs w:val="21"/>
                          </w:rPr>
                        </w:rPrChange>
                      </w:rPr>
                      <w:t xml:space="preserve">public</w:t>
                    </w:r>
                  </w:sdtContent>
                </w:sdt>
                <w:sdt>
                  <w:sdtPr>
                    <w:id w:val="-1560835196"/>
                    <w:tag w:val="goog_rdk_5478"/>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1690918471"/>
                    <w:tag w:val="goog_rdk_5479"/>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AlumnoDTO</w:t>
                    </w:r>
                  </w:sdtContent>
                </w:sdt>
                <w:sdt>
                  <w:sdtPr>
                    <w:id w:val="941362074"/>
                    <w:tag w:val="goog_rdk_5480"/>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1239670523"/>
                    <w:tag w:val="goog_rdk_5481"/>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crearAlumno</w:t>
                    </w:r>
                  </w:sdtContent>
                </w:sdt>
                <w:sdt>
                  <w:sdtPr>
                    <w:id w:val="186444258"/>
                    <w:tag w:val="goog_rdk_5482"/>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sdt>
                  <w:sdtPr>
                    <w:id w:val="-336462358"/>
                    <w:tag w:val="goog_rdk_5483"/>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CrearAlumnoRequest</w:t>
                    </w:r>
                  </w:sdtContent>
                </w:sdt>
                <w:sdt>
                  <w:sdtPr>
                    <w:id w:val="508140506"/>
                    <w:tag w:val="goog_rdk_5484"/>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316001256"/>
                    <w:tag w:val="goog_rdk_5485"/>
                  </w:sdtPr>
                  <w:sdtContent>
                    <w:r w:rsidDel="00000000" w:rsidR="00000000" w:rsidRPr="00000000">
                      <w:rPr>
                        <w:rFonts w:ascii="Consolas" w:cs="Consolas" w:eastAsia="Consolas" w:hAnsi="Consolas"/>
                        <w:i w:val="1"/>
                        <w:iCs w:val="1"/>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571536347"/>
                    <w:tag w:val="goog_rdk_5486"/>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sdt>
                  <w:sdtPr>
                    <w:id w:val="175315823"/>
                    <w:tag w:val="goog_rdk_5487"/>
                  </w:sdtPr>
                  <w:sdtContent>
                    <w:r w:rsidDel="00000000" w:rsidR="00000000" w:rsidRPr="00000000">
                      <w:rPr>
                        <w:rFonts w:ascii="Consolas" w:cs="Consolas" w:eastAsia="Consolas" w:hAnsi="Consolas"/>
                        <w:color w:val="aaa0fa"/>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2044666448"/>
                    <w:tag w:val="goog_rdk_548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759840068"/>
        <w:tag w:val="goog_rdk_5498"/>
      </w:sdtPr>
      <w:sdtContent>
        <w:p w:rsidR="00000000" w:rsidDel="00000000" w:rsidP="00000000" w:rsidRDefault="00000000" w:rsidRPr="00000000" w14:paraId="000006E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001680298"/>
              <w:tag w:val="goog_rdk_5490"/>
            </w:sdtPr>
            <w:sdtContent>
              <w:ins w:author="DANLUIS ENRIQUE ROMANI MORA" w:id="34" w:date="2025-11-10T18:56:06Z"/>
              <w:sdt>
                <w:sdtPr>
                  <w:id w:val="251217817"/>
                  <w:tag w:val="goog_rdk_5491"/>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1326074662"/>
                    <w:tag w:val="goog_rdk_549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w:t>
                    </w:r>
                  </w:sdtContent>
                </w:sdt>
                <w:sdt>
                  <w:sdtPr>
                    <w:id w:val="373550595"/>
                    <w:tag w:val="goog_rdk_549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 = </w:t>
                    </w:r>
                  </w:sdtContent>
                </w:sdt>
                <w:sdt>
                  <w:sdtPr>
                    <w:id w:val="978423783"/>
                    <w:tag w:val="goog_rdk_5494"/>
                  </w:sdtPr>
                  <w:sdtContent>
                    <w:r w:rsidDel="00000000" w:rsidR="00000000" w:rsidRPr="00000000">
                      <w:rPr>
                        <w:rFonts w:ascii="Consolas" w:cs="Consolas" w:eastAsia="Consolas" w:hAnsi="Consolas"/>
                        <w:color w:val="83d6c5"/>
                        <w:sz w:val="21"/>
                        <w:szCs w:val="21"/>
                        <w:rtl w:val="0"/>
                        <w:rPrChange w:author="DANLUIS ENRIQUE ROMANI MORA" w:id="35" w:date="2025-11-10T18:56:06Z">
                          <w:rPr>
                            <w:rFonts w:ascii="Consolas" w:cs="Consolas" w:eastAsia="Consolas" w:hAnsi="Consolas"/>
                            <w:sz w:val="21"/>
                            <w:szCs w:val="21"/>
                          </w:rPr>
                        </w:rPrChange>
                      </w:rPr>
                      <w:t xml:space="preserve">new</w:t>
                    </w:r>
                  </w:sdtContent>
                </w:sdt>
                <w:sdt>
                  <w:sdtPr>
                    <w:id w:val="-900770894"/>
                    <w:tag w:val="goog_rdk_5495"/>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511797387"/>
                    <w:tag w:val="goog_rdk_5496"/>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w:t>
                    </w:r>
                  </w:sdtContent>
                </w:sdt>
                <w:sdt>
                  <w:sdtPr>
                    <w:id w:val="38882158"/>
                    <w:tag w:val="goog_rdk_5497"/>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877107012"/>
        <w:tag w:val="goog_rdk_5505"/>
      </w:sdtPr>
      <w:sdtContent>
        <w:p w:rsidR="00000000" w:rsidDel="00000000" w:rsidP="00000000" w:rsidRDefault="00000000" w:rsidRPr="00000000" w14:paraId="000006E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967682318"/>
              <w:tag w:val="goog_rdk_5499"/>
            </w:sdtPr>
            <w:sdtContent>
              <w:ins w:author="DANLUIS ENRIQUE ROMANI MORA" w:id="34" w:date="2025-11-10T18:56:06Z"/>
              <w:sdt>
                <w:sdtPr>
                  <w:id w:val="55421844"/>
                  <w:tag w:val="goog_rdk_5500"/>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w:t>
                    </w:r>
                  </w:ins>
                </w:sdtContent>
              </w:sdt>
              <w:ins w:author="DANLUIS ENRIQUE ROMANI MORA" w:id="34" w:date="2025-11-10T18:56:06Z">
                <w:sdt>
                  <w:sdtPr>
                    <w:id w:val="-1336673247"/>
                    <w:tag w:val="goog_rdk_5501"/>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setNombreUsuario</w:t>
                    </w:r>
                  </w:sdtContent>
                </w:sdt>
                <w:sdt>
                  <w:sdtPr>
                    <w:id w:val="-1245926056"/>
                    <w:tag w:val="goog_rdk_5502"/>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1604519081"/>
                    <w:tag w:val="goog_rdk_5503"/>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getNombreUsuario</w:t>
                    </w:r>
                  </w:sdtContent>
                </w:sdt>
                <w:sdt>
                  <w:sdtPr>
                    <w:id w:val="-645494716"/>
                    <w:tag w:val="goog_rdk_5504"/>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2033132567"/>
        <w:tag w:val="goog_rdk_5514"/>
      </w:sdtPr>
      <w:sdtContent>
        <w:p w:rsidR="00000000" w:rsidDel="00000000" w:rsidP="00000000" w:rsidRDefault="00000000" w:rsidRPr="00000000" w14:paraId="000006E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589133674"/>
              <w:tag w:val="goog_rdk_5506"/>
            </w:sdtPr>
            <w:sdtContent>
              <w:ins w:author="DANLUIS ENRIQUE ROMANI MORA" w:id="34" w:date="2025-11-10T18:56:06Z"/>
              <w:sdt>
                <w:sdtPr>
                  <w:id w:val="-415656553"/>
                  <w:tag w:val="goog_rdk_5507"/>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w:t>
                    </w:r>
                  </w:ins>
                </w:sdtContent>
              </w:sdt>
              <w:ins w:author="DANLUIS ENRIQUE ROMANI MORA" w:id="34" w:date="2025-11-10T18:56:06Z">
                <w:sdt>
                  <w:sdtPr>
                    <w:id w:val="-166058309"/>
                    <w:tag w:val="goog_rdk_5508"/>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setContrasena</w:t>
                    </w:r>
                  </w:sdtContent>
                </w:sdt>
                <w:sdt>
                  <w:sdtPr>
                    <w:id w:val="1267873357"/>
                    <w:tag w:val="goog_rdk_5509"/>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(bCryptPasswordEncoder.</w:t>
                    </w:r>
                  </w:sdtContent>
                </w:sdt>
                <w:sdt>
                  <w:sdtPr>
                    <w:id w:val="1355212151"/>
                    <w:tag w:val="goog_rdk_5510"/>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encode</w:t>
                    </w:r>
                  </w:sdtContent>
                </w:sdt>
                <w:sdt>
                  <w:sdtPr>
                    <w:id w:val="565058613"/>
                    <w:tag w:val="goog_rdk_5511"/>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1737829510"/>
                    <w:tag w:val="goog_rdk_551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getContrasena</w:t>
                    </w:r>
                  </w:sdtContent>
                </w:sdt>
                <w:sdt>
                  <w:sdtPr>
                    <w:id w:val="-1005795127"/>
                    <w:tag w:val="goog_rdk_551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517454132"/>
        <w:tag w:val="goog_rdk_5521"/>
      </w:sdtPr>
      <w:sdtContent>
        <w:p w:rsidR="00000000" w:rsidDel="00000000" w:rsidP="00000000" w:rsidRDefault="00000000" w:rsidRPr="00000000" w14:paraId="000006EE">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224816983"/>
              <w:tag w:val="goog_rdk_5515"/>
            </w:sdtPr>
            <w:sdtContent>
              <w:ins w:author="DANLUIS ENRIQUE ROMANI MORA" w:id="34" w:date="2025-11-10T18:56:06Z"/>
              <w:sdt>
                <w:sdtPr>
                  <w:id w:val="-1490643735"/>
                  <w:tag w:val="goog_rdk_5516"/>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w:t>
                    </w:r>
                  </w:ins>
                </w:sdtContent>
              </w:sdt>
              <w:ins w:author="DANLUIS ENRIQUE ROMANI MORA" w:id="34" w:date="2025-11-10T18:56:06Z">
                <w:sdt>
                  <w:sdtPr>
                    <w:id w:val="-1096112888"/>
                    <w:tag w:val="goog_rdk_551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setNombre</w:t>
                    </w:r>
                  </w:sdtContent>
                </w:sdt>
                <w:sdt>
                  <w:sdtPr>
                    <w:id w:val="1160802333"/>
                    <w:tag w:val="goog_rdk_551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928740628"/>
                    <w:tag w:val="goog_rdk_5519"/>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getNombre</w:t>
                    </w:r>
                  </w:sdtContent>
                </w:sdt>
                <w:sdt>
                  <w:sdtPr>
                    <w:id w:val="-1081871052"/>
                    <w:tag w:val="goog_rdk_5520"/>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703037928"/>
        <w:tag w:val="goog_rdk_5528"/>
      </w:sdtPr>
      <w:sdtContent>
        <w:p w:rsidR="00000000" w:rsidDel="00000000" w:rsidP="00000000" w:rsidRDefault="00000000" w:rsidRPr="00000000" w14:paraId="000006E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787914511"/>
              <w:tag w:val="goog_rdk_5522"/>
            </w:sdtPr>
            <w:sdtContent>
              <w:ins w:author="DANLUIS ENRIQUE ROMANI MORA" w:id="34" w:date="2025-11-10T18:56:06Z"/>
              <w:sdt>
                <w:sdtPr>
                  <w:id w:val="-1156900117"/>
                  <w:tag w:val="goog_rdk_5523"/>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w:t>
                    </w:r>
                  </w:ins>
                </w:sdtContent>
              </w:sdt>
              <w:ins w:author="DANLUIS ENRIQUE ROMANI MORA" w:id="34" w:date="2025-11-10T18:56:06Z">
                <w:sdt>
                  <w:sdtPr>
                    <w:id w:val="1119123101"/>
                    <w:tag w:val="goog_rdk_5524"/>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setApellido</w:t>
                    </w:r>
                  </w:sdtContent>
                </w:sdt>
                <w:sdt>
                  <w:sdtPr>
                    <w:id w:val="-303559220"/>
                    <w:tag w:val="goog_rdk_5525"/>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1791986079"/>
                    <w:tag w:val="goog_rdk_5526"/>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getApellido</w:t>
                    </w:r>
                  </w:sdtContent>
                </w:sdt>
                <w:sdt>
                  <w:sdtPr>
                    <w:id w:val="1897648853"/>
                    <w:tag w:val="goog_rdk_5527"/>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378302562"/>
        <w:tag w:val="goog_rdk_5535"/>
      </w:sdtPr>
      <w:sdtContent>
        <w:p w:rsidR="00000000" w:rsidDel="00000000" w:rsidP="00000000" w:rsidRDefault="00000000" w:rsidRPr="00000000" w14:paraId="000006F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825276506"/>
              <w:tag w:val="goog_rdk_5529"/>
            </w:sdtPr>
            <w:sdtContent>
              <w:ins w:author="DANLUIS ENRIQUE ROMANI MORA" w:id="34" w:date="2025-11-10T18:56:06Z"/>
              <w:sdt>
                <w:sdtPr>
                  <w:id w:val="772609353"/>
                  <w:tag w:val="goog_rdk_5530"/>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alumno.</w:t>
                    </w:r>
                  </w:ins>
                </w:sdtContent>
              </w:sdt>
              <w:ins w:author="DANLUIS ENRIQUE ROMANI MORA" w:id="34" w:date="2025-11-10T18:56:06Z">
                <w:sdt>
                  <w:sdtPr>
                    <w:id w:val="-1308941582"/>
                    <w:tag w:val="goog_rdk_5531"/>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setFechaNacimiento</w:t>
                    </w:r>
                  </w:sdtContent>
                </w:sdt>
                <w:sdt>
                  <w:sdtPr>
                    <w:id w:val="-286790301"/>
                    <w:tag w:val="goog_rdk_5532"/>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(request.</w:t>
                    </w:r>
                  </w:sdtContent>
                </w:sdt>
                <w:sdt>
                  <w:sdtPr>
                    <w:id w:val="910989045"/>
                    <w:tag w:val="goog_rdk_5533"/>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getFechaNacimiento</w:t>
                    </w:r>
                  </w:sdtContent>
                </w:sdt>
                <w:sdt>
                  <w:sdtPr>
                    <w:id w:val="416967389"/>
                    <w:tag w:val="goog_rdk_5534"/>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819657733"/>
        <w:tag w:val="goog_rdk_5538"/>
      </w:sdtPr>
      <w:sdtContent>
        <w:p w:rsidR="00000000" w:rsidDel="00000000" w:rsidP="00000000" w:rsidRDefault="00000000" w:rsidRPr="00000000" w14:paraId="000006F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8dee9"/>
              <w:sz w:val="21"/>
              <w:szCs w:val="21"/>
              <w:rPrChange w:author="DANLUIS ENRIQUE ROMANI MORA" w:id="35" w:date="2025-11-10T18:56:06Z">
                <w:rPr>
                  <w:rFonts w:ascii="Consolas" w:cs="Consolas" w:eastAsia="Consolas" w:hAnsi="Consolas"/>
                  <w:sz w:val="21"/>
                  <w:szCs w:val="21"/>
                </w:rPr>
              </w:rPrChange>
            </w:rPr>
          </w:pPr>
          <w:sdt>
            <w:sdtPr>
              <w:id w:val="866371190"/>
              <w:tag w:val="goog_rdk_5536"/>
            </w:sdtPr>
            <w:sdtContent>
              <w:ins w:author="DANLUIS ENRIQUE ROMANI MORA" w:id="34" w:date="2025-11-10T18:56:06Z"/>
              <w:sdt>
                <w:sdtPr>
                  <w:id w:val="-1154802518"/>
                  <w:tag w:val="goog_rdk_5537"/>
                </w:sdtPr>
                <w:sdtContent>
                  <w:ins w:author="DANLUIS ENRIQUE ROMANI MORA" w:id="34" w:date="2025-11-10T18:56:06Z">
                    <w:r w:rsidDel="00000000" w:rsidR="00000000" w:rsidRPr="00000000">
                      <w:rPr>
                        <w:rtl w:val="0"/>
                      </w:rPr>
                    </w:r>
                  </w:ins>
                </w:sdtContent>
              </w:sdt>
              <w:ins w:author="DANLUIS ENRIQUE ROMANI MORA" w:id="34" w:date="2025-11-10T18:56:06Z"/>
            </w:sdtContent>
          </w:sdt>
        </w:p>
      </w:sdtContent>
    </w:sdt>
    <w:sdt>
      <w:sdtPr>
        <w:id w:val="926441311"/>
        <w:tag w:val="goog_rdk_5545"/>
      </w:sdtPr>
      <w:sdtContent>
        <w:p w:rsidR="00000000" w:rsidDel="00000000" w:rsidP="00000000" w:rsidRDefault="00000000" w:rsidRPr="00000000" w14:paraId="000006F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814302363"/>
              <w:tag w:val="goog_rdk_5539"/>
            </w:sdtPr>
            <w:sdtContent>
              <w:ins w:author="DANLUIS ENRIQUE ROMANI MORA" w:id="34" w:date="2025-11-10T18:56:06Z"/>
              <w:sdt>
                <w:sdtPr>
                  <w:id w:val="-820168489"/>
                  <w:tag w:val="goog_rdk_5540"/>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774817178"/>
                    <w:tag w:val="goog_rdk_5541"/>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w:t>
                    </w:r>
                  </w:sdtContent>
                </w:sdt>
                <w:sdt>
                  <w:sdtPr>
                    <w:id w:val="363859556"/>
                    <w:tag w:val="goog_rdk_5542"/>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 = alumnoRepository.</w:t>
                    </w:r>
                  </w:sdtContent>
                </w:sdt>
                <w:sdt>
                  <w:sdtPr>
                    <w:id w:val="1818013178"/>
                    <w:tag w:val="goog_rdk_5543"/>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save</w:t>
                    </w:r>
                  </w:sdtContent>
                </w:sdt>
                <w:sdt>
                  <w:sdtPr>
                    <w:id w:val="-1182899154"/>
                    <w:tag w:val="goog_rdk_5544"/>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(alumno);</w:t>
                    </w:r>
                  </w:sdtContent>
                </w:sdt>
              </w:ins>
            </w:sdtContent>
          </w:sdt>
        </w:p>
      </w:sdtContent>
    </w:sdt>
    <w:sdt>
      <w:sdtPr>
        <w:id w:val="744654634"/>
        <w:tag w:val="goog_rdk_5554"/>
      </w:sdtPr>
      <w:sdtContent>
        <w:p w:rsidR="00000000" w:rsidDel="00000000" w:rsidP="00000000" w:rsidRDefault="00000000" w:rsidRPr="00000000" w14:paraId="000006F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571170758"/>
              <w:tag w:val="goog_rdk_5546"/>
            </w:sdtPr>
            <w:sdtContent>
              <w:ins w:author="DANLUIS ENRIQUE ROMANI MORA" w:id="34" w:date="2025-11-10T18:56:06Z"/>
              <w:sdt>
                <w:sdtPr>
                  <w:id w:val="-2107868104"/>
                  <w:tag w:val="goog_rdk_5547"/>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
                  <w:sdtPr>
                    <w:id w:val="-794220013"/>
                    <w:tag w:val="goog_rdk_5548"/>
                  </w:sdtPr>
                  <w:sdtContent>
                    <w:r w:rsidDel="00000000" w:rsidR="00000000" w:rsidRPr="00000000">
                      <w:rPr>
                        <w:rFonts w:ascii="Consolas" w:cs="Consolas" w:eastAsia="Consolas" w:hAnsi="Consolas"/>
                        <w:color w:val="83d6c5"/>
                        <w:sz w:val="21"/>
                        <w:szCs w:val="21"/>
                        <w:rtl w:val="0"/>
                        <w:rPrChange w:author="DANLUIS ENRIQUE ROMANI MORA" w:id="35" w:date="2025-11-10T18:56:06Z">
                          <w:rPr>
                            <w:rFonts w:ascii="Consolas" w:cs="Consolas" w:eastAsia="Consolas" w:hAnsi="Consolas"/>
                            <w:sz w:val="21"/>
                            <w:szCs w:val="21"/>
                          </w:rPr>
                        </w:rPrChange>
                      </w:rPr>
                      <w:t xml:space="preserve">return</w:t>
                    </w:r>
                  </w:sdtContent>
                </w:sdt>
                <w:sdt>
                  <w:sdtPr>
                    <w:id w:val="1742675154"/>
                    <w:tag w:val="goog_rdk_5549"/>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873397502"/>
                    <w:tag w:val="goog_rdk_5550"/>
                  </w:sdtPr>
                  <w:sdtContent>
                    <w:r w:rsidDel="00000000" w:rsidR="00000000" w:rsidRPr="00000000">
                      <w:rPr>
                        <w:rFonts w:ascii="Consolas" w:cs="Consolas" w:eastAsia="Consolas" w:hAnsi="Consolas"/>
                        <w:color w:val="83d6c5"/>
                        <w:sz w:val="21"/>
                        <w:szCs w:val="21"/>
                        <w:rtl w:val="0"/>
                        <w:rPrChange w:author="DANLUIS ENRIQUE ROMANI MORA" w:id="35" w:date="2025-11-10T18:56:06Z">
                          <w:rPr>
                            <w:rFonts w:ascii="Consolas" w:cs="Consolas" w:eastAsia="Consolas" w:hAnsi="Consolas"/>
                            <w:sz w:val="21"/>
                            <w:szCs w:val="21"/>
                          </w:rPr>
                        </w:rPrChange>
                      </w:rPr>
                      <w:t xml:space="preserve">new</w:t>
                    </w:r>
                  </w:sdtContent>
                </w:sdt>
                <w:sdt>
                  <w:sdtPr>
                    <w:id w:val="-1323824457"/>
                    <w:tag w:val="goog_rdk_5551"/>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sdtContent>
                </w:sdt>
                <w:sdt>
                  <w:sdtPr>
                    <w:id w:val="981235944"/>
                    <w:tag w:val="goog_rdk_555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AlumnoDTO</w:t>
                    </w:r>
                  </w:sdtContent>
                </w:sdt>
                <w:sdt>
                  <w:sdtPr>
                    <w:id w:val="-1885741318"/>
                    <w:tag w:val="goog_rdk_555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966911489"/>
        <w:tag w:val="goog_rdk_5559"/>
      </w:sdtPr>
      <w:sdtContent>
        <w:p w:rsidR="00000000" w:rsidDel="00000000" w:rsidP="00000000" w:rsidRDefault="00000000" w:rsidRPr="00000000" w14:paraId="000006F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918688201"/>
              <w:tag w:val="goog_rdk_5555"/>
            </w:sdtPr>
            <w:sdtContent>
              <w:ins w:author="DANLUIS ENRIQUE ROMANI MORA" w:id="34" w:date="2025-11-10T18:56:06Z"/>
              <w:sdt>
                <w:sdtPr>
                  <w:id w:val="269703586"/>
                  <w:tag w:val="goog_rdk_5556"/>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w:t>
                    </w:r>
                  </w:ins>
                </w:sdtContent>
              </w:sdt>
              <w:ins w:author="DANLUIS ENRIQUE ROMANI MORA" w:id="34" w:date="2025-11-10T18:56:06Z">
                <w:sdt>
                  <w:sdtPr>
                    <w:id w:val="-1374569802"/>
                    <w:tag w:val="goog_rdk_555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getIdAlumno</w:t>
                    </w:r>
                  </w:sdtContent>
                </w:sdt>
                <w:sdt>
                  <w:sdtPr>
                    <w:id w:val="567437824"/>
                    <w:tag w:val="goog_rdk_555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518625249"/>
        <w:tag w:val="goog_rdk_5564"/>
      </w:sdtPr>
      <w:sdtContent>
        <w:p w:rsidR="00000000" w:rsidDel="00000000" w:rsidP="00000000" w:rsidRDefault="00000000" w:rsidRPr="00000000" w14:paraId="000006F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451627193"/>
              <w:tag w:val="goog_rdk_5560"/>
            </w:sdtPr>
            <w:sdtContent>
              <w:ins w:author="DANLUIS ENRIQUE ROMANI MORA" w:id="34" w:date="2025-11-10T18:56:06Z"/>
              <w:sdt>
                <w:sdtPr>
                  <w:id w:val="66522947"/>
                  <w:tag w:val="goog_rdk_5561"/>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w:t>
                    </w:r>
                  </w:ins>
                </w:sdtContent>
              </w:sdt>
              <w:ins w:author="DANLUIS ENRIQUE ROMANI MORA" w:id="34" w:date="2025-11-10T18:56:06Z">
                <w:sdt>
                  <w:sdtPr>
                    <w:id w:val="-872503637"/>
                    <w:tag w:val="goog_rdk_556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getNombreUsuario</w:t>
                    </w:r>
                  </w:sdtContent>
                </w:sdt>
                <w:sdt>
                  <w:sdtPr>
                    <w:id w:val="-1185673457"/>
                    <w:tag w:val="goog_rdk_556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240125382"/>
        <w:tag w:val="goog_rdk_5569"/>
      </w:sdtPr>
      <w:sdtContent>
        <w:p w:rsidR="00000000" w:rsidDel="00000000" w:rsidP="00000000" w:rsidRDefault="00000000" w:rsidRPr="00000000" w14:paraId="000006F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36293803"/>
              <w:tag w:val="goog_rdk_5565"/>
            </w:sdtPr>
            <w:sdtContent>
              <w:ins w:author="DANLUIS ENRIQUE ROMANI MORA" w:id="34" w:date="2025-11-10T18:56:06Z"/>
              <w:sdt>
                <w:sdtPr>
                  <w:id w:val="1869407563"/>
                  <w:tag w:val="goog_rdk_5566"/>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w:t>
                    </w:r>
                  </w:ins>
                </w:sdtContent>
              </w:sdt>
              <w:ins w:author="DANLUIS ENRIQUE ROMANI MORA" w:id="34" w:date="2025-11-10T18:56:06Z">
                <w:sdt>
                  <w:sdtPr>
                    <w:id w:val="-157611706"/>
                    <w:tag w:val="goog_rdk_556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getNombre</w:t>
                    </w:r>
                  </w:sdtContent>
                </w:sdt>
                <w:sdt>
                  <w:sdtPr>
                    <w:id w:val="-1342276185"/>
                    <w:tag w:val="goog_rdk_556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056096641"/>
        <w:tag w:val="goog_rdk_5574"/>
      </w:sdtPr>
      <w:sdtContent>
        <w:p w:rsidR="00000000" w:rsidDel="00000000" w:rsidP="00000000" w:rsidRDefault="00000000" w:rsidRPr="00000000" w14:paraId="000006F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773216282"/>
              <w:tag w:val="goog_rdk_5570"/>
            </w:sdtPr>
            <w:sdtContent>
              <w:ins w:author="DANLUIS ENRIQUE ROMANI MORA" w:id="34" w:date="2025-11-10T18:56:06Z"/>
              <w:sdt>
                <w:sdtPr>
                  <w:id w:val="-1282095958"/>
                  <w:tag w:val="goog_rdk_5571"/>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w:t>
                    </w:r>
                  </w:ins>
                </w:sdtContent>
              </w:sdt>
              <w:ins w:author="DANLUIS ENRIQUE ROMANI MORA" w:id="34" w:date="2025-11-10T18:56:06Z">
                <w:sdt>
                  <w:sdtPr>
                    <w:id w:val="-1672520409"/>
                    <w:tag w:val="goog_rdk_5572"/>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getApellido</w:t>
                    </w:r>
                  </w:sdtContent>
                </w:sdt>
                <w:sdt>
                  <w:sdtPr>
                    <w:id w:val="466642120"/>
                    <w:tag w:val="goog_rdk_5573"/>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806921287"/>
        <w:tag w:val="goog_rdk_5579"/>
      </w:sdtPr>
      <w:sdtContent>
        <w:p w:rsidR="00000000" w:rsidDel="00000000" w:rsidP="00000000" w:rsidRDefault="00000000" w:rsidRPr="00000000" w14:paraId="000006F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530136095"/>
              <w:tag w:val="goog_rdk_5575"/>
            </w:sdtPr>
            <w:sdtContent>
              <w:ins w:author="DANLUIS ENRIQUE ROMANI MORA" w:id="34" w:date="2025-11-10T18:56:06Z"/>
              <w:sdt>
                <w:sdtPr>
                  <w:id w:val="2108663226"/>
                  <w:tag w:val="goog_rdk_5576"/>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saved.</w:t>
                    </w:r>
                  </w:ins>
                </w:sdtContent>
              </w:sdt>
              <w:ins w:author="DANLUIS ENRIQUE ROMANI MORA" w:id="34" w:date="2025-11-10T18:56:06Z">
                <w:sdt>
                  <w:sdtPr>
                    <w:id w:val="-1310457915"/>
                    <w:tag w:val="goog_rdk_5577"/>
                  </w:sdtPr>
                  <w:sdtContent>
                    <w:r w:rsidDel="00000000" w:rsidR="00000000" w:rsidRPr="00000000">
                      <w:rPr>
                        <w:rFonts w:ascii="Consolas" w:cs="Consolas" w:eastAsia="Consolas" w:hAnsi="Consolas"/>
                        <w:color w:val="efb080"/>
                        <w:sz w:val="21"/>
                        <w:szCs w:val="21"/>
                        <w:rtl w:val="0"/>
                        <w:rPrChange w:author="DANLUIS ENRIQUE ROMANI MORA" w:id="35" w:date="2025-11-10T18:56:06Z">
                          <w:rPr>
                            <w:rFonts w:ascii="Consolas" w:cs="Consolas" w:eastAsia="Consolas" w:hAnsi="Consolas"/>
                            <w:sz w:val="21"/>
                            <w:szCs w:val="21"/>
                          </w:rPr>
                        </w:rPrChange>
                      </w:rPr>
                      <w:t xml:space="preserve">getFechaNacimiento</w:t>
                    </w:r>
                  </w:sdtContent>
                </w:sdt>
                <w:sdt>
                  <w:sdtPr>
                    <w:id w:val="133393398"/>
                    <w:tag w:val="goog_rdk_5578"/>
                  </w:sdtPr>
                  <w:sdtContent>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w:t>
                    </w:r>
                  </w:sdtContent>
                </w:sdt>
              </w:ins>
            </w:sdtContent>
          </w:sdt>
        </w:p>
      </w:sdtContent>
    </w:sdt>
    <w:sdt>
      <w:sdtPr>
        <w:id w:val="-1198677869"/>
        <w:tag w:val="goog_rdk_5582"/>
      </w:sdtPr>
      <w:sdtContent>
        <w:p w:rsidR="00000000" w:rsidDel="00000000" w:rsidP="00000000" w:rsidRDefault="00000000" w:rsidRPr="00000000" w14:paraId="000006F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531933320"/>
              <w:tag w:val="goog_rdk_5580"/>
            </w:sdtPr>
            <w:sdtContent>
              <w:ins w:author="DANLUIS ENRIQUE ROMANI MORA" w:id="34" w:date="2025-11-10T18:56:06Z"/>
              <w:sdt>
                <w:sdtPr>
                  <w:id w:val="-160493394"/>
                  <w:tag w:val="goog_rdk_5581"/>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Content>
          </w:sdt>
        </w:p>
      </w:sdtContent>
    </w:sdt>
    <w:sdt>
      <w:sdtPr>
        <w:id w:val="-1429505096"/>
        <w:tag w:val="goog_rdk_5585"/>
      </w:sdtPr>
      <w:sdtContent>
        <w:p w:rsidR="00000000" w:rsidDel="00000000" w:rsidP="00000000" w:rsidRDefault="00000000" w:rsidRPr="00000000" w14:paraId="000006F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4" w:date="2025-11-10T18:56:06Z"/>
              <w:rFonts w:ascii="Consolas" w:cs="Consolas" w:eastAsia="Consolas" w:hAnsi="Consolas"/>
              <w:color w:val="d6d6dd"/>
              <w:sz w:val="21"/>
              <w:szCs w:val="21"/>
              <w:rPrChange w:author="DANLUIS ENRIQUE ROMANI MORA" w:id="35" w:date="2025-11-10T18:56:06Z">
                <w:rPr>
                  <w:rFonts w:ascii="Consolas" w:cs="Consolas" w:eastAsia="Consolas" w:hAnsi="Consolas"/>
                  <w:sz w:val="21"/>
                  <w:szCs w:val="21"/>
                </w:rPr>
              </w:rPrChange>
            </w:rPr>
          </w:pPr>
          <w:sdt>
            <w:sdtPr>
              <w:id w:val="-1119573491"/>
              <w:tag w:val="goog_rdk_5583"/>
            </w:sdtPr>
            <w:sdtContent>
              <w:ins w:author="DANLUIS ENRIQUE ROMANI MORA" w:id="34" w:date="2025-11-10T18:56:06Z"/>
              <w:sdt>
                <w:sdtPr>
                  <w:id w:val="-143735588"/>
                  <w:tag w:val="goog_rdk_5584"/>
                </w:sdtPr>
                <w:sdtContent>
                  <w:ins w:author="DANLUIS ENRIQUE ROMANI MORA" w:id="34" w:date="2025-11-10T18:56:06Z">
                    <w:r w:rsidDel="00000000" w:rsidR="00000000" w:rsidRPr="00000000">
                      <w:rPr>
                        <w:rFonts w:ascii="Consolas" w:cs="Consolas" w:eastAsia="Consolas" w:hAnsi="Consolas"/>
                        <w:color w:val="d6d6dd"/>
                        <w:sz w:val="21"/>
                        <w:szCs w:val="21"/>
                        <w:rtl w:val="0"/>
                        <w:rPrChange w:author="DANLUIS ENRIQUE ROMANI MORA" w:id="35" w:date="2025-11-10T18:56:06Z">
                          <w:rPr>
                            <w:rFonts w:ascii="Consolas" w:cs="Consolas" w:eastAsia="Consolas" w:hAnsi="Consolas"/>
                            <w:sz w:val="21"/>
                            <w:szCs w:val="21"/>
                          </w:rPr>
                        </w:rPrChange>
                      </w:rPr>
                      <w:t xml:space="preserve">    }</w:t>
                    </w:r>
                  </w:ins>
                </w:sdtContent>
              </w:sdt>
              <w:ins w:author="DANLUIS ENRIQUE ROMANI MORA" w:id="34" w:date="2025-11-10T18:56:06Z"/>
            </w:sdtContent>
          </w:sdt>
        </w:p>
      </w:sdtContent>
    </w:sdt>
    <w:p w:rsidR="00000000" w:rsidDel="00000000" w:rsidP="00000000" w:rsidRDefault="00000000" w:rsidRPr="00000000" w14:paraId="000006FB">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6FC">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6FD">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8"/>
          <w:szCs w:val="38"/>
          <w:rtl w:val="0"/>
        </w:rPr>
        <w:t xml:space="preserve">Historia de Usuario 5.3.2: </w:t>
      </w:r>
      <w:r w:rsidDel="00000000" w:rsidR="00000000" w:rsidRPr="00000000">
        <w:rPr>
          <w:rFonts w:ascii="Times New Roman" w:cs="Times New Roman" w:eastAsia="Times New Roman" w:hAnsi="Times New Roman"/>
          <w:b w:val="1"/>
          <w:bCs w:val="1"/>
          <w:sz w:val="30"/>
          <w:szCs w:val="30"/>
          <w:rtl w:val="0"/>
        </w:rPr>
        <w:t xml:space="preserve">Validar campos obligatorios y formatos (dni, correo institucional).</w:t>
      </w:r>
    </w:p>
    <w:sdt>
      <w:sdtPr>
        <w:id w:val="-456822205"/>
        <w:tag w:val="goog_rdk_5589"/>
      </w:sdtPr>
      <w:sdtContent>
        <w:p w:rsidR="00000000" w:rsidDel="00000000" w:rsidP="00000000" w:rsidRDefault="00000000" w:rsidRPr="00000000" w14:paraId="000006FE">
          <w:pPr>
            <w:pBdr>
              <w:top w:color="000000" w:space="1" w:sz="4" w:val="single"/>
              <w:left w:color="000000" w:space="4" w:sz="4" w:val="single"/>
              <w:bottom w:color="000000" w:space="1" w:sz="4" w:val="single"/>
              <w:right w:color="000000" w:space="4" w:sz="4" w:val="single"/>
            </w:pBdr>
            <w:shd w:fill="ffffff" w:val="clear"/>
            <w:spacing w:after="0" w:lineRule="auto"/>
            <w:rPr>
              <w:ins w:author="DANLUIS ENRIQUE ROMANI MORA" w:id="36" w:date="2025-11-10T18:56:33Z"/>
              <w:rFonts w:ascii="Consolas" w:cs="Consolas" w:eastAsia="Consolas" w:hAnsi="Consolas"/>
              <w:i w:val="1"/>
              <w:iCs w:val="1"/>
              <w:color w:val="ffffff"/>
              <w:sz w:val="21"/>
              <w:szCs w:val="21"/>
              <w:rPrChange w:author="DANLUIS ENRIQUE ROMANI MORA" w:id="37" w:date="2025-11-10T18:56:33Z">
                <w:rPr>
                  <w:rFonts w:ascii="Consolas" w:cs="Consolas" w:eastAsia="Consolas" w:hAnsi="Consolas"/>
                  <w:sz w:val="21"/>
                  <w:szCs w:val="21"/>
                </w:rPr>
              </w:rPrChange>
            </w:rPr>
          </w:pPr>
          <w:r w:rsidDel="00000000" w:rsidR="00000000" w:rsidRPr="00000000">
            <w:rPr>
              <w:rFonts w:ascii="Consolas" w:cs="Consolas" w:eastAsia="Consolas" w:hAnsi="Consolas"/>
              <w:sz w:val="21"/>
              <w:szCs w:val="21"/>
              <w:rtl w:val="0"/>
            </w:rPr>
            <w:t xml:space="preserve">Archivo </w:t>
          </w:r>
          <w:sdt>
            <w:sdtPr>
              <w:id w:val="-2089851097"/>
              <w:tag w:val="goog_rdk_5586"/>
            </w:sdtPr>
            <w:sdtContent>
              <w:ins w:author="DANLUIS ENRIQUE ROMANI MORA" w:id="36" w:date="2025-11-10T18:56:33Z"/>
              <w:sdt>
                <w:sdtPr>
                  <w:id w:val="329406311"/>
                  <w:tag w:val="goog_rdk_5587"/>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696663515"/>
                    <w:tag w:val="goog_rdk_5588"/>
                  </w:sdtPr>
                  <w:sdtContent>
                    <w:r w:rsidDel="00000000" w:rsidR="00000000" w:rsidRPr="00000000">
                      <w:rPr>
                        <w:rFonts w:ascii="Consolas" w:cs="Consolas" w:eastAsia="Consolas" w:hAnsi="Consolas"/>
                        <w:i w:val="1"/>
                        <w:iCs w:val="1"/>
                        <w:color w:val="ffffff"/>
                        <w:sz w:val="21"/>
                        <w:szCs w:val="21"/>
                        <w:rtl w:val="0"/>
                        <w:rPrChange w:author="DANLUIS ENRIQUE ROMANI MORA" w:id="37" w:date="2025-11-10T18:56:33Z">
                          <w:rPr>
                            <w:rFonts w:ascii="Consolas" w:cs="Consolas" w:eastAsia="Consolas" w:hAnsi="Consolas"/>
                            <w:sz w:val="21"/>
                            <w:szCs w:val="21"/>
                          </w:rPr>
                        </w:rPrChange>
                      </w:rPr>
                      <w:t xml:space="preserve">// Crear curso</w:t>
                    </w:r>
                  </w:sdtContent>
                </w:sdt>
              </w:ins>
            </w:sdtContent>
          </w:sdt>
        </w:p>
      </w:sdtContent>
    </w:sdt>
    <w:sdt>
      <w:sdtPr>
        <w:id w:val="386416526"/>
        <w:tag w:val="goog_rdk_5604"/>
      </w:sdtPr>
      <w:sdtContent>
        <w:p w:rsidR="00000000" w:rsidDel="00000000" w:rsidP="00000000" w:rsidRDefault="00000000" w:rsidRPr="00000000" w14:paraId="000006FF">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244383321"/>
              <w:tag w:val="goog_rdk_5590"/>
            </w:sdtPr>
            <w:sdtContent>
              <w:ins w:author="DANLUIS ENRIQUE ROMANI MORA" w:id="36" w:date="2025-11-10T18:56:33Z"/>
              <w:sdt>
                <w:sdtPr>
                  <w:id w:val="1328613029"/>
                  <w:tag w:val="goog_rdk_5591"/>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944827620"/>
                    <w:tag w:val="goog_rdk_5592"/>
                  </w:sdtPr>
                  <w:sdtContent>
                    <w:r w:rsidDel="00000000" w:rsidR="00000000" w:rsidRPr="00000000">
                      <w:rPr>
                        <w:rFonts w:ascii="Consolas" w:cs="Consolas" w:eastAsia="Consolas" w:hAnsi="Consolas"/>
                        <w:color w:val="82d2ce"/>
                        <w:sz w:val="21"/>
                        <w:szCs w:val="21"/>
                        <w:rtl w:val="0"/>
                        <w:rPrChange w:author="DANLUIS ENRIQUE ROMANI MORA" w:id="37" w:date="2025-11-10T18:56:33Z">
                          <w:rPr>
                            <w:rFonts w:ascii="Consolas" w:cs="Consolas" w:eastAsia="Consolas" w:hAnsi="Consolas"/>
                            <w:sz w:val="21"/>
                            <w:szCs w:val="21"/>
                          </w:rPr>
                        </w:rPrChange>
                      </w:rPr>
                      <w:t xml:space="preserve">public</w:t>
                    </w:r>
                  </w:sdtContent>
                </w:sdt>
                <w:sdt>
                  <w:sdtPr>
                    <w:id w:val="1553446382"/>
                    <w:tag w:val="goog_rdk_5593"/>
                  </w:sdtPr>
                  <w:sdtContent>
                    <w:r w:rsidDel="00000000" w:rsidR="00000000" w:rsidRPr="00000000">
                      <w:rPr>
                        <w:rFonts w:ascii="Consolas" w:cs="Consolas" w:eastAsia="Consolas" w:hAnsi="Consolas"/>
                        <w:color w:val="aaa0fa"/>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262970949"/>
                    <w:tag w:val="goog_rdk_5594"/>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CursoDTO</w:t>
                    </w:r>
                  </w:sdtContent>
                </w:sdt>
                <w:sdt>
                  <w:sdtPr>
                    <w:id w:val="172904096"/>
                    <w:tag w:val="goog_rdk_5595"/>
                  </w:sdtPr>
                  <w:sdtContent>
                    <w:r w:rsidDel="00000000" w:rsidR="00000000" w:rsidRPr="00000000">
                      <w:rPr>
                        <w:rFonts w:ascii="Consolas" w:cs="Consolas" w:eastAsia="Consolas" w:hAnsi="Consolas"/>
                        <w:color w:val="aaa0fa"/>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923348510"/>
                    <w:tag w:val="goog_rdk_5596"/>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crearCurso</w:t>
                    </w:r>
                  </w:sdtContent>
                </w:sdt>
                <w:sdt>
                  <w:sdtPr>
                    <w:id w:val="-1347467538"/>
                    <w:tag w:val="goog_rdk_5597"/>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sdt>
                  <w:sdtPr>
                    <w:id w:val="-1223594065"/>
                    <w:tag w:val="goog_rdk_5598"/>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CrearCursoRequest</w:t>
                    </w:r>
                  </w:sdtContent>
                </w:sdt>
                <w:sdt>
                  <w:sdtPr>
                    <w:id w:val="2046739109"/>
                    <w:tag w:val="goog_rdk_5599"/>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64654870"/>
                    <w:tag w:val="goog_rdk_5600"/>
                  </w:sdtPr>
                  <w:sdtContent>
                    <w:r w:rsidDel="00000000" w:rsidR="00000000" w:rsidRPr="00000000">
                      <w:rPr>
                        <w:rFonts w:ascii="Consolas" w:cs="Consolas" w:eastAsia="Consolas" w:hAnsi="Consolas"/>
                        <w:i w:val="1"/>
                        <w:iCs w:val="1"/>
                        <w:color w:val="d6d6dd"/>
                        <w:sz w:val="21"/>
                        <w:szCs w:val="21"/>
                        <w:rtl w:val="0"/>
                        <w:rPrChange w:author="DANLUIS ENRIQUE ROMANI MORA" w:id="37" w:date="2025-11-10T18:56:33Z">
                          <w:rPr>
                            <w:rFonts w:ascii="Consolas" w:cs="Consolas" w:eastAsia="Consolas" w:hAnsi="Consolas"/>
                            <w:sz w:val="21"/>
                            <w:szCs w:val="21"/>
                          </w:rPr>
                        </w:rPrChange>
                      </w:rPr>
                      <w:t xml:space="preserve">request</w:t>
                    </w:r>
                  </w:sdtContent>
                </w:sdt>
                <w:sdt>
                  <w:sdtPr>
                    <w:id w:val="-785865992"/>
                    <w:tag w:val="goog_rdk_5601"/>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sdt>
                  <w:sdtPr>
                    <w:id w:val="-2071733082"/>
                    <w:tag w:val="goog_rdk_5602"/>
                  </w:sdtPr>
                  <w:sdtContent>
                    <w:r w:rsidDel="00000000" w:rsidR="00000000" w:rsidRPr="00000000">
                      <w:rPr>
                        <w:rFonts w:ascii="Consolas" w:cs="Consolas" w:eastAsia="Consolas" w:hAnsi="Consolas"/>
                        <w:color w:val="aaa0fa"/>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936191907"/>
                    <w:tag w:val="goog_rdk_5603"/>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540044926"/>
        <w:tag w:val="goog_rdk_5611"/>
      </w:sdtPr>
      <w:sdtContent>
        <w:p w:rsidR="00000000" w:rsidDel="00000000" w:rsidP="00000000" w:rsidRDefault="00000000" w:rsidRPr="00000000" w14:paraId="00000700">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952069615"/>
              <w:tag w:val="goog_rdk_5605"/>
            </w:sdtPr>
            <w:sdtContent>
              <w:ins w:author="DANLUIS ENRIQUE ROMANI MORA" w:id="36" w:date="2025-11-10T18:56:33Z"/>
              <w:sdt>
                <w:sdtPr>
                  <w:id w:val="-882456754"/>
                  <w:tag w:val="goog_rdk_5606"/>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118805653"/>
                    <w:tag w:val="goog_rdk_5607"/>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if</w:t>
                    </w:r>
                  </w:sdtContent>
                </w:sdt>
                <w:sdt>
                  <w:sdtPr>
                    <w:id w:val="1583507661"/>
                    <w:tag w:val="goog_rdk_5608"/>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(request.</w:t>
                    </w:r>
                  </w:sdtContent>
                </w:sdt>
                <w:sdt>
                  <w:sdtPr>
                    <w:id w:val="-2498366"/>
                    <w:tag w:val="goog_rdk_5609"/>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getIdDocente</w:t>
                    </w:r>
                  </w:sdtContent>
                </w:sdt>
                <w:sdt>
                  <w:sdtPr>
                    <w:id w:val="1187435218"/>
                    <w:tag w:val="goog_rdk_5610"/>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 null) {</w:t>
                    </w:r>
                  </w:sdtContent>
                </w:sdt>
              </w:ins>
            </w:sdtContent>
          </w:sdt>
        </w:p>
      </w:sdtContent>
    </w:sdt>
    <w:sdt>
      <w:sdtPr>
        <w:id w:val="1087610894"/>
        <w:tag w:val="goog_rdk_5622"/>
      </w:sdtPr>
      <w:sdtContent>
        <w:p w:rsidR="00000000" w:rsidDel="00000000" w:rsidP="00000000" w:rsidRDefault="00000000" w:rsidRPr="00000000" w14:paraId="00000701">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088455025"/>
              <w:tag w:val="goog_rdk_5612"/>
            </w:sdtPr>
            <w:sdtContent>
              <w:ins w:author="DANLUIS ENRIQUE ROMANI MORA" w:id="36" w:date="2025-11-10T18:56:33Z"/>
              <w:sdt>
                <w:sdtPr>
                  <w:id w:val="-1767121625"/>
                  <w:tag w:val="goog_rdk_5613"/>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956528134"/>
                    <w:tag w:val="goog_rdk_5614"/>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throw</w:t>
                    </w:r>
                  </w:sdtContent>
                </w:sdt>
                <w:sdt>
                  <w:sdtPr>
                    <w:id w:val="-1054006395"/>
                    <w:tag w:val="goog_rdk_5615"/>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544441467"/>
                    <w:tag w:val="goog_rdk_5616"/>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new</w:t>
                    </w:r>
                  </w:sdtContent>
                </w:sdt>
                <w:sdt>
                  <w:sdtPr>
                    <w:id w:val="-1222127907"/>
                    <w:tag w:val="goog_rdk_5617"/>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888345502"/>
                    <w:tag w:val="goog_rdk_5618"/>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IllegalArgumentException</w:t>
                    </w:r>
                  </w:sdtContent>
                </w:sdt>
                <w:sdt>
                  <w:sdtPr>
                    <w:id w:val="-1739412183"/>
                    <w:tag w:val="goog_rdk_5619"/>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sdt>
                  <w:sdtPr>
                    <w:id w:val="-142929256"/>
                    <w:tag w:val="goog_rdk_5620"/>
                  </w:sdtPr>
                  <w:sdtContent>
                    <w:r w:rsidDel="00000000" w:rsidR="00000000" w:rsidRPr="00000000">
                      <w:rPr>
                        <w:rFonts w:ascii="Consolas" w:cs="Consolas" w:eastAsia="Consolas" w:hAnsi="Consolas"/>
                        <w:color w:val="e394dc"/>
                        <w:sz w:val="21"/>
                        <w:szCs w:val="21"/>
                        <w:rtl w:val="0"/>
                        <w:rPrChange w:author="DANLUIS ENRIQUE ROMANI MORA" w:id="37" w:date="2025-11-10T18:56:33Z">
                          <w:rPr>
                            <w:rFonts w:ascii="Consolas" w:cs="Consolas" w:eastAsia="Consolas" w:hAnsi="Consolas"/>
                            <w:sz w:val="21"/>
                            <w:szCs w:val="21"/>
                          </w:rPr>
                        </w:rPrChange>
                      </w:rPr>
                      <w:t xml:space="preserve">"El idDocente no puede ser nulo"</w:t>
                    </w:r>
                  </w:sdtContent>
                </w:sdt>
                <w:sdt>
                  <w:sdtPr>
                    <w:id w:val="188147925"/>
                    <w:tag w:val="goog_rdk_5621"/>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844533784"/>
        <w:tag w:val="goog_rdk_5625"/>
      </w:sdtPr>
      <w:sdtContent>
        <w:p w:rsidR="00000000" w:rsidDel="00000000" w:rsidP="00000000" w:rsidRDefault="00000000" w:rsidRPr="00000000" w14:paraId="00000702">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591872025"/>
              <w:tag w:val="goog_rdk_5623"/>
            </w:sdtPr>
            <w:sdtContent>
              <w:ins w:author="DANLUIS ENRIQUE ROMANI MORA" w:id="36" w:date="2025-11-10T18:56:33Z"/>
              <w:sdt>
                <w:sdtPr>
                  <w:id w:val="-23312438"/>
                  <w:tag w:val="goog_rdk_5624"/>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Content>
          </w:sdt>
        </w:p>
      </w:sdtContent>
    </w:sdt>
    <w:sdt>
      <w:sdtPr>
        <w:id w:val="-148903406"/>
        <w:tag w:val="goog_rdk_5634"/>
      </w:sdtPr>
      <w:sdtContent>
        <w:p w:rsidR="00000000" w:rsidDel="00000000" w:rsidP="00000000" w:rsidRDefault="00000000" w:rsidRPr="00000000" w14:paraId="00000703">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568893838"/>
              <w:tag w:val="goog_rdk_5626"/>
            </w:sdtPr>
            <w:sdtContent>
              <w:ins w:author="DANLUIS ENRIQUE ROMANI MORA" w:id="36" w:date="2025-11-10T18:56:33Z"/>
              <w:sdt>
                <w:sdtPr>
                  <w:id w:val="-883376860"/>
                  <w:tag w:val="goog_rdk_5627"/>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026041922"/>
                    <w:tag w:val="goog_rdk_5628"/>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Docente</w:t>
                    </w:r>
                  </w:sdtContent>
                </w:sdt>
                <w:sdt>
                  <w:sdtPr>
                    <w:id w:val="1578249445"/>
                    <w:tag w:val="goog_rdk_5629"/>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docente = docenteRepository.</w:t>
                    </w:r>
                  </w:sdtContent>
                </w:sdt>
                <w:sdt>
                  <w:sdtPr>
                    <w:id w:val="-1437517736"/>
                    <w:tag w:val="goog_rdk_5630"/>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findById</w:t>
                    </w:r>
                  </w:sdtContent>
                </w:sdt>
                <w:sdt>
                  <w:sdtPr>
                    <w:id w:val="1035334789"/>
                    <w:tag w:val="goog_rdk_5631"/>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(request.</w:t>
                    </w:r>
                  </w:sdtContent>
                </w:sdt>
                <w:sdt>
                  <w:sdtPr>
                    <w:id w:val="11461687"/>
                    <w:tag w:val="goog_rdk_5632"/>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getIdDocente</w:t>
                    </w:r>
                  </w:sdtContent>
                </w:sdt>
                <w:sdt>
                  <w:sdtPr>
                    <w:id w:val="1670878044"/>
                    <w:tag w:val="goog_rdk_5633"/>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1675878750"/>
        <w:tag w:val="goog_rdk_5649"/>
      </w:sdtPr>
      <w:sdtContent>
        <w:p w:rsidR="00000000" w:rsidDel="00000000" w:rsidP="00000000" w:rsidRDefault="00000000" w:rsidRPr="00000000" w14:paraId="00000704">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114370706"/>
              <w:tag w:val="goog_rdk_5635"/>
            </w:sdtPr>
            <w:sdtContent>
              <w:ins w:author="DANLUIS ENRIQUE ROMANI MORA" w:id="36" w:date="2025-11-10T18:56:33Z"/>
              <w:sdt>
                <w:sdtPr>
                  <w:id w:val="-1552324200"/>
                  <w:tag w:val="goog_rdk_5636"/>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121015639"/>
                    <w:tag w:val="goog_rdk_5637"/>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orElseThrow</w:t>
                    </w:r>
                  </w:sdtContent>
                </w:sdt>
                <w:sdt>
                  <w:sdtPr>
                    <w:id w:val="-1119440476"/>
                    <w:tag w:val="goog_rdk_5638"/>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991272999"/>
                    <w:tag w:val="goog_rdk_5639"/>
                  </w:sdtPr>
                  <w:sdtContent>
                    <w:r w:rsidDel="00000000" w:rsidR="00000000" w:rsidRPr="00000000">
                      <w:rPr>
                        <w:rFonts w:ascii="Consolas" w:cs="Consolas" w:eastAsia="Consolas" w:hAnsi="Consolas"/>
                        <w:color w:val="82d2ce"/>
                        <w:sz w:val="21"/>
                        <w:szCs w:val="21"/>
                        <w:rtl w:val="0"/>
                        <w:rPrChange w:author="DANLUIS ENRIQUE ROMANI MORA" w:id="37" w:date="2025-11-10T18:56:33Z">
                          <w:rPr>
                            <w:rFonts w:ascii="Consolas" w:cs="Consolas" w:eastAsia="Consolas" w:hAnsi="Consolas"/>
                            <w:sz w:val="21"/>
                            <w:szCs w:val="21"/>
                          </w:rPr>
                        </w:rPrChange>
                      </w:rPr>
                      <w:t xml:space="preserve">-&gt;</w:t>
                    </w:r>
                  </w:sdtContent>
                </w:sdt>
                <w:sdt>
                  <w:sdtPr>
                    <w:id w:val="-1634390492"/>
                    <w:tag w:val="goog_rdk_5640"/>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606602588"/>
                    <w:tag w:val="goog_rdk_5641"/>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new</w:t>
                    </w:r>
                  </w:sdtContent>
                </w:sdt>
                <w:sdt>
                  <w:sdtPr>
                    <w:id w:val="-666727321"/>
                    <w:tag w:val="goog_rdk_5642"/>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52309058"/>
                    <w:tag w:val="goog_rdk_5643"/>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RuntimeException</w:t>
                    </w:r>
                  </w:sdtContent>
                </w:sdt>
                <w:sdt>
                  <w:sdtPr>
                    <w:id w:val="-1809508559"/>
                    <w:tag w:val="goog_rdk_5644"/>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sdt>
                  <w:sdtPr>
                    <w:id w:val="709170999"/>
                    <w:tag w:val="goog_rdk_5645"/>
                  </w:sdtPr>
                  <w:sdtContent>
                    <w:r w:rsidDel="00000000" w:rsidR="00000000" w:rsidRPr="00000000">
                      <w:rPr>
                        <w:rFonts w:ascii="Consolas" w:cs="Consolas" w:eastAsia="Consolas" w:hAnsi="Consolas"/>
                        <w:color w:val="e394dc"/>
                        <w:sz w:val="21"/>
                        <w:szCs w:val="21"/>
                        <w:rtl w:val="0"/>
                        <w:rPrChange w:author="DANLUIS ENRIQUE ROMANI MORA" w:id="37" w:date="2025-11-10T18:56:33Z">
                          <w:rPr>
                            <w:rFonts w:ascii="Consolas" w:cs="Consolas" w:eastAsia="Consolas" w:hAnsi="Consolas"/>
                            <w:sz w:val="21"/>
                            <w:szCs w:val="21"/>
                          </w:rPr>
                        </w:rPrChange>
                      </w:rPr>
                      <w:t xml:space="preserve">"Docente no encontrado con ID: "</w:t>
                    </w:r>
                  </w:sdtContent>
                </w:sdt>
                <w:sdt>
                  <w:sdtPr>
                    <w:id w:val="1605652654"/>
                    <w:tag w:val="goog_rdk_5646"/>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 request.</w:t>
                    </w:r>
                  </w:sdtContent>
                </w:sdt>
                <w:sdt>
                  <w:sdtPr>
                    <w:id w:val="1163280904"/>
                    <w:tag w:val="goog_rdk_5647"/>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getIdDocente</w:t>
                    </w:r>
                  </w:sdtContent>
                </w:sdt>
                <w:sdt>
                  <w:sdtPr>
                    <w:id w:val="-990879840"/>
                    <w:tag w:val="goog_rdk_5648"/>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1323329713"/>
        <w:tag w:val="goog_rdk_5652"/>
      </w:sdtPr>
      <w:sdtContent>
        <w:p w:rsidR="00000000" w:rsidDel="00000000" w:rsidP="00000000" w:rsidRDefault="00000000" w:rsidRPr="00000000" w14:paraId="00000705">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8dee9"/>
              <w:sz w:val="21"/>
              <w:szCs w:val="21"/>
              <w:rPrChange w:author="DANLUIS ENRIQUE ROMANI MORA" w:id="37" w:date="2025-11-10T18:56:33Z">
                <w:rPr>
                  <w:rFonts w:ascii="Consolas" w:cs="Consolas" w:eastAsia="Consolas" w:hAnsi="Consolas"/>
                  <w:sz w:val="21"/>
                  <w:szCs w:val="21"/>
                </w:rPr>
              </w:rPrChange>
            </w:rPr>
          </w:pPr>
          <w:sdt>
            <w:sdtPr>
              <w:id w:val="691906146"/>
              <w:tag w:val="goog_rdk_5650"/>
            </w:sdtPr>
            <w:sdtContent>
              <w:ins w:author="DANLUIS ENRIQUE ROMANI MORA" w:id="36" w:date="2025-11-10T18:56:33Z"/>
              <w:sdt>
                <w:sdtPr>
                  <w:id w:val="-171513988"/>
                  <w:tag w:val="goog_rdk_5651"/>
                </w:sdtPr>
                <w:sdtContent>
                  <w:ins w:author="DANLUIS ENRIQUE ROMANI MORA" w:id="36" w:date="2025-11-10T18:56:33Z">
                    <w:r w:rsidDel="00000000" w:rsidR="00000000" w:rsidRPr="00000000">
                      <w:rPr>
                        <w:rtl w:val="0"/>
                      </w:rPr>
                    </w:r>
                  </w:ins>
                </w:sdtContent>
              </w:sdt>
              <w:ins w:author="DANLUIS ENRIQUE ROMANI MORA" w:id="36" w:date="2025-11-10T18:56:33Z"/>
            </w:sdtContent>
          </w:sdt>
        </w:p>
      </w:sdtContent>
    </w:sdt>
    <w:sdt>
      <w:sdtPr>
        <w:id w:val="-193523133"/>
        <w:tag w:val="goog_rdk_5661"/>
      </w:sdtPr>
      <w:sdtContent>
        <w:p w:rsidR="00000000" w:rsidDel="00000000" w:rsidP="00000000" w:rsidRDefault="00000000" w:rsidRPr="00000000" w14:paraId="00000706">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494444698"/>
              <w:tag w:val="goog_rdk_5653"/>
            </w:sdtPr>
            <w:sdtContent>
              <w:ins w:author="DANLUIS ENRIQUE ROMANI MORA" w:id="36" w:date="2025-11-10T18:56:33Z"/>
              <w:sdt>
                <w:sdtPr>
                  <w:id w:val="1902256225"/>
                  <w:tag w:val="goog_rdk_5654"/>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216662099"/>
                    <w:tag w:val="goog_rdk_5655"/>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Curso</w:t>
                    </w:r>
                  </w:sdtContent>
                </w:sdt>
                <w:sdt>
                  <w:sdtPr>
                    <w:id w:val="-926988183"/>
                    <w:tag w:val="goog_rdk_5656"/>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curso = </w:t>
                    </w:r>
                  </w:sdtContent>
                </w:sdt>
                <w:sdt>
                  <w:sdtPr>
                    <w:id w:val="-205930293"/>
                    <w:tag w:val="goog_rdk_5657"/>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new</w:t>
                    </w:r>
                  </w:sdtContent>
                </w:sdt>
                <w:sdt>
                  <w:sdtPr>
                    <w:id w:val="-217756185"/>
                    <w:tag w:val="goog_rdk_5658"/>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508471524"/>
                    <w:tag w:val="goog_rdk_5659"/>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Curso</w:t>
                    </w:r>
                  </w:sdtContent>
                </w:sdt>
                <w:sdt>
                  <w:sdtPr>
                    <w:id w:val="866395612"/>
                    <w:tag w:val="goog_rdk_5660"/>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567038226"/>
        <w:tag w:val="goog_rdk_5668"/>
      </w:sdtPr>
      <w:sdtContent>
        <w:p w:rsidR="00000000" w:rsidDel="00000000" w:rsidP="00000000" w:rsidRDefault="00000000" w:rsidRPr="00000000" w14:paraId="00000707">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810486758"/>
              <w:tag w:val="goog_rdk_5662"/>
            </w:sdtPr>
            <w:sdtContent>
              <w:ins w:author="DANLUIS ENRIQUE ROMANI MORA" w:id="36" w:date="2025-11-10T18:56:33Z"/>
              <w:sdt>
                <w:sdtPr>
                  <w:id w:val="1511763468"/>
                  <w:tag w:val="goog_rdk_5663"/>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curso.</w:t>
                    </w:r>
                  </w:ins>
                </w:sdtContent>
              </w:sdt>
              <w:ins w:author="DANLUIS ENRIQUE ROMANI MORA" w:id="36" w:date="2025-11-10T18:56:33Z">
                <w:sdt>
                  <w:sdtPr>
                    <w:id w:val="-17777393"/>
                    <w:tag w:val="goog_rdk_5664"/>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setNombreCurso</w:t>
                    </w:r>
                  </w:sdtContent>
                </w:sdt>
                <w:sdt>
                  <w:sdtPr>
                    <w:id w:val="-751939800"/>
                    <w:tag w:val="goog_rdk_5665"/>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(request.</w:t>
                    </w:r>
                  </w:sdtContent>
                </w:sdt>
                <w:sdt>
                  <w:sdtPr>
                    <w:id w:val="741103938"/>
                    <w:tag w:val="goog_rdk_5666"/>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getNombreCurso</w:t>
                    </w:r>
                  </w:sdtContent>
                </w:sdt>
                <w:sdt>
                  <w:sdtPr>
                    <w:id w:val="-2082465451"/>
                    <w:tag w:val="goog_rdk_5667"/>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639647962"/>
        <w:tag w:val="goog_rdk_5675"/>
      </w:sdtPr>
      <w:sdtContent>
        <w:p w:rsidR="00000000" w:rsidDel="00000000" w:rsidP="00000000" w:rsidRDefault="00000000" w:rsidRPr="00000000" w14:paraId="00000708">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2038713209"/>
              <w:tag w:val="goog_rdk_5669"/>
            </w:sdtPr>
            <w:sdtContent>
              <w:ins w:author="DANLUIS ENRIQUE ROMANI MORA" w:id="36" w:date="2025-11-10T18:56:33Z"/>
              <w:sdt>
                <w:sdtPr>
                  <w:id w:val="-1271414270"/>
                  <w:tag w:val="goog_rdk_5670"/>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curso.</w:t>
                    </w:r>
                  </w:ins>
                </w:sdtContent>
              </w:sdt>
              <w:ins w:author="DANLUIS ENRIQUE ROMANI MORA" w:id="36" w:date="2025-11-10T18:56:33Z">
                <w:sdt>
                  <w:sdtPr>
                    <w:id w:val="2061231130"/>
                    <w:tag w:val="goog_rdk_5671"/>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setDescripcion</w:t>
                    </w:r>
                  </w:sdtContent>
                </w:sdt>
                <w:sdt>
                  <w:sdtPr>
                    <w:id w:val="1144934680"/>
                    <w:tag w:val="goog_rdk_5672"/>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(request.</w:t>
                    </w:r>
                  </w:sdtContent>
                </w:sdt>
                <w:sdt>
                  <w:sdtPr>
                    <w:id w:val="1836372290"/>
                    <w:tag w:val="goog_rdk_5673"/>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getDescripcion</w:t>
                    </w:r>
                  </w:sdtContent>
                </w:sdt>
                <w:sdt>
                  <w:sdtPr>
                    <w:id w:val="-1272968594"/>
                    <w:tag w:val="goog_rdk_5674"/>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1506985046"/>
        <w:tag w:val="goog_rdk_5680"/>
      </w:sdtPr>
      <w:sdtContent>
        <w:p w:rsidR="00000000" w:rsidDel="00000000" w:rsidP="00000000" w:rsidRDefault="00000000" w:rsidRPr="00000000" w14:paraId="00000709">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182550566"/>
              <w:tag w:val="goog_rdk_5676"/>
            </w:sdtPr>
            <w:sdtContent>
              <w:ins w:author="DANLUIS ENRIQUE ROMANI MORA" w:id="36" w:date="2025-11-10T18:56:33Z"/>
              <w:sdt>
                <w:sdtPr>
                  <w:id w:val="-679570538"/>
                  <w:tag w:val="goog_rdk_5677"/>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curso.</w:t>
                    </w:r>
                  </w:ins>
                </w:sdtContent>
              </w:sdt>
              <w:ins w:author="DANLUIS ENRIQUE ROMANI MORA" w:id="36" w:date="2025-11-10T18:56:33Z">
                <w:sdt>
                  <w:sdtPr>
                    <w:id w:val="-1562542369"/>
                    <w:tag w:val="goog_rdk_5678"/>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setDocente</w:t>
                    </w:r>
                  </w:sdtContent>
                </w:sdt>
                <w:sdt>
                  <w:sdtPr>
                    <w:id w:val="1950018301"/>
                    <w:tag w:val="goog_rdk_5679"/>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(docente);</w:t>
                    </w:r>
                  </w:sdtContent>
                </w:sdt>
              </w:ins>
            </w:sdtContent>
          </w:sdt>
        </w:p>
      </w:sdtContent>
    </w:sdt>
    <w:sdt>
      <w:sdtPr>
        <w:id w:val="-2078171357"/>
        <w:tag w:val="goog_rdk_5683"/>
      </w:sdtPr>
      <w:sdtContent>
        <w:p w:rsidR="00000000" w:rsidDel="00000000" w:rsidP="00000000" w:rsidRDefault="00000000" w:rsidRPr="00000000" w14:paraId="0000070A">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8dee9"/>
              <w:sz w:val="21"/>
              <w:szCs w:val="21"/>
              <w:rPrChange w:author="DANLUIS ENRIQUE ROMANI MORA" w:id="37" w:date="2025-11-10T18:56:33Z">
                <w:rPr>
                  <w:rFonts w:ascii="Consolas" w:cs="Consolas" w:eastAsia="Consolas" w:hAnsi="Consolas"/>
                  <w:sz w:val="21"/>
                  <w:szCs w:val="21"/>
                </w:rPr>
              </w:rPrChange>
            </w:rPr>
          </w:pPr>
          <w:sdt>
            <w:sdtPr>
              <w:id w:val="345344154"/>
              <w:tag w:val="goog_rdk_5681"/>
            </w:sdtPr>
            <w:sdtContent>
              <w:ins w:author="DANLUIS ENRIQUE ROMANI MORA" w:id="36" w:date="2025-11-10T18:56:33Z"/>
              <w:sdt>
                <w:sdtPr>
                  <w:id w:val="1127702385"/>
                  <w:tag w:val="goog_rdk_5682"/>
                </w:sdtPr>
                <w:sdtContent>
                  <w:ins w:author="DANLUIS ENRIQUE ROMANI MORA" w:id="36" w:date="2025-11-10T18:56:33Z">
                    <w:r w:rsidDel="00000000" w:rsidR="00000000" w:rsidRPr="00000000">
                      <w:rPr>
                        <w:rtl w:val="0"/>
                      </w:rPr>
                    </w:r>
                  </w:ins>
                </w:sdtContent>
              </w:sdt>
              <w:ins w:author="DANLUIS ENRIQUE ROMANI MORA" w:id="36" w:date="2025-11-10T18:56:33Z"/>
            </w:sdtContent>
          </w:sdt>
        </w:p>
      </w:sdtContent>
    </w:sdt>
    <w:sdt>
      <w:sdtPr>
        <w:id w:val="965648032"/>
        <w:tag w:val="goog_rdk_5690"/>
      </w:sdtPr>
      <w:sdtContent>
        <w:p w:rsidR="00000000" w:rsidDel="00000000" w:rsidP="00000000" w:rsidRDefault="00000000" w:rsidRPr="00000000" w14:paraId="0000070B">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318710983"/>
              <w:tag w:val="goog_rdk_5684"/>
            </w:sdtPr>
            <w:sdtContent>
              <w:ins w:author="DANLUIS ENRIQUE ROMANI MORA" w:id="36" w:date="2025-11-10T18:56:33Z"/>
              <w:sdt>
                <w:sdtPr>
                  <w:id w:val="1994503310"/>
                  <w:tag w:val="goog_rdk_5685"/>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176244938"/>
                    <w:tag w:val="goog_rdk_5686"/>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Curso</w:t>
                    </w:r>
                  </w:sdtContent>
                </w:sdt>
                <w:sdt>
                  <w:sdtPr>
                    <w:id w:val="-1961498439"/>
                    <w:tag w:val="goog_rdk_5687"/>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saved = cursoRepository.</w:t>
                    </w:r>
                  </w:sdtContent>
                </w:sdt>
                <w:sdt>
                  <w:sdtPr>
                    <w:id w:val="967879721"/>
                    <w:tag w:val="goog_rdk_5688"/>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save</w:t>
                    </w:r>
                  </w:sdtContent>
                </w:sdt>
                <w:sdt>
                  <w:sdtPr>
                    <w:id w:val="-1902832644"/>
                    <w:tag w:val="goog_rdk_5689"/>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(curso);</w:t>
                    </w:r>
                  </w:sdtContent>
                </w:sdt>
              </w:ins>
            </w:sdtContent>
          </w:sdt>
        </w:p>
      </w:sdtContent>
    </w:sdt>
    <w:sdt>
      <w:sdtPr>
        <w:id w:val="780814770"/>
        <w:tag w:val="goog_rdk_5707"/>
      </w:sdtPr>
      <w:sdtContent>
        <w:p w:rsidR="00000000" w:rsidDel="00000000" w:rsidP="00000000" w:rsidRDefault="00000000" w:rsidRPr="00000000" w14:paraId="0000070C">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694422851"/>
              <w:tag w:val="goog_rdk_5691"/>
            </w:sdtPr>
            <w:sdtContent>
              <w:ins w:author="DANLUIS ENRIQUE ROMANI MORA" w:id="36" w:date="2025-11-10T18:56:33Z"/>
              <w:sdt>
                <w:sdtPr>
                  <w:id w:val="-1263855529"/>
                  <w:tag w:val="goog_rdk_5692"/>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
                  <w:sdtPr>
                    <w:id w:val="1493509211"/>
                    <w:tag w:val="goog_rdk_5693"/>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return</w:t>
                    </w:r>
                  </w:sdtContent>
                </w:sdt>
                <w:sdt>
                  <w:sdtPr>
                    <w:id w:val="152419760"/>
                    <w:tag w:val="goog_rdk_5694"/>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1536214481"/>
                    <w:tag w:val="goog_rdk_5695"/>
                  </w:sdtPr>
                  <w:sdtContent>
                    <w:r w:rsidDel="00000000" w:rsidR="00000000" w:rsidRPr="00000000">
                      <w:rPr>
                        <w:rFonts w:ascii="Consolas" w:cs="Consolas" w:eastAsia="Consolas" w:hAnsi="Consolas"/>
                        <w:color w:val="83d6c5"/>
                        <w:sz w:val="21"/>
                        <w:szCs w:val="21"/>
                        <w:rtl w:val="0"/>
                        <w:rPrChange w:author="DANLUIS ENRIQUE ROMANI MORA" w:id="37" w:date="2025-11-10T18:56:33Z">
                          <w:rPr>
                            <w:rFonts w:ascii="Consolas" w:cs="Consolas" w:eastAsia="Consolas" w:hAnsi="Consolas"/>
                            <w:sz w:val="21"/>
                            <w:szCs w:val="21"/>
                          </w:rPr>
                        </w:rPrChange>
                      </w:rPr>
                      <w:t xml:space="preserve">new</w:t>
                    </w:r>
                  </w:sdtContent>
                </w:sdt>
                <w:sdt>
                  <w:sdtPr>
                    <w:id w:val="268992121"/>
                    <w:tag w:val="goog_rdk_5696"/>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sdtContent>
                </w:sdt>
                <w:sdt>
                  <w:sdtPr>
                    <w:id w:val="254419756"/>
                    <w:tag w:val="goog_rdk_5697"/>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CursoDTO</w:t>
                    </w:r>
                  </w:sdtContent>
                </w:sdt>
                <w:sdt>
                  <w:sdtPr>
                    <w:id w:val="1056528631"/>
                    <w:tag w:val="goog_rdk_5698"/>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(saved.</w:t>
                    </w:r>
                  </w:sdtContent>
                </w:sdt>
                <w:sdt>
                  <w:sdtPr>
                    <w:id w:val="-386965782"/>
                    <w:tag w:val="goog_rdk_5699"/>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getIdCurso</w:t>
                    </w:r>
                  </w:sdtContent>
                </w:sdt>
                <w:sdt>
                  <w:sdtPr>
                    <w:id w:val="1612783776"/>
                    <w:tag w:val="goog_rdk_5700"/>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saved.</w:t>
                    </w:r>
                  </w:sdtContent>
                </w:sdt>
                <w:sdt>
                  <w:sdtPr>
                    <w:id w:val="-1205619678"/>
                    <w:tag w:val="goog_rdk_5701"/>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getNombreCurso</w:t>
                    </w:r>
                  </w:sdtContent>
                </w:sdt>
                <w:sdt>
                  <w:sdtPr>
                    <w:id w:val="33619756"/>
                    <w:tag w:val="goog_rdk_5702"/>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saved.</w:t>
                    </w:r>
                  </w:sdtContent>
                </w:sdt>
                <w:sdt>
                  <w:sdtPr>
                    <w:id w:val="506523334"/>
                    <w:tag w:val="goog_rdk_5703"/>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getDescripcion</w:t>
                    </w:r>
                  </w:sdtContent>
                </w:sdt>
                <w:sdt>
                  <w:sdtPr>
                    <w:id w:val="-586332122"/>
                    <w:tag w:val="goog_rdk_5704"/>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docente.</w:t>
                    </w:r>
                  </w:sdtContent>
                </w:sdt>
                <w:sdt>
                  <w:sdtPr>
                    <w:id w:val="-1638240563"/>
                    <w:tag w:val="goog_rdk_5705"/>
                  </w:sdtPr>
                  <w:sdtContent>
                    <w:r w:rsidDel="00000000" w:rsidR="00000000" w:rsidRPr="00000000">
                      <w:rPr>
                        <w:rFonts w:ascii="Consolas" w:cs="Consolas" w:eastAsia="Consolas" w:hAnsi="Consolas"/>
                        <w:color w:val="efb080"/>
                        <w:sz w:val="21"/>
                        <w:szCs w:val="21"/>
                        <w:rtl w:val="0"/>
                        <w:rPrChange w:author="DANLUIS ENRIQUE ROMANI MORA" w:id="37" w:date="2025-11-10T18:56:33Z">
                          <w:rPr>
                            <w:rFonts w:ascii="Consolas" w:cs="Consolas" w:eastAsia="Consolas" w:hAnsi="Consolas"/>
                            <w:sz w:val="21"/>
                            <w:szCs w:val="21"/>
                          </w:rPr>
                        </w:rPrChange>
                      </w:rPr>
                      <w:t xml:space="preserve">getNombreUsuario</w:t>
                    </w:r>
                  </w:sdtContent>
                </w:sdt>
                <w:sdt>
                  <w:sdtPr>
                    <w:id w:val="569995865"/>
                    <w:tag w:val="goog_rdk_5706"/>
                  </w:sdtPr>
                  <w:sdtContent>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w:t>
                    </w:r>
                  </w:sdtContent>
                </w:sdt>
              </w:ins>
            </w:sdtContent>
          </w:sdt>
        </w:p>
      </w:sdtContent>
    </w:sdt>
    <w:sdt>
      <w:sdtPr>
        <w:id w:val="234910805"/>
        <w:tag w:val="goog_rdk_5710"/>
      </w:sdtPr>
      <w:sdtContent>
        <w:p w:rsidR="00000000" w:rsidDel="00000000" w:rsidP="00000000" w:rsidRDefault="00000000" w:rsidRPr="00000000" w14:paraId="0000070D">
          <w:pPr>
            <w:pBdr>
              <w:top w:color="000000" w:space="1" w:sz="4" w:val="single"/>
              <w:left w:color="000000" w:space="4" w:sz="4" w:val="single"/>
              <w:bottom w:color="000000" w:space="1" w:sz="4" w:val="single"/>
              <w:right w:color="000000" w:space="4" w:sz="4" w:val="single"/>
            </w:pBdr>
            <w:shd w:fill="0a0a0a" w:val="clear"/>
            <w:spacing w:after="0" w:line="325.71428571428567" w:lineRule="auto"/>
            <w:rPr>
              <w:ins w:author="DANLUIS ENRIQUE ROMANI MORA" w:id="36" w:date="2025-11-10T18:56:33Z"/>
              <w:rFonts w:ascii="Consolas" w:cs="Consolas" w:eastAsia="Consolas" w:hAnsi="Consolas"/>
              <w:color w:val="d6d6dd"/>
              <w:sz w:val="21"/>
              <w:szCs w:val="21"/>
              <w:rPrChange w:author="DANLUIS ENRIQUE ROMANI MORA" w:id="37" w:date="2025-11-10T18:56:33Z">
                <w:rPr>
                  <w:rFonts w:ascii="Consolas" w:cs="Consolas" w:eastAsia="Consolas" w:hAnsi="Consolas"/>
                  <w:sz w:val="21"/>
                  <w:szCs w:val="21"/>
                </w:rPr>
              </w:rPrChange>
            </w:rPr>
          </w:pPr>
          <w:sdt>
            <w:sdtPr>
              <w:id w:val="-522082654"/>
              <w:tag w:val="goog_rdk_5708"/>
            </w:sdtPr>
            <w:sdtContent>
              <w:ins w:author="DANLUIS ENRIQUE ROMANI MORA" w:id="36" w:date="2025-11-10T18:56:33Z"/>
              <w:sdt>
                <w:sdtPr>
                  <w:id w:val="2005970431"/>
                  <w:tag w:val="goog_rdk_5709"/>
                </w:sdtPr>
                <w:sdtContent>
                  <w:ins w:author="DANLUIS ENRIQUE ROMANI MORA" w:id="36" w:date="2025-11-10T18:56:33Z">
                    <w:r w:rsidDel="00000000" w:rsidR="00000000" w:rsidRPr="00000000">
                      <w:rPr>
                        <w:rFonts w:ascii="Consolas" w:cs="Consolas" w:eastAsia="Consolas" w:hAnsi="Consolas"/>
                        <w:color w:val="d6d6dd"/>
                        <w:sz w:val="21"/>
                        <w:szCs w:val="21"/>
                        <w:rtl w:val="0"/>
                        <w:rPrChange w:author="DANLUIS ENRIQUE ROMANI MORA" w:id="37" w:date="2025-11-10T18:56:33Z">
                          <w:rPr>
                            <w:rFonts w:ascii="Consolas" w:cs="Consolas" w:eastAsia="Consolas" w:hAnsi="Consolas"/>
                            <w:sz w:val="21"/>
                            <w:szCs w:val="21"/>
                          </w:rPr>
                        </w:rPrChange>
                      </w:rPr>
                      <w:t xml:space="preserve">    }</w:t>
                    </w:r>
                  </w:ins>
                </w:sdtContent>
              </w:sdt>
              <w:ins w:author="DANLUIS ENRIQUE ROMANI MORA" w:id="36" w:date="2025-11-10T18:56:33Z"/>
            </w:sdtContent>
          </w:sdt>
        </w:p>
      </w:sdtContent>
    </w:sdt>
    <w:p w:rsidR="00000000" w:rsidDel="00000000" w:rsidP="00000000" w:rsidRDefault="00000000" w:rsidRPr="00000000" w14:paraId="0000070E">
      <w:pPr>
        <w:pBdr>
          <w:top w:color="000000" w:space="1" w:sz="4" w:val="single"/>
          <w:left w:color="000000" w:space="4" w:sz="4" w:val="single"/>
          <w:bottom w:color="000000" w:space="1" w:sz="4" w:val="single"/>
          <w:right w:color="000000" w:space="4" w:sz="4" w:val="single"/>
        </w:pBdr>
        <w:shd w:fill="ffffff" w:val="clear"/>
        <w:spacing w:after="0"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70F">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710">
      <w:pPr>
        <w:jc w:val="both"/>
        <w:rPr/>
      </w:pPr>
      <w:r w:rsidDel="00000000" w:rsidR="00000000" w:rsidRPr="00000000">
        <w:rPr>
          <w:rtl w:val="0"/>
        </w:rPr>
      </w:r>
    </w:p>
    <w:p w:rsidR="00000000" w:rsidDel="00000000" w:rsidP="00000000" w:rsidRDefault="00000000" w:rsidRPr="00000000" w14:paraId="00000711">
      <w:pPr>
        <w:jc w:val="both"/>
        <w:rPr/>
      </w:pPr>
      <w:r w:rsidDel="00000000" w:rsidR="00000000" w:rsidRPr="00000000">
        <w:rPr>
          <w:rtl w:val="0"/>
        </w:rPr>
      </w:r>
    </w:p>
    <w:p w:rsidR="00000000" w:rsidDel="00000000" w:rsidP="00000000" w:rsidRDefault="00000000" w:rsidRPr="00000000" w14:paraId="00000712">
      <w:pPr>
        <w:jc w:val="both"/>
        <w:rPr/>
      </w:pPr>
      <w:r w:rsidDel="00000000" w:rsidR="00000000" w:rsidRPr="00000000">
        <w:rPr>
          <w:rtl w:val="0"/>
        </w:rPr>
      </w:r>
    </w:p>
    <w:p w:rsidR="00000000" w:rsidDel="00000000" w:rsidP="00000000" w:rsidRDefault="00000000" w:rsidRPr="00000000" w14:paraId="00000713">
      <w:pPr>
        <w:pStyle w:val="Heading1"/>
        <w:rPr/>
      </w:pPr>
      <w:r w:rsidDel="00000000" w:rsidR="00000000" w:rsidRPr="00000000">
        <w:rPr>
          <w:rtl w:val="0"/>
        </w:rPr>
        <w:t xml:space="preserve">5. Burndown Chart</w:t>
      </w:r>
    </w:p>
    <w:tbl>
      <w:tblPr>
        <w:tblStyle w:val="Table2"/>
        <w:tblW w:w="1347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600"/>
        <w:gridCol w:w="1560"/>
        <w:gridCol w:w="480"/>
        <w:gridCol w:w="600"/>
        <w:gridCol w:w="600"/>
        <w:gridCol w:w="615"/>
        <w:gridCol w:w="600"/>
        <w:gridCol w:w="615"/>
        <w:gridCol w:w="585"/>
        <w:gridCol w:w="600"/>
        <w:gridCol w:w="615"/>
        <w:gridCol w:w="600"/>
        <w:gridCol w:w="600"/>
        <w:gridCol w:w="615"/>
        <w:gridCol w:w="600"/>
        <w:gridCol w:w="600"/>
        <w:gridCol w:w="585"/>
        <w:gridCol w:w="600"/>
        <w:gridCol w:w="585"/>
        <w:gridCol w:w="615"/>
        <w:gridCol w:w="600"/>
        <w:tblGridChange w:id="0">
          <w:tblGrid>
            <w:gridCol w:w="600"/>
            <w:gridCol w:w="1560"/>
            <w:gridCol w:w="480"/>
            <w:gridCol w:w="600"/>
            <w:gridCol w:w="600"/>
            <w:gridCol w:w="615"/>
            <w:gridCol w:w="600"/>
            <w:gridCol w:w="615"/>
            <w:gridCol w:w="585"/>
            <w:gridCol w:w="600"/>
            <w:gridCol w:w="615"/>
            <w:gridCol w:w="600"/>
            <w:gridCol w:w="600"/>
            <w:gridCol w:w="615"/>
            <w:gridCol w:w="600"/>
            <w:gridCol w:w="600"/>
            <w:gridCol w:w="585"/>
            <w:gridCol w:w="600"/>
            <w:gridCol w:w="585"/>
            <w:gridCol w:w="615"/>
            <w:gridCol w:w="600"/>
          </w:tblGrid>
        </w:tblGridChange>
      </w:tblGrid>
      <w:tr>
        <w:trPr>
          <w:cantSplit w:val="0"/>
          <w:trHeight w:val="300" w:hRule="atLeast"/>
          <w:tblHeader w:val="0"/>
        </w:trPr>
        <w:tc>
          <w:tcPr>
            <w:vMerge w:val="restart"/>
            <w:vAlign w:val="center"/>
          </w:tcPr>
          <w:p w:rsidR="00000000" w:rsidDel="00000000" w:rsidP="00000000" w:rsidRDefault="00000000" w:rsidRPr="00000000" w14:paraId="00000714">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Backlog ID</w:t>
            </w:r>
          </w:p>
        </w:tc>
        <w:tc>
          <w:tcPr>
            <w:vMerge w:val="restart"/>
            <w:vAlign w:val="center"/>
          </w:tcPr>
          <w:p w:rsidR="00000000" w:rsidDel="00000000" w:rsidP="00000000" w:rsidRDefault="00000000" w:rsidRPr="00000000" w14:paraId="00000715">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Historia de Usuario</w:t>
            </w:r>
          </w:p>
        </w:tc>
        <w:tc>
          <w:tcPr>
            <w:vMerge w:val="restart"/>
            <w:vAlign w:val="center"/>
          </w:tcPr>
          <w:p w:rsidR="00000000" w:rsidDel="00000000" w:rsidP="00000000" w:rsidRDefault="00000000" w:rsidRPr="00000000" w14:paraId="00000716">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TE</w:t>
            </w:r>
          </w:p>
        </w:tc>
        <w:tc>
          <w:tcPr>
            <w:vAlign w:val="center"/>
          </w:tcPr>
          <w:p w:rsidR="00000000" w:rsidDel="00000000" w:rsidP="00000000" w:rsidRDefault="00000000" w:rsidRPr="00000000" w14:paraId="00000717">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18/10/2025</w:t>
            </w:r>
          </w:p>
        </w:tc>
        <w:tc>
          <w:tcPr>
            <w:vAlign w:val="center"/>
          </w:tcPr>
          <w:p w:rsidR="00000000" w:rsidDel="00000000" w:rsidP="00000000" w:rsidRDefault="00000000" w:rsidRPr="00000000" w14:paraId="00000718">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20/10/2025</w:t>
            </w:r>
          </w:p>
        </w:tc>
        <w:tc>
          <w:tcPr>
            <w:vAlign w:val="center"/>
          </w:tcPr>
          <w:p w:rsidR="00000000" w:rsidDel="00000000" w:rsidP="00000000" w:rsidRDefault="00000000" w:rsidRPr="00000000" w14:paraId="00000719">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21/10/2025</w:t>
            </w:r>
          </w:p>
        </w:tc>
        <w:tc>
          <w:tcPr>
            <w:vAlign w:val="center"/>
          </w:tcPr>
          <w:p w:rsidR="00000000" w:rsidDel="00000000" w:rsidP="00000000" w:rsidRDefault="00000000" w:rsidRPr="00000000" w14:paraId="0000071A">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22/10/2025</w:t>
            </w:r>
          </w:p>
        </w:tc>
        <w:tc>
          <w:tcPr>
            <w:vAlign w:val="center"/>
          </w:tcPr>
          <w:p w:rsidR="00000000" w:rsidDel="00000000" w:rsidP="00000000" w:rsidRDefault="00000000" w:rsidRPr="00000000" w14:paraId="0000071B">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23/10/2025</w:t>
            </w:r>
          </w:p>
        </w:tc>
        <w:tc>
          <w:tcPr>
            <w:vAlign w:val="center"/>
          </w:tcPr>
          <w:p w:rsidR="00000000" w:rsidDel="00000000" w:rsidP="00000000" w:rsidRDefault="00000000" w:rsidRPr="00000000" w14:paraId="0000071C">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24/10/2025</w:t>
            </w:r>
          </w:p>
        </w:tc>
        <w:tc>
          <w:tcPr>
            <w:vAlign w:val="center"/>
          </w:tcPr>
          <w:p w:rsidR="00000000" w:rsidDel="00000000" w:rsidP="00000000" w:rsidRDefault="00000000" w:rsidRPr="00000000" w14:paraId="0000071D">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25/10/2025</w:t>
            </w:r>
          </w:p>
        </w:tc>
        <w:tc>
          <w:tcPr>
            <w:vAlign w:val="center"/>
          </w:tcPr>
          <w:p w:rsidR="00000000" w:rsidDel="00000000" w:rsidP="00000000" w:rsidRDefault="00000000" w:rsidRPr="00000000" w14:paraId="0000071E">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26/10/2025</w:t>
            </w:r>
          </w:p>
        </w:tc>
        <w:tc>
          <w:tcPr>
            <w:vAlign w:val="center"/>
          </w:tcPr>
          <w:p w:rsidR="00000000" w:rsidDel="00000000" w:rsidP="00000000" w:rsidRDefault="00000000" w:rsidRPr="00000000" w14:paraId="0000071F">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27/10/2025</w:t>
            </w:r>
          </w:p>
        </w:tc>
        <w:tc>
          <w:tcPr>
            <w:vAlign w:val="center"/>
          </w:tcPr>
          <w:p w:rsidR="00000000" w:rsidDel="00000000" w:rsidP="00000000" w:rsidRDefault="00000000" w:rsidRPr="00000000" w14:paraId="00000720">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28/10/2025</w:t>
            </w:r>
          </w:p>
        </w:tc>
        <w:tc>
          <w:tcPr>
            <w:vAlign w:val="center"/>
          </w:tcPr>
          <w:p w:rsidR="00000000" w:rsidDel="00000000" w:rsidP="00000000" w:rsidRDefault="00000000" w:rsidRPr="00000000" w14:paraId="00000721">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29/10/2025</w:t>
            </w:r>
          </w:p>
        </w:tc>
        <w:tc>
          <w:tcPr>
            <w:vAlign w:val="center"/>
          </w:tcPr>
          <w:p w:rsidR="00000000" w:rsidDel="00000000" w:rsidP="00000000" w:rsidRDefault="00000000" w:rsidRPr="00000000" w14:paraId="00000722">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30/10/2025</w:t>
            </w:r>
          </w:p>
        </w:tc>
        <w:tc>
          <w:tcPr>
            <w:vAlign w:val="center"/>
          </w:tcPr>
          <w:p w:rsidR="00000000" w:rsidDel="00000000" w:rsidP="00000000" w:rsidRDefault="00000000" w:rsidRPr="00000000" w14:paraId="00000723">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31/10/2025</w:t>
            </w:r>
          </w:p>
        </w:tc>
        <w:tc>
          <w:tcPr>
            <w:vAlign w:val="center"/>
          </w:tcPr>
          <w:p w:rsidR="00000000" w:rsidDel="00000000" w:rsidP="00000000" w:rsidRDefault="00000000" w:rsidRPr="00000000" w14:paraId="00000724">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01/11/2025</w:t>
            </w:r>
          </w:p>
        </w:tc>
        <w:tc>
          <w:tcPr>
            <w:vAlign w:val="center"/>
          </w:tcPr>
          <w:p w:rsidR="00000000" w:rsidDel="00000000" w:rsidP="00000000" w:rsidRDefault="00000000" w:rsidRPr="00000000" w14:paraId="00000725">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02/11/2025</w:t>
            </w:r>
          </w:p>
        </w:tc>
        <w:tc>
          <w:tcPr>
            <w:vAlign w:val="center"/>
          </w:tcPr>
          <w:p w:rsidR="00000000" w:rsidDel="00000000" w:rsidP="00000000" w:rsidRDefault="00000000" w:rsidRPr="00000000" w14:paraId="00000726">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03/11/2025</w:t>
            </w:r>
          </w:p>
        </w:tc>
        <w:tc>
          <w:tcPr>
            <w:vAlign w:val="center"/>
          </w:tcPr>
          <w:p w:rsidR="00000000" w:rsidDel="00000000" w:rsidP="00000000" w:rsidRDefault="00000000" w:rsidRPr="00000000" w14:paraId="00000727">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04/11/2025</w:t>
            </w:r>
          </w:p>
        </w:tc>
        <w:tc>
          <w:tcPr>
            <w:vAlign w:val="center"/>
          </w:tcPr>
          <w:p w:rsidR="00000000" w:rsidDel="00000000" w:rsidP="00000000" w:rsidRDefault="00000000" w:rsidRPr="00000000" w14:paraId="00000728">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05/11/2025</w:t>
            </w:r>
          </w:p>
        </w:tc>
      </w:tr>
      <w:tr>
        <w:trPr>
          <w:cantSplit w:val="0"/>
          <w:trHeight w:val="300" w:hRule="atLeast"/>
          <w:tblHeader w:val="0"/>
        </w:trPr>
        <w:tc>
          <w:tcPr>
            <w:vMerge w:val="continue"/>
            <w:vAlign w:val="cente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vMerge w:val="continue"/>
            <w:vAlign w:val="cente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rPr>
            </w:pPr>
            <w:r w:rsidDel="00000000" w:rsidR="00000000" w:rsidRPr="00000000">
              <w:rPr>
                <w:rtl w:val="0"/>
              </w:rPr>
            </w:r>
          </w:p>
        </w:tc>
        <w:tc>
          <w:tcPr>
            <w:shd w:fill="000000" w:val="clear"/>
            <w:vAlign w:val="center"/>
          </w:tcPr>
          <w:p w:rsidR="00000000" w:rsidDel="00000000" w:rsidP="00000000" w:rsidRDefault="00000000" w:rsidRPr="00000000" w14:paraId="0000072C">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Dia1</w:t>
            </w:r>
          </w:p>
        </w:tc>
        <w:tc>
          <w:tcPr>
            <w:shd w:fill="000000" w:val="clear"/>
            <w:vAlign w:val="center"/>
          </w:tcPr>
          <w:p w:rsidR="00000000" w:rsidDel="00000000" w:rsidP="00000000" w:rsidRDefault="00000000" w:rsidRPr="00000000" w14:paraId="0000072D">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Dia2</w:t>
            </w:r>
          </w:p>
        </w:tc>
        <w:tc>
          <w:tcPr>
            <w:shd w:fill="000000" w:val="clear"/>
            <w:vAlign w:val="center"/>
          </w:tcPr>
          <w:p w:rsidR="00000000" w:rsidDel="00000000" w:rsidP="00000000" w:rsidRDefault="00000000" w:rsidRPr="00000000" w14:paraId="0000072E">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Dia3</w:t>
            </w:r>
          </w:p>
        </w:tc>
        <w:tc>
          <w:tcPr>
            <w:shd w:fill="000000" w:val="clear"/>
            <w:vAlign w:val="center"/>
          </w:tcPr>
          <w:p w:rsidR="00000000" w:rsidDel="00000000" w:rsidP="00000000" w:rsidRDefault="00000000" w:rsidRPr="00000000" w14:paraId="0000072F">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Dia4</w:t>
            </w:r>
          </w:p>
        </w:tc>
        <w:tc>
          <w:tcPr>
            <w:shd w:fill="000000" w:val="clear"/>
            <w:vAlign w:val="center"/>
          </w:tcPr>
          <w:p w:rsidR="00000000" w:rsidDel="00000000" w:rsidP="00000000" w:rsidRDefault="00000000" w:rsidRPr="00000000" w14:paraId="00000730">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Dia5</w:t>
            </w:r>
          </w:p>
        </w:tc>
        <w:tc>
          <w:tcPr>
            <w:shd w:fill="000000" w:val="clear"/>
            <w:vAlign w:val="center"/>
          </w:tcPr>
          <w:p w:rsidR="00000000" w:rsidDel="00000000" w:rsidP="00000000" w:rsidRDefault="00000000" w:rsidRPr="00000000" w14:paraId="00000731">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Dia6</w:t>
            </w:r>
          </w:p>
        </w:tc>
        <w:tc>
          <w:tcPr>
            <w:shd w:fill="000000" w:val="clear"/>
            <w:vAlign w:val="center"/>
          </w:tcPr>
          <w:p w:rsidR="00000000" w:rsidDel="00000000" w:rsidP="00000000" w:rsidRDefault="00000000" w:rsidRPr="00000000" w14:paraId="00000732">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Dia7</w:t>
            </w:r>
          </w:p>
        </w:tc>
        <w:tc>
          <w:tcPr>
            <w:shd w:fill="000000" w:val="clear"/>
            <w:vAlign w:val="center"/>
          </w:tcPr>
          <w:p w:rsidR="00000000" w:rsidDel="00000000" w:rsidP="00000000" w:rsidRDefault="00000000" w:rsidRPr="00000000" w14:paraId="00000733">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Dia8</w:t>
            </w:r>
          </w:p>
        </w:tc>
        <w:tc>
          <w:tcPr>
            <w:shd w:fill="000000" w:val="clear"/>
            <w:vAlign w:val="center"/>
          </w:tcPr>
          <w:p w:rsidR="00000000" w:rsidDel="00000000" w:rsidP="00000000" w:rsidRDefault="00000000" w:rsidRPr="00000000" w14:paraId="00000734">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Dia9</w:t>
            </w:r>
          </w:p>
        </w:tc>
        <w:tc>
          <w:tcPr>
            <w:shd w:fill="000000" w:val="clear"/>
            <w:vAlign w:val="center"/>
          </w:tcPr>
          <w:p w:rsidR="00000000" w:rsidDel="00000000" w:rsidP="00000000" w:rsidRDefault="00000000" w:rsidRPr="00000000" w14:paraId="00000735">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10</w:t>
            </w:r>
          </w:p>
        </w:tc>
        <w:tc>
          <w:tcPr>
            <w:shd w:fill="000000" w:val="clear"/>
            <w:vAlign w:val="center"/>
          </w:tcPr>
          <w:p w:rsidR="00000000" w:rsidDel="00000000" w:rsidP="00000000" w:rsidRDefault="00000000" w:rsidRPr="00000000" w14:paraId="00000736">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11</w:t>
            </w:r>
          </w:p>
        </w:tc>
        <w:tc>
          <w:tcPr>
            <w:shd w:fill="000000" w:val="clear"/>
            <w:vAlign w:val="center"/>
          </w:tcPr>
          <w:p w:rsidR="00000000" w:rsidDel="00000000" w:rsidP="00000000" w:rsidRDefault="00000000" w:rsidRPr="00000000" w14:paraId="00000737">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12</w:t>
            </w:r>
          </w:p>
        </w:tc>
        <w:tc>
          <w:tcPr>
            <w:shd w:fill="000000" w:val="clear"/>
            <w:vAlign w:val="center"/>
          </w:tcPr>
          <w:p w:rsidR="00000000" w:rsidDel="00000000" w:rsidP="00000000" w:rsidRDefault="00000000" w:rsidRPr="00000000" w14:paraId="00000738">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13</w:t>
            </w:r>
          </w:p>
        </w:tc>
        <w:tc>
          <w:tcPr>
            <w:shd w:fill="000000" w:val="clear"/>
            <w:vAlign w:val="center"/>
          </w:tcPr>
          <w:p w:rsidR="00000000" w:rsidDel="00000000" w:rsidP="00000000" w:rsidRDefault="00000000" w:rsidRPr="00000000" w14:paraId="00000739">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14</w:t>
            </w:r>
          </w:p>
        </w:tc>
        <w:tc>
          <w:tcPr>
            <w:shd w:fill="000000" w:val="clear"/>
            <w:vAlign w:val="center"/>
          </w:tcPr>
          <w:p w:rsidR="00000000" w:rsidDel="00000000" w:rsidP="00000000" w:rsidRDefault="00000000" w:rsidRPr="00000000" w14:paraId="0000073A">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16</w:t>
            </w:r>
          </w:p>
        </w:tc>
        <w:tc>
          <w:tcPr>
            <w:shd w:fill="000000" w:val="clear"/>
            <w:vAlign w:val="center"/>
          </w:tcPr>
          <w:p w:rsidR="00000000" w:rsidDel="00000000" w:rsidP="00000000" w:rsidRDefault="00000000" w:rsidRPr="00000000" w14:paraId="0000073B">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17</w:t>
            </w:r>
          </w:p>
        </w:tc>
        <w:tc>
          <w:tcPr>
            <w:shd w:fill="000000" w:val="clear"/>
            <w:vAlign w:val="center"/>
          </w:tcPr>
          <w:p w:rsidR="00000000" w:rsidDel="00000000" w:rsidP="00000000" w:rsidRDefault="00000000" w:rsidRPr="00000000" w14:paraId="0000073C">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18</w:t>
            </w:r>
          </w:p>
        </w:tc>
        <w:tc>
          <w:tcPr>
            <w:shd w:fill="000000" w:val="clear"/>
            <w:vAlign w:val="center"/>
          </w:tcPr>
          <w:p w:rsidR="00000000" w:rsidDel="00000000" w:rsidP="00000000" w:rsidRDefault="00000000" w:rsidRPr="00000000" w14:paraId="0000073D">
            <w:pPr>
              <w:jc w:val="center"/>
              <w:rPr>
                <w:rFonts w:ascii="Aptos Narrow" w:cs="Aptos Narrow" w:eastAsia="Aptos Narrow" w:hAnsi="Aptos Narrow"/>
                <w:b w:val="1"/>
                <w:bCs w:val="1"/>
                <w:color w:val="ffffff"/>
              </w:rPr>
            </w:pPr>
            <w:r w:rsidDel="00000000" w:rsidR="00000000" w:rsidRPr="00000000">
              <w:rPr>
                <w:rFonts w:ascii="Aptos Narrow" w:cs="Aptos Narrow" w:eastAsia="Aptos Narrow" w:hAnsi="Aptos Narrow"/>
                <w:b w:val="1"/>
                <w:bCs w:val="1"/>
                <w:color w:val="ffffff"/>
                <w:rtl w:val="0"/>
              </w:rPr>
              <w:t xml:space="preserve">Dia 19</w:t>
            </w:r>
          </w:p>
        </w:tc>
      </w:tr>
      <w:tr>
        <w:trPr>
          <w:cantSplit w:val="0"/>
          <w:trHeight w:val="300" w:hRule="atLeast"/>
          <w:tblHeader w:val="0"/>
        </w:trPr>
        <w:tc>
          <w:tcPr/>
          <w:p w:rsidR="00000000" w:rsidDel="00000000" w:rsidP="00000000" w:rsidRDefault="00000000" w:rsidRPr="00000000" w14:paraId="00000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P01.1</w:t>
            </w:r>
          </w:p>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40">
            <w:pPr>
              <w:rPr>
                <w:sz w:val="20"/>
                <w:szCs w:val="20"/>
              </w:rPr>
            </w:pPr>
            <w:r w:rsidDel="00000000" w:rsidR="00000000" w:rsidRPr="00000000">
              <w:rPr>
                <w:sz w:val="20"/>
                <w:szCs w:val="20"/>
                <w:rtl w:val="0"/>
              </w:rPr>
              <w:t xml:space="preserve">Integrar las clases de entidades de la aplicación.</w:t>
            </w:r>
          </w:p>
        </w:tc>
        <w:tc>
          <w:tcPr/>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42">
            <w:pPr>
              <w:jc w:val="right"/>
              <w:rPr/>
            </w:pPr>
            <w:r w:rsidDel="00000000" w:rsidR="00000000" w:rsidRPr="00000000">
              <w:rPr>
                <w:rtl w:val="0"/>
              </w:rPr>
              <w:t xml:space="preserve">3</w:t>
            </w:r>
          </w:p>
        </w:tc>
        <w:tc>
          <w:tcPr/>
          <w:p w:rsidR="00000000" w:rsidDel="00000000" w:rsidP="00000000" w:rsidRDefault="00000000" w:rsidRPr="00000000" w14:paraId="00000743">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744">
            <w:pPr>
              <w:jc w:val="right"/>
              <w:rPr>
                <w:color w:val="000000"/>
              </w:rPr>
            </w:pPr>
            <w:r w:rsidDel="00000000" w:rsidR="00000000" w:rsidRPr="00000000">
              <w:rPr>
                <w:rtl w:val="0"/>
              </w:rPr>
            </w:r>
          </w:p>
        </w:tc>
        <w:tc>
          <w:tcPr/>
          <w:p w:rsidR="00000000" w:rsidDel="00000000" w:rsidP="00000000" w:rsidRDefault="00000000" w:rsidRPr="00000000" w14:paraId="00000745">
            <w:pPr>
              <w:jc w:val="right"/>
              <w:rPr/>
            </w:pPr>
            <w:r w:rsidDel="00000000" w:rsidR="00000000" w:rsidRPr="00000000">
              <w:rPr>
                <w:rtl w:val="0"/>
              </w:rPr>
            </w:r>
          </w:p>
        </w:tc>
        <w:tc>
          <w:tcPr/>
          <w:p w:rsidR="00000000" w:rsidDel="00000000" w:rsidP="00000000" w:rsidRDefault="00000000" w:rsidRPr="00000000" w14:paraId="00000746">
            <w:pPr>
              <w:jc w:val="right"/>
              <w:rPr/>
            </w:pPr>
            <w:r w:rsidDel="00000000" w:rsidR="00000000" w:rsidRPr="00000000">
              <w:rPr>
                <w:rtl w:val="0"/>
              </w:rPr>
            </w:r>
          </w:p>
        </w:tc>
        <w:tc>
          <w:tcPr/>
          <w:p w:rsidR="00000000" w:rsidDel="00000000" w:rsidP="00000000" w:rsidRDefault="00000000" w:rsidRPr="00000000" w14:paraId="00000747">
            <w:pPr>
              <w:jc w:val="right"/>
              <w:rPr/>
            </w:pPr>
            <w:r w:rsidDel="00000000" w:rsidR="00000000" w:rsidRPr="00000000">
              <w:rPr>
                <w:rtl w:val="0"/>
              </w:rPr>
            </w:r>
          </w:p>
        </w:tc>
        <w:tc>
          <w:tcPr/>
          <w:p w:rsidR="00000000" w:rsidDel="00000000" w:rsidP="00000000" w:rsidRDefault="00000000" w:rsidRPr="00000000" w14:paraId="00000748">
            <w:pPr>
              <w:jc w:val="right"/>
              <w:rPr/>
            </w:pPr>
            <w:r w:rsidDel="00000000" w:rsidR="00000000" w:rsidRPr="00000000">
              <w:rPr>
                <w:rtl w:val="0"/>
              </w:rPr>
            </w:r>
          </w:p>
        </w:tc>
        <w:tc>
          <w:tcPr/>
          <w:p w:rsidR="00000000" w:rsidDel="00000000" w:rsidP="00000000" w:rsidRDefault="00000000" w:rsidRPr="00000000" w14:paraId="00000749">
            <w:pPr>
              <w:jc w:val="right"/>
              <w:rPr/>
            </w:pPr>
            <w:r w:rsidDel="00000000" w:rsidR="00000000" w:rsidRPr="00000000">
              <w:rPr>
                <w:rtl w:val="0"/>
              </w:rPr>
            </w:r>
          </w:p>
        </w:tc>
        <w:tc>
          <w:tcPr/>
          <w:p w:rsidR="00000000" w:rsidDel="00000000" w:rsidP="00000000" w:rsidRDefault="00000000" w:rsidRPr="00000000" w14:paraId="0000074A">
            <w:pPr>
              <w:jc w:val="right"/>
              <w:rPr/>
            </w:pPr>
            <w:r w:rsidDel="00000000" w:rsidR="00000000" w:rsidRPr="00000000">
              <w:rPr>
                <w:rtl w:val="0"/>
              </w:rPr>
            </w:r>
          </w:p>
        </w:tc>
        <w:tc>
          <w:tcPr/>
          <w:p w:rsidR="00000000" w:rsidDel="00000000" w:rsidP="00000000" w:rsidRDefault="00000000" w:rsidRPr="00000000" w14:paraId="0000074B">
            <w:pPr>
              <w:jc w:val="right"/>
              <w:rPr/>
            </w:pPr>
            <w:r w:rsidDel="00000000" w:rsidR="00000000" w:rsidRPr="00000000">
              <w:rPr>
                <w:rtl w:val="0"/>
              </w:rPr>
            </w:r>
          </w:p>
        </w:tc>
        <w:tc>
          <w:tcPr/>
          <w:p w:rsidR="00000000" w:rsidDel="00000000" w:rsidP="00000000" w:rsidRDefault="00000000" w:rsidRPr="00000000" w14:paraId="0000074C">
            <w:pPr>
              <w:jc w:val="right"/>
              <w:rPr/>
            </w:pPr>
            <w:r w:rsidDel="00000000" w:rsidR="00000000" w:rsidRPr="00000000">
              <w:rPr>
                <w:rtl w:val="0"/>
              </w:rPr>
            </w:r>
          </w:p>
        </w:tc>
        <w:tc>
          <w:tcPr/>
          <w:p w:rsidR="00000000" w:rsidDel="00000000" w:rsidP="00000000" w:rsidRDefault="00000000" w:rsidRPr="00000000" w14:paraId="0000074D">
            <w:pPr>
              <w:jc w:val="right"/>
              <w:rPr/>
            </w:pPr>
            <w:r w:rsidDel="00000000" w:rsidR="00000000" w:rsidRPr="00000000">
              <w:rPr>
                <w:rtl w:val="0"/>
              </w:rPr>
            </w:r>
          </w:p>
        </w:tc>
        <w:tc>
          <w:tcPr/>
          <w:p w:rsidR="00000000" w:rsidDel="00000000" w:rsidP="00000000" w:rsidRDefault="00000000" w:rsidRPr="00000000" w14:paraId="0000074E">
            <w:pPr>
              <w:jc w:val="right"/>
              <w:rPr/>
            </w:pPr>
            <w:r w:rsidDel="00000000" w:rsidR="00000000" w:rsidRPr="00000000">
              <w:rPr>
                <w:rtl w:val="0"/>
              </w:rPr>
            </w:r>
          </w:p>
        </w:tc>
        <w:tc>
          <w:tcPr/>
          <w:p w:rsidR="00000000" w:rsidDel="00000000" w:rsidP="00000000" w:rsidRDefault="00000000" w:rsidRPr="00000000" w14:paraId="0000074F">
            <w:pPr>
              <w:jc w:val="right"/>
              <w:rPr/>
            </w:pPr>
            <w:r w:rsidDel="00000000" w:rsidR="00000000" w:rsidRPr="00000000">
              <w:rPr>
                <w:rtl w:val="0"/>
              </w:rPr>
            </w:r>
          </w:p>
        </w:tc>
        <w:tc>
          <w:tcPr/>
          <w:p w:rsidR="00000000" w:rsidDel="00000000" w:rsidP="00000000" w:rsidRDefault="00000000" w:rsidRPr="00000000" w14:paraId="00000750">
            <w:pPr>
              <w:jc w:val="right"/>
              <w:rPr/>
            </w:pPr>
            <w:r w:rsidDel="00000000" w:rsidR="00000000" w:rsidRPr="00000000">
              <w:rPr>
                <w:rtl w:val="0"/>
              </w:rPr>
            </w:r>
          </w:p>
        </w:tc>
        <w:tc>
          <w:tcPr/>
          <w:p w:rsidR="00000000" w:rsidDel="00000000" w:rsidP="00000000" w:rsidRDefault="00000000" w:rsidRPr="00000000" w14:paraId="00000751">
            <w:pPr>
              <w:jc w:val="right"/>
              <w:rPr/>
            </w:pPr>
            <w:r w:rsidDel="00000000" w:rsidR="00000000" w:rsidRPr="00000000">
              <w:rPr>
                <w:rtl w:val="0"/>
              </w:rPr>
            </w:r>
          </w:p>
        </w:tc>
        <w:tc>
          <w:tcPr/>
          <w:p w:rsidR="00000000" w:rsidDel="00000000" w:rsidP="00000000" w:rsidRDefault="00000000" w:rsidRPr="00000000" w14:paraId="00000752">
            <w:pPr>
              <w:jc w:val="right"/>
              <w:rPr/>
            </w:pPr>
            <w:r w:rsidDel="00000000" w:rsidR="00000000" w:rsidRPr="00000000">
              <w:rPr>
                <w:rtl w:val="0"/>
              </w:rPr>
            </w:r>
          </w:p>
        </w:tc>
        <w:tc>
          <w:tcPr/>
          <w:p w:rsidR="00000000" w:rsidDel="00000000" w:rsidP="00000000" w:rsidRDefault="00000000" w:rsidRPr="00000000" w14:paraId="00000753">
            <w:pPr>
              <w:jc w:val="righ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P01.2</w:t>
            </w:r>
          </w:p>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57">
            <w:pPr>
              <w:rPr>
                <w:sz w:val="20"/>
                <w:szCs w:val="20"/>
              </w:rPr>
            </w:pPr>
            <w:r w:rsidDel="00000000" w:rsidR="00000000" w:rsidRPr="00000000">
              <w:rPr>
                <w:sz w:val="20"/>
                <w:szCs w:val="20"/>
                <w:rtl w:val="0"/>
              </w:rPr>
              <w:t xml:space="preserve">Ajustar los endpoints(rutas) para que este acorde a lo requerido</w:t>
            </w:r>
          </w:p>
        </w:tc>
        <w:tc>
          <w:tcPr/>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59">
            <w:pPr>
              <w:jc w:val="right"/>
              <w:rPr/>
            </w:pPr>
            <w:r w:rsidDel="00000000" w:rsidR="00000000" w:rsidRPr="00000000">
              <w:rPr>
                <w:rtl w:val="0"/>
              </w:rPr>
            </w:r>
          </w:p>
        </w:tc>
        <w:tc>
          <w:tcPr/>
          <w:p w:rsidR="00000000" w:rsidDel="00000000" w:rsidP="00000000" w:rsidRDefault="00000000" w:rsidRPr="00000000" w14:paraId="0000075A">
            <w:pPr>
              <w:jc w:val="right"/>
              <w:rPr>
                <w:color w:val="000000"/>
              </w:rPr>
            </w:pPr>
            <w:r w:rsidDel="00000000" w:rsidR="00000000" w:rsidRPr="00000000">
              <w:rPr>
                <w:rtl w:val="0"/>
              </w:rPr>
            </w:r>
          </w:p>
        </w:tc>
        <w:tc>
          <w:tcPr/>
          <w:p w:rsidR="00000000" w:rsidDel="00000000" w:rsidP="00000000" w:rsidRDefault="00000000" w:rsidRPr="00000000" w14:paraId="0000075B">
            <w:pPr>
              <w:jc w:val="right"/>
              <w:rPr>
                <w:color w:val="000000"/>
              </w:rPr>
            </w:pPr>
            <w:r w:rsidDel="00000000" w:rsidR="00000000" w:rsidRPr="00000000">
              <w:rPr>
                <w:rtl w:val="0"/>
              </w:rPr>
            </w:r>
          </w:p>
        </w:tc>
        <w:tc>
          <w:tcPr/>
          <w:p w:rsidR="00000000" w:rsidDel="00000000" w:rsidP="00000000" w:rsidRDefault="00000000" w:rsidRPr="00000000" w14:paraId="0000075C">
            <w:pPr>
              <w:jc w:val="right"/>
              <w:rPr/>
            </w:pPr>
            <w:r w:rsidDel="00000000" w:rsidR="00000000" w:rsidRPr="00000000">
              <w:rPr>
                <w:rtl w:val="0"/>
              </w:rPr>
              <w:t xml:space="preserve">5</w:t>
            </w:r>
          </w:p>
        </w:tc>
        <w:tc>
          <w:tcPr/>
          <w:p w:rsidR="00000000" w:rsidDel="00000000" w:rsidP="00000000" w:rsidRDefault="00000000" w:rsidRPr="00000000" w14:paraId="0000075D">
            <w:pPr>
              <w:jc w:val="right"/>
              <w:rPr/>
            </w:pPr>
            <w:r w:rsidDel="00000000" w:rsidR="00000000" w:rsidRPr="00000000">
              <w:rPr>
                <w:rtl w:val="0"/>
              </w:rPr>
            </w:r>
          </w:p>
        </w:tc>
        <w:tc>
          <w:tcPr/>
          <w:p w:rsidR="00000000" w:rsidDel="00000000" w:rsidP="00000000" w:rsidRDefault="00000000" w:rsidRPr="00000000" w14:paraId="0000075E">
            <w:pPr>
              <w:jc w:val="right"/>
              <w:rPr/>
            </w:pPr>
            <w:r w:rsidDel="00000000" w:rsidR="00000000" w:rsidRPr="00000000">
              <w:rPr>
                <w:rtl w:val="0"/>
              </w:rPr>
            </w:r>
          </w:p>
        </w:tc>
        <w:tc>
          <w:tcPr/>
          <w:p w:rsidR="00000000" w:rsidDel="00000000" w:rsidP="00000000" w:rsidRDefault="00000000" w:rsidRPr="00000000" w14:paraId="0000075F">
            <w:pPr>
              <w:jc w:val="right"/>
              <w:rPr/>
            </w:pPr>
            <w:r w:rsidDel="00000000" w:rsidR="00000000" w:rsidRPr="00000000">
              <w:rPr>
                <w:rtl w:val="0"/>
              </w:rPr>
            </w:r>
          </w:p>
        </w:tc>
        <w:tc>
          <w:tcPr/>
          <w:p w:rsidR="00000000" w:rsidDel="00000000" w:rsidP="00000000" w:rsidRDefault="00000000" w:rsidRPr="00000000" w14:paraId="00000760">
            <w:pPr>
              <w:jc w:val="right"/>
              <w:rPr/>
            </w:pPr>
            <w:r w:rsidDel="00000000" w:rsidR="00000000" w:rsidRPr="00000000">
              <w:rPr>
                <w:rtl w:val="0"/>
              </w:rPr>
              <w:t xml:space="preserve">3</w:t>
            </w:r>
          </w:p>
        </w:tc>
        <w:tc>
          <w:tcPr/>
          <w:p w:rsidR="00000000" w:rsidDel="00000000" w:rsidP="00000000" w:rsidRDefault="00000000" w:rsidRPr="00000000" w14:paraId="00000761">
            <w:pPr>
              <w:jc w:val="right"/>
              <w:rPr/>
            </w:pPr>
            <w:r w:rsidDel="00000000" w:rsidR="00000000" w:rsidRPr="00000000">
              <w:rPr>
                <w:rtl w:val="0"/>
              </w:rPr>
              <w:t xml:space="preserve">2</w:t>
            </w:r>
          </w:p>
        </w:tc>
        <w:tc>
          <w:tcPr/>
          <w:p w:rsidR="00000000" w:rsidDel="00000000" w:rsidP="00000000" w:rsidRDefault="00000000" w:rsidRPr="00000000" w14:paraId="00000762">
            <w:pPr>
              <w:jc w:val="right"/>
              <w:rPr/>
            </w:pPr>
            <w:r w:rsidDel="00000000" w:rsidR="00000000" w:rsidRPr="00000000">
              <w:rPr>
                <w:rtl w:val="0"/>
              </w:rPr>
            </w:r>
          </w:p>
        </w:tc>
        <w:tc>
          <w:tcPr/>
          <w:p w:rsidR="00000000" w:rsidDel="00000000" w:rsidP="00000000" w:rsidRDefault="00000000" w:rsidRPr="00000000" w14:paraId="00000763">
            <w:pPr>
              <w:jc w:val="right"/>
              <w:rPr/>
            </w:pPr>
            <w:r w:rsidDel="00000000" w:rsidR="00000000" w:rsidRPr="00000000">
              <w:rPr>
                <w:rtl w:val="0"/>
              </w:rPr>
            </w:r>
          </w:p>
        </w:tc>
        <w:tc>
          <w:tcPr/>
          <w:p w:rsidR="00000000" w:rsidDel="00000000" w:rsidP="00000000" w:rsidRDefault="00000000" w:rsidRPr="00000000" w14:paraId="00000764">
            <w:pPr>
              <w:jc w:val="right"/>
              <w:rPr/>
            </w:pPr>
            <w:r w:rsidDel="00000000" w:rsidR="00000000" w:rsidRPr="00000000">
              <w:rPr>
                <w:rtl w:val="0"/>
              </w:rPr>
            </w:r>
          </w:p>
        </w:tc>
        <w:tc>
          <w:tcPr/>
          <w:p w:rsidR="00000000" w:rsidDel="00000000" w:rsidP="00000000" w:rsidRDefault="00000000" w:rsidRPr="00000000" w14:paraId="00000765">
            <w:pPr>
              <w:jc w:val="right"/>
              <w:rPr/>
            </w:pPr>
            <w:r w:rsidDel="00000000" w:rsidR="00000000" w:rsidRPr="00000000">
              <w:rPr>
                <w:rtl w:val="0"/>
              </w:rPr>
            </w:r>
          </w:p>
        </w:tc>
        <w:tc>
          <w:tcPr/>
          <w:p w:rsidR="00000000" w:rsidDel="00000000" w:rsidP="00000000" w:rsidRDefault="00000000" w:rsidRPr="00000000" w14:paraId="00000766">
            <w:pPr>
              <w:jc w:val="right"/>
              <w:rPr/>
            </w:pPr>
            <w:r w:rsidDel="00000000" w:rsidR="00000000" w:rsidRPr="00000000">
              <w:rPr>
                <w:rtl w:val="0"/>
              </w:rPr>
            </w:r>
          </w:p>
        </w:tc>
        <w:tc>
          <w:tcPr/>
          <w:p w:rsidR="00000000" w:rsidDel="00000000" w:rsidP="00000000" w:rsidRDefault="00000000" w:rsidRPr="00000000" w14:paraId="00000767">
            <w:pPr>
              <w:jc w:val="right"/>
              <w:rPr/>
            </w:pPr>
            <w:r w:rsidDel="00000000" w:rsidR="00000000" w:rsidRPr="00000000">
              <w:rPr>
                <w:rtl w:val="0"/>
              </w:rPr>
            </w:r>
          </w:p>
        </w:tc>
        <w:tc>
          <w:tcPr/>
          <w:p w:rsidR="00000000" w:rsidDel="00000000" w:rsidP="00000000" w:rsidRDefault="00000000" w:rsidRPr="00000000" w14:paraId="00000768">
            <w:pPr>
              <w:jc w:val="right"/>
              <w:rPr/>
            </w:pPr>
            <w:r w:rsidDel="00000000" w:rsidR="00000000" w:rsidRPr="00000000">
              <w:rPr>
                <w:rtl w:val="0"/>
              </w:rPr>
            </w:r>
          </w:p>
        </w:tc>
        <w:tc>
          <w:tcPr/>
          <w:p w:rsidR="00000000" w:rsidDel="00000000" w:rsidP="00000000" w:rsidRDefault="00000000" w:rsidRPr="00000000" w14:paraId="00000769">
            <w:pPr>
              <w:jc w:val="right"/>
              <w:rPr/>
            </w:pPr>
            <w:r w:rsidDel="00000000" w:rsidR="00000000" w:rsidRPr="00000000">
              <w:rPr>
                <w:rtl w:val="0"/>
              </w:rPr>
            </w:r>
          </w:p>
        </w:tc>
        <w:tc>
          <w:tcPr/>
          <w:p w:rsidR="00000000" w:rsidDel="00000000" w:rsidP="00000000" w:rsidRDefault="00000000" w:rsidRPr="00000000" w14:paraId="0000076A">
            <w:pPr>
              <w:jc w:val="righ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P01.3</w:t>
            </w:r>
          </w:p>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76D">
            <w:pPr>
              <w:rPr>
                <w:sz w:val="20"/>
                <w:szCs w:val="20"/>
              </w:rPr>
            </w:pPr>
            <w:r w:rsidDel="00000000" w:rsidR="00000000" w:rsidRPr="00000000">
              <w:rPr>
                <w:sz w:val="20"/>
                <w:szCs w:val="20"/>
                <w:rtl w:val="0"/>
              </w:rPr>
              <w:t xml:space="preserve">Correcciones en los servicios y los controladores de los endpoints asociados</w:t>
            </w:r>
          </w:p>
        </w:tc>
        <w:tc>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76F">
            <w:pPr>
              <w:jc w:val="right"/>
              <w:rPr>
                <w:color w:val="000000"/>
              </w:rPr>
            </w:pPr>
            <w:r w:rsidDel="00000000" w:rsidR="00000000" w:rsidRPr="00000000">
              <w:rPr>
                <w:rtl w:val="0"/>
              </w:rPr>
            </w:r>
          </w:p>
        </w:tc>
        <w:tc>
          <w:tcPr/>
          <w:p w:rsidR="00000000" w:rsidDel="00000000" w:rsidP="00000000" w:rsidRDefault="00000000" w:rsidRPr="00000000" w14:paraId="00000770">
            <w:pPr>
              <w:jc w:val="right"/>
              <w:rPr>
                <w:color w:val="000000"/>
              </w:rPr>
            </w:pPr>
            <w:r w:rsidDel="00000000" w:rsidR="00000000" w:rsidRPr="00000000">
              <w:rPr>
                <w:rtl w:val="0"/>
              </w:rPr>
            </w:r>
          </w:p>
        </w:tc>
        <w:tc>
          <w:tcPr/>
          <w:p w:rsidR="00000000" w:rsidDel="00000000" w:rsidP="00000000" w:rsidRDefault="00000000" w:rsidRPr="00000000" w14:paraId="00000771">
            <w:pPr>
              <w:jc w:val="right"/>
              <w:rPr>
                <w:color w:val="000000"/>
              </w:rPr>
            </w:pPr>
            <w:r w:rsidDel="00000000" w:rsidR="00000000" w:rsidRPr="00000000">
              <w:rPr>
                <w:rtl w:val="0"/>
              </w:rPr>
            </w:r>
          </w:p>
        </w:tc>
        <w:tc>
          <w:tcPr/>
          <w:p w:rsidR="00000000" w:rsidDel="00000000" w:rsidP="00000000" w:rsidRDefault="00000000" w:rsidRPr="00000000" w14:paraId="00000772">
            <w:pPr>
              <w:jc w:val="right"/>
              <w:rPr>
                <w:color w:val="00000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773">
            <w:pPr>
              <w:jc w:val="right"/>
              <w:rPr/>
            </w:pPr>
            <w:r w:rsidDel="00000000" w:rsidR="00000000" w:rsidRPr="00000000">
              <w:rPr>
                <w:rtl w:val="0"/>
              </w:rPr>
            </w:r>
          </w:p>
        </w:tc>
        <w:tc>
          <w:tcPr/>
          <w:p w:rsidR="00000000" w:rsidDel="00000000" w:rsidP="00000000" w:rsidRDefault="00000000" w:rsidRPr="00000000" w14:paraId="00000774">
            <w:pPr>
              <w:jc w:val="right"/>
              <w:rPr/>
            </w:pPr>
            <w:r w:rsidDel="00000000" w:rsidR="00000000" w:rsidRPr="00000000">
              <w:rPr>
                <w:rtl w:val="0"/>
              </w:rPr>
            </w:r>
          </w:p>
        </w:tc>
        <w:tc>
          <w:tcPr/>
          <w:p w:rsidR="00000000" w:rsidDel="00000000" w:rsidP="00000000" w:rsidRDefault="00000000" w:rsidRPr="00000000" w14:paraId="00000775">
            <w:pPr>
              <w:jc w:val="right"/>
              <w:rPr/>
            </w:pPr>
            <w:r w:rsidDel="00000000" w:rsidR="00000000" w:rsidRPr="00000000">
              <w:rPr>
                <w:rtl w:val="0"/>
              </w:rPr>
            </w:r>
          </w:p>
        </w:tc>
        <w:tc>
          <w:tcPr/>
          <w:p w:rsidR="00000000" w:rsidDel="00000000" w:rsidP="00000000" w:rsidRDefault="00000000" w:rsidRPr="00000000" w14:paraId="00000776">
            <w:pPr>
              <w:jc w:val="right"/>
              <w:rPr/>
            </w:pPr>
            <w:r w:rsidDel="00000000" w:rsidR="00000000" w:rsidRPr="00000000">
              <w:rPr>
                <w:rtl w:val="0"/>
              </w:rPr>
              <w:t xml:space="preserve">2</w:t>
            </w:r>
          </w:p>
        </w:tc>
        <w:tc>
          <w:tcPr/>
          <w:p w:rsidR="00000000" w:rsidDel="00000000" w:rsidP="00000000" w:rsidRDefault="00000000" w:rsidRPr="00000000" w14:paraId="00000777">
            <w:pPr>
              <w:jc w:val="right"/>
              <w:rPr/>
            </w:pPr>
            <w:r w:rsidDel="00000000" w:rsidR="00000000" w:rsidRPr="00000000">
              <w:rPr>
                <w:rtl w:val="0"/>
              </w:rPr>
              <w:t xml:space="preserve">6</w:t>
            </w:r>
          </w:p>
        </w:tc>
        <w:tc>
          <w:tcPr/>
          <w:p w:rsidR="00000000" w:rsidDel="00000000" w:rsidP="00000000" w:rsidRDefault="00000000" w:rsidRPr="00000000" w14:paraId="00000778">
            <w:pPr>
              <w:jc w:val="right"/>
              <w:rPr/>
            </w:pPr>
            <w:r w:rsidDel="00000000" w:rsidR="00000000" w:rsidRPr="00000000">
              <w:rPr>
                <w:rtl w:val="0"/>
              </w:rPr>
              <w:t xml:space="preserve">6</w:t>
            </w:r>
          </w:p>
        </w:tc>
        <w:tc>
          <w:tcPr/>
          <w:p w:rsidR="00000000" w:rsidDel="00000000" w:rsidP="00000000" w:rsidRDefault="00000000" w:rsidRPr="00000000" w14:paraId="00000779">
            <w:pPr>
              <w:jc w:val="right"/>
              <w:rPr/>
            </w:pPr>
            <w:r w:rsidDel="00000000" w:rsidR="00000000" w:rsidRPr="00000000">
              <w:rPr>
                <w:rtl w:val="0"/>
              </w:rPr>
            </w:r>
          </w:p>
        </w:tc>
        <w:tc>
          <w:tcPr/>
          <w:p w:rsidR="00000000" w:rsidDel="00000000" w:rsidP="00000000" w:rsidRDefault="00000000" w:rsidRPr="00000000" w14:paraId="0000077A">
            <w:pPr>
              <w:jc w:val="right"/>
              <w:rPr/>
            </w:pPr>
            <w:r w:rsidDel="00000000" w:rsidR="00000000" w:rsidRPr="00000000">
              <w:rPr>
                <w:rtl w:val="0"/>
              </w:rPr>
              <w:t xml:space="preserve">6</w:t>
            </w:r>
          </w:p>
        </w:tc>
        <w:tc>
          <w:tcPr/>
          <w:p w:rsidR="00000000" w:rsidDel="00000000" w:rsidP="00000000" w:rsidRDefault="00000000" w:rsidRPr="00000000" w14:paraId="0000077B">
            <w:pPr>
              <w:jc w:val="right"/>
              <w:rPr/>
            </w:pPr>
            <w:r w:rsidDel="00000000" w:rsidR="00000000" w:rsidRPr="00000000">
              <w:rPr>
                <w:rtl w:val="0"/>
              </w:rPr>
            </w:r>
          </w:p>
        </w:tc>
        <w:tc>
          <w:tcPr/>
          <w:p w:rsidR="00000000" w:rsidDel="00000000" w:rsidP="00000000" w:rsidRDefault="00000000" w:rsidRPr="00000000" w14:paraId="0000077C">
            <w:pPr>
              <w:jc w:val="right"/>
              <w:rPr/>
            </w:pPr>
            <w:r w:rsidDel="00000000" w:rsidR="00000000" w:rsidRPr="00000000">
              <w:rPr>
                <w:rtl w:val="0"/>
              </w:rPr>
            </w:r>
          </w:p>
        </w:tc>
        <w:tc>
          <w:tcPr/>
          <w:p w:rsidR="00000000" w:rsidDel="00000000" w:rsidP="00000000" w:rsidRDefault="00000000" w:rsidRPr="00000000" w14:paraId="0000077D">
            <w:pPr>
              <w:jc w:val="right"/>
              <w:rPr/>
            </w:pPr>
            <w:r w:rsidDel="00000000" w:rsidR="00000000" w:rsidRPr="00000000">
              <w:rPr>
                <w:rtl w:val="0"/>
              </w:rPr>
            </w:r>
          </w:p>
        </w:tc>
        <w:tc>
          <w:tcPr/>
          <w:p w:rsidR="00000000" w:rsidDel="00000000" w:rsidP="00000000" w:rsidRDefault="00000000" w:rsidRPr="00000000" w14:paraId="0000077E">
            <w:pPr>
              <w:jc w:val="right"/>
              <w:rPr/>
            </w:pPr>
            <w:r w:rsidDel="00000000" w:rsidR="00000000" w:rsidRPr="00000000">
              <w:rPr>
                <w:rtl w:val="0"/>
              </w:rPr>
            </w:r>
          </w:p>
        </w:tc>
        <w:tc>
          <w:tcPr/>
          <w:p w:rsidR="00000000" w:rsidDel="00000000" w:rsidP="00000000" w:rsidRDefault="00000000" w:rsidRPr="00000000" w14:paraId="0000077F">
            <w:pPr>
              <w:jc w:val="right"/>
              <w:rPr/>
            </w:pPr>
            <w:r w:rsidDel="00000000" w:rsidR="00000000" w:rsidRPr="00000000">
              <w:rPr>
                <w:rtl w:val="0"/>
              </w:rPr>
            </w:r>
          </w:p>
        </w:tc>
        <w:tc>
          <w:tcPr/>
          <w:p w:rsidR="00000000" w:rsidDel="00000000" w:rsidP="00000000" w:rsidRDefault="00000000" w:rsidRPr="00000000" w14:paraId="00000780">
            <w:pPr>
              <w:jc w:val="righ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P01.4</w:t>
            </w:r>
          </w:p>
        </w:tc>
        <w:tc>
          <w:tcPr/>
          <w:p w:rsidR="00000000" w:rsidDel="00000000" w:rsidP="00000000" w:rsidRDefault="00000000" w:rsidRPr="00000000" w14:paraId="00000782">
            <w:pPr>
              <w:rPr>
                <w:sz w:val="20"/>
                <w:szCs w:val="20"/>
              </w:rPr>
            </w:pPr>
            <w:r w:rsidDel="00000000" w:rsidR="00000000" w:rsidRPr="00000000">
              <w:rPr>
                <w:sz w:val="20"/>
                <w:szCs w:val="20"/>
                <w:rtl w:val="0"/>
              </w:rPr>
              <w:t xml:space="preserve">Agregando componentes faltantes para el desarrollo</w:t>
            </w:r>
          </w:p>
        </w:tc>
        <w:tc>
          <w:tcPr/>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784">
            <w:pPr>
              <w:jc w:val="right"/>
              <w:rPr>
                <w:color w:val="000000"/>
              </w:rPr>
            </w:pPr>
            <w:r w:rsidDel="00000000" w:rsidR="00000000" w:rsidRPr="00000000">
              <w:rPr>
                <w:rtl w:val="0"/>
              </w:rPr>
            </w:r>
          </w:p>
        </w:tc>
        <w:tc>
          <w:tcPr/>
          <w:p w:rsidR="00000000" w:rsidDel="00000000" w:rsidP="00000000" w:rsidRDefault="00000000" w:rsidRPr="00000000" w14:paraId="00000785">
            <w:pPr>
              <w:jc w:val="right"/>
              <w:rPr/>
            </w:pPr>
            <w:r w:rsidDel="00000000" w:rsidR="00000000" w:rsidRPr="00000000">
              <w:rPr>
                <w:rtl w:val="0"/>
              </w:rPr>
            </w:r>
          </w:p>
        </w:tc>
        <w:tc>
          <w:tcPr/>
          <w:p w:rsidR="00000000" w:rsidDel="00000000" w:rsidP="00000000" w:rsidRDefault="00000000" w:rsidRPr="00000000" w14:paraId="00000786">
            <w:pPr>
              <w:jc w:val="right"/>
              <w:rPr>
                <w:color w:val="000000"/>
              </w:rPr>
            </w:pPr>
            <w:r w:rsidDel="00000000" w:rsidR="00000000" w:rsidRPr="00000000">
              <w:rPr>
                <w:rtl w:val="0"/>
              </w:rPr>
            </w:r>
          </w:p>
        </w:tc>
        <w:tc>
          <w:tcPr/>
          <w:p w:rsidR="00000000" w:rsidDel="00000000" w:rsidP="00000000" w:rsidRDefault="00000000" w:rsidRPr="00000000" w14:paraId="00000787">
            <w:pPr>
              <w:jc w:val="right"/>
              <w:rPr>
                <w:color w:val="000000"/>
              </w:rPr>
            </w:pPr>
            <w:r w:rsidDel="00000000" w:rsidR="00000000" w:rsidRPr="00000000">
              <w:rPr>
                <w:rtl w:val="0"/>
              </w:rPr>
            </w:r>
          </w:p>
        </w:tc>
        <w:tc>
          <w:tcPr/>
          <w:p w:rsidR="00000000" w:rsidDel="00000000" w:rsidP="00000000" w:rsidRDefault="00000000" w:rsidRPr="00000000" w14:paraId="00000788">
            <w:pPr>
              <w:jc w:val="right"/>
              <w:rPr>
                <w:color w:val="000000"/>
              </w:rPr>
            </w:pPr>
            <w:r w:rsidDel="00000000" w:rsidR="00000000" w:rsidRPr="00000000">
              <w:rPr>
                <w:rtl w:val="0"/>
              </w:rPr>
            </w:r>
          </w:p>
        </w:tc>
        <w:tc>
          <w:tcPr/>
          <w:p w:rsidR="00000000" w:rsidDel="00000000" w:rsidP="00000000" w:rsidRDefault="00000000" w:rsidRPr="00000000" w14:paraId="00000789">
            <w:pPr>
              <w:jc w:val="right"/>
              <w:rPr>
                <w:color w:val="000000"/>
              </w:rPr>
            </w:pPr>
            <w:r w:rsidDel="00000000" w:rsidR="00000000" w:rsidRPr="00000000">
              <w:rPr>
                <w:rtl w:val="0"/>
              </w:rPr>
            </w:r>
          </w:p>
        </w:tc>
        <w:tc>
          <w:tcPr/>
          <w:p w:rsidR="00000000" w:rsidDel="00000000" w:rsidP="00000000" w:rsidRDefault="00000000" w:rsidRPr="00000000" w14:paraId="0000078A">
            <w:pPr>
              <w:jc w:val="right"/>
              <w:rPr>
                <w:color w:val="000000"/>
              </w:rPr>
            </w:pPr>
            <w:r w:rsidDel="00000000" w:rsidR="00000000" w:rsidRPr="00000000">
              <w:rPr>
                <w:rtl w:val="0"/>
              </w:rPr>
            </w:r>
          </w:p>
        </w:tc>
        <w:tc>
          <w:tcPr/>
          <w:p w:rsidR="00000000" w:rsidDel="00000000" w:rsidP="00000000" w:rsidRDefault="00000000" w:rsidRPr="00000000" w14:paraId="0000078B">
            <w:pPr>
              <w:jc w:val="right"/>
              <w:rPr>
                <w:color w:val="000000"/>
              </w:rPr>
            </w:pPr>
            <w:r w:rsidDel="00000000" w:rsidR="00000000" w:rsidRPr="00000000">
              <w:rPr>
                <w:rtl w:val="0"/>
              </w:rPr>
            </w:r>
          </w:p>
        </w:tc>
        <w:tc>
          <w:tcPr/>
          <w:p w:rsidR="00000000" w:rsidDel="00000000" w:rsidP="00000000" w:rsidRDefault="00000000" w:rsidRPr="00000000" w14:paraId="0000078C">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78D">
            <w:pPr>
              <w:jc w:val="right"/>
              <w:rPr>
                <w:color w:val="000000"/>
              </w:rPr>
            </w:pPr>
            <w:r w:rsidDel="00000000" w:rsidR="00000000" w:rsidRPr="00000000">
              <w:rPr>
                <w:rtl w:val="0"/>
              </w:rPr>
            </w:r>
          </w:p>
        </w:tc>
        <w:tc>
          <w:tcPr/>
          <w:p w:rsidR="00000000" w:rsidDel="00000000" w:rsidP="00000000" w:rsidRDefault="00000000" w:rsidRPr="00000000" w14:paraId="0000078E">
            <w:pPr>
              <w:jc w:val="right"/>
              <w:rPr>
                <w:color w:val="000000"/>
              </w:rPr>
            </w:pPr>
            <w:r w:rsidDel="00000000" w:rsidR="00000000" w:rsidRPr="00000000">
              <w:rPr>
                <w:rtl w:val="0"/>
              </w:rPr>
            </w:r>
          </w:p>
        </w:tc>
        <w:tc>
          <w:tcPr/>
          <w:p w:rsidR="00000000" w:rsidDel="00000000" w:rsidP="00000000" w:rsidRDefault="00000000" w:rsidRPr="00000000" w14:paraId="0000078F">
            <w:pPr>
              <w:jc w:val="right"/>
              <w:rPr>
                <w:color w:val="00000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790">
            <w:pPr>
              <w:jc w:val="right"/>
              <w:rPr>
                <w:color w:val="000000"/>
              </w:rPr>
            </w:pPr>
            <w:r w:rsidDel="00000000" w:rsidR="00000000" w:rsidRPr="00000000">
              <w:rPr>
                <w:rtl w:val="0"/>
              </w:rPr>
            </w:r>
          </w:p>
        </w:tc>
        <w:tc>
          <w:tcPr/>
          <w:p w:rsidR="00000000" w:rsidDel="00000000" w:rsidP="00000000" w:rsidRDefault="00000000" w:rsidRPr="00000000" w14:paraId="00000791">
            <w:pPr>
              <w:jc w:val="right"/>
              <w:rPr>
                <w:color w:val="000000"/>
              </w:rPr>
            </w:pPr>
            <w:r w:rsidDel="00000000" w:rsidR="00000000" w:rsidRPr="00000000">
              <w:rPr>
                <w:rtl w:val="0"/>
              </w:rPr>
            </w:r>
          </w:p>
        </w:tc>
        <w:tc>
          <w:tcPr/>
          <w:p w:rsidR="00000000" w:rsidDel="00000000" w:rsidP="00000000" w:rsidRDefault="00000000" w:rsidRPr="00000000" w14:paraId="00000792">
            <w:pPr>
              <w:jc w:val="right"/>
              <w:rPr>
                <w:color w:val="000000"/>
              </w:rPr>
            </w:pPr>
            <w:r w:rsidDel="00000000" w:rsidR="00000000" w:rsidRPr="00000000">
              <w:rPr>
                <w:rtl w:val="0"/>
              </w:rPr>
            </w:r>
          </w:p>
        </w:tc>
        <w:tc>
          <w:tcPr/>
          <w:p w:rsidR="00000000" w:rsidDel="00000000" w:rsidP="00000000" w:rsidRDefault="00000000" w:rsidRPr="00000000" w14:paraId="00000793">
            <w:pPr>
              <w:jc w:val="right"/>
              <w:rPr>
                <w:color w:val="000000"/>
              </w:rPr>
            </w:pPr>
            <w:r w:rsidDel="00000000" w:rsidR="00000000" w:rsidRPr="00000000">
              <w:rPr>
                <w:rtl w:val="0"/>
              </w:rPr>
            </w:r>
          </w:p>
        </w:tc>
        <w:tc>
          <w:tcPr/>
          <w:p w:rsidR="00000000" w:rsidDel="00000000" w:rsidP="00000000" w:rsidRDefault="00000000" w:rsidRPr="00000000" w14:paraId="00000794">
            <w:pPr>
              <w:jc w:val="right"/>
              <w:rPr>
                <w:color w:val="000000"/>
              </w:rPr>
            </w:pPr>
            <w:r w:rsidDel="00000000" w:rsidR="00000000" w:rsidRPr="00000000">
              <w:rPr>
                <w:rtl w:val="0"/>
              </w:rPr>
            </w:r>
          </w:p>
        </w:tc>
        <w:tc>
          <w:tcPr/>
          <w:p w:rsidR="00000000" w:rsidDel="00000000" w:rsidP="00000000" w:rsidRDefault="00000000" w:rsidRPr="00000000" w14:paraId="00000795">
            <w:pPr>
              <w:jc w:val="right"/>
              <w:rPr>
                <w:color w:val="000000"/>
              </w:rPr>
            </w:pPr>
            <w:r w:rsidDel="00000000" w:rsidR="00000000" w:rsidRPr="00000000">
              <w:rPr>
                <w:rtl w:val="0"/>
              </w:rPr>
              <w:t xml:space="preserve">13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- 2.7.2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7">
            <w:pPr>
              <w:rPr>
                <w:sz w:val="16"/>
                <w:szCs w:val="16"/>
              </w:rPr>
            </w:pPr>
            <w:r w:rsidDel="00000000" w:rsidR="00000000" w:rsidRPr="00000000">
              <w:rPr>
                <w:sz w:val="20"/>
                <w:szCs w:val="20"/>
                <w:rtl w:val="0"/>
              </w:rPr>
              <w:t xml:space="preserve">Diseñar una pantalla clara para mostrar el resultado al alumno.</w:t>
            </w:r>
            <w:r w:rsidDel="00000000" w:rsidR="00000000" w:rsidRPr="00000000">
              <w:rPr>
                <w:rtl w:val="0"/>
              </w:rPr>
            </w:r>
          </w:p>
        </w:tc>
        <w:tc>
          <w:tcPr/>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99">
            <w:pPr>
              <w:jc w:val="right"/>
              <w:rPr>
                <w:color w:val="000000"/>
              </w:rPr>
            </w:pPr>
            <w:r w:rsidDel="00000000" w:rsidR="00000000" w:rsidRPr="00000000">
              <w:rPr>
                <w:rtl w:val="0"/>
              </w:rPr>
            </w:r>
          </w:p>
        </w:tc>
        <w:tc>
          <w:tcPr/>
          <w:p w:rsidR="00000000" w:rsidDel="00000000" w:rsidP="00000000" w:rsidRDefault="00000000" w:rsidRPr="00000000" w14:paraId="0000079A">
            <w:pPr>
              <w:jc w:val="right"/>
              <w:rPr/>
            </w:pPr>
            <w:r w:rsidDel="00000000" w:rsidR="00000000" w:rsidRPr="00000000">
              <w:rPr>
                <w:rtl w:val="0"/>
              </w:rPr>
            </w:r>
          </w:p>
        </w:tc>
        <w:tc>
          <w:tcPr/>
          <w:p w:rsidR="00000000" w:rsidDel="00000000" w:rsidP="00000000" w:rsidRDefault="00000000" w:rsidRPr="00000000" w14:paraId="0000079B">
            <w:pPr>
              <w:jc w:val="right"/>
              <w:rPr>
                <w:color w:val="000000"/>
              </w:rPr>
            </w:pPr>
            <w:r w:rsidDel="00000000" w:rsidR="00000000" w:rsidRPr="00000000">
              <w:rPr>
                <w:rtl w:val="0"/>
              </w:rPr>
            </w:r>
          </w:p>
        </w:tc>
        <w:tc>
          <w:tcPr/>
          <w:p w:rsidR="00000000" w:rsidDel="00000000" w:rsidP="00000000" w:rsidRDefault="00000000" w:rsidRPr="00000000" w14:paraId="0000079C">
            <w:pPr>
              <w:jc w:val="right"/>
              <w:rPr>
                <w:color w:val="000000"/>
              </w:rPr>
            </w:pPr>
            <w:r w:rsidDel="00000000" w:rsidR="00000000" w:rsidRPr="00000000">
              <w:rPr>
                <w:rtl w:val="0"/>
              </w:rPr>
            </w:r>
          </w:p>
        </w:tc>
        <w:tc>
          <w:tcPr/>
          <w:p w:rsidR="00000000" w:rsidDel="00000000" w:rsidP="00000000" w:rsidRDefault="00000000" w:rsidRPr="00000000" w14:paraId="0000079D">
            <w:pPr>
              <w:jc w:val="right"/>
              <w:rPr>
                <w:color w:val="000000"/>
              </w:rPr>
            </w:pPr>
            <w:r w:rsidDel="00000000" w:rsidR="00000000" w:rsidRPr="00000000">
              <w:rPr>
                <w:rtl w:val="0"/>
              </w:rPr>
            </w:r>
          </w:p>
        </w:tc>
        <w:tc>
          <w:tcPr/>
          <w:p w:rsidR="00000000" w:rsidDel="00000000" w:rsidP="00000000" w:rsidRDefault="00000000" w:rsidRPr="00000000" w14:paraId="0000079E">
            <w:pPr>
              <w:jc w:val="right"/>
              <w:rPr>
                <w:color w:val="000000"/>
              </w:rPr>
            </w:pPr>
            <w:r w:rsidDel="00000000" w:rsidR="00000000" w:rsidRPr="00000000">
              <w:rPr>
                <w:rtl w:val="0"/>
              </w:rPr>
            </w:r>
          </w:p>
        </w:tc>
        <w:tc>
          <w:tcPr/>
          <w:p w:rsidR="00000000" w:rsidDel="00000000" w:rsidP="00000000" w:rsidRDefault="00000000" w:rsidRPr="00000000" w14:paraId="0000079F">
            <w:pPr>
              <w:jc w:val="right"/>
              <w:rPr>
                <w:color w:val="000000"/>
              </w:rPr>
            </w:pPr>
            <w:r w:rsidDel="00000000" w:rsidR="00000000" w:rsidRPr="00000000">
              <w:rPr>
                <w:rtl w:val="0"/>
              </w:rPr>
            </w:r>
          </w:p>
        </w:tc>
        <w:tc>
          <w:tcPr/>
          <w:p w:rsidR="00000000" w:rsidDel="00000000" w:rsidP="00000000" w:rsidRDefault="00000000" w:rsidRPr="00000000" w14:paraId="000007A0">
            <w:pPr>
              <w:jc w:val="right"/>
              <w:rPr>
                <w:color w:val="000000"/>
              </w:rPr>
            </w:pPr>
            <w:r w:rsidDel="00000000" w:rsidR="00000000" w:rsidRPr="00000000">
              <w:rPr>
                <w:rtl w:val="0"/>
              </w:rPr>
            </w:r>
          </w:p>
        </w:tc>
        <w:tc>
          <w:tcPr/>
          <w:p w:rsidR="00000000" w:rsidDel="00000000" w:rsidP="00000000" w:rsidRDefault="00000000" w:rsidRPr="00000000" w14:paraId="000007A1">
            <w:pPr>
              <w:jc w:val="right"/>
              <w:rPr>
                <w:color w:val="000000"/>
              </w:rPr>
            </w:pPr>
            <w:r w:rsidDel="00000000" w:rsidR="00000000" w:rsidRPr="00000000">
              <w:rPr>
                <w:rtl w:val="0"/>
              </w:rPr>
            </w:r>
          </w:p>
        </w:tc>
        <w:tc>
          <w:tcPr/>
          <w:p w:rsidR="00000000" w:rsidDel="00000000" w:rsidP="00000000" w:rsidRDefault="00000000" w:rsidRPr="00000000" w14:paraId="000007A2">
            <w:pPr>
              <w:jc w:val="right"/>
              <w:rPr>
                <w:color w:val="000000"/>
              </w:rPr>
            </w:pPr>
            <w:r w:rsidDel="00000000" w:rsidR="00000000" w:rsidRPr="00000000">
              <w:rPr>
                <w:rtl w:val="0"/>
              </w:rPr>
            </w:r>
          </w:p>
        </w:tc>
        <w:tc>
          <w:tcPr/>
          <w:p w:rsidR="00000000" w:rsidDel="00000000" w:rsidP="00000000" w:rsidRDefault="00000000" w:rsidRPr="00000000" w14:paraId="000007A3">
            <w:pPr>
              <w:jc w:val="right"/>
              <w:rPr>
                <w:color w:val="000000"/>
              </w:rPr>
            </w:pPr>
            <w:r w:rsidDel="00000000" w:rsidR="00000000" w:rsidRPr="00000000">
              <w:rPr>
                <w:rtl w:val="0"/>
              </w:rPr>
            </w:r>
          </w:p>
        </w:tc>
        <w:tc>
          <w:tcPr/>
          <w:p w:rsidR="00000000" w:rsidDel="00000000" w:rsidP="00000000" w:rsidRDefault="00000000" w:rsidRPr="00000000" w14:paraId="000007A4">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7A5">
            <w:pPr>
              <w:jc w:val="right"/>
              <w:rPr>
                <w:color w:val="000000"/>
              </w:rPr>
            </w:pPr>
            <w:r w:rsidDel="00000000" w:rsidR="00000000" w:rsidRPr="00000000">
              <w:rPr>
                <w:rtl w:val="0"/>
              </w:rPr>
            </w:r>
          </w:p>
        </w:tc>
        <w:tc>
          <w:tcPr/>
          <w:p w:rsidR="00000000" w:rsidDel="00000000" w:rsidP="00000000" w:rsidRDefault="00000000" w:rsidRPr="00000000" w14:paraId="000007A6">
            <w:pPr>
              <w:jc w:val="right"/>
              <w:rPr>
                <w:color w:val="000000"/>
              </w:rPr>
            </w:pPr>
            <w:r w:rsidDel="00000000" w:rsidR="00000000" w:rsidRPr="00000000">
              <w:rPr>
                <w:rtl w:val="0"/>
              </w:rPr>
            </w:r>
          </w:p>
        </w:tc>
        <w:tc>
          <w:tcPr/>
          <w:p w:rsidR="00000000" w:rsidDel="00000000" w:rsidP="00000000" w:rsidRDefault="00000000" w:rsidRPr="00000000" w14:paraId="000007A7">
            <w:pPr>
              <w:jc w:val="right"/>
              <w:rPr>
                <w:color w:val="000000"/>
              </w:rPr>
            </w:pPr>
            <w:r w:rsidDel="00000000" w:rsidR="00000000" w:rsidRPr="00000000">
              <w:rPr>
                <w:rtl w:val="0"/>
              </w:rPr>
            </w:r>
          </w:p>
        </w:tc>
        <w:tc>
          <w:tcPr/>
          <w:p w:rsidR="00000000" w:rsidDel="00000000" w:rsidP="00000000" w:rsidRDefault="00000000" w:rsidRPr="00000000" w14:paraId="000007A8">
            <w:pPr>
              <w:jc w:val="right"/>
              <w:rPr>
                <w:color w:val="000000"/>
              </w:rPr>
            </w:pPr>
            <w:r w:rsidDel="00000000" w:rsidR="00000000" w:rsidRPr="00000000">
              <w:rPr>
                <w:rtl w:val="0"/>
              </w:rPr>
            </w:r>
          </w:p>
        </w:tc>
        <w:tc>
          <w:tcPr/>
          <w:p w:rsidR="00000000" w:rsidDel="00000000" w:rsidP="00000000" w:rsidRDefault="00000000" w:rsidRPr="00000000" w14:paraId="000007A9">
            <w:pPr>
              <w:jc w:val="right"/>
              <w:rPr>
                <w:color w:val="000000"/>
              </w:rPr>
            </w:pPr>
            <w:r w:rsidDel="00000000" w:rsidR="00000000" w:rsidRPr="00000000">
              <w:rPr>
                <w:rtl w:val="0"/>
              </w:rPr>
            </w:r>
          </w:p>
        </w:tc>
        <w:tc>
          <w:tcPr/>
          <w:p w:rsidR="00000000" w:rsidDel="00000000" w:rsidP="00000000" w:rsidRDefault="00000000" w:rsidRPr="00000000" w14:paraId="000007AA">
            <w:pPr>
              <w:jc w:val="right"/>
              <w:rPr>
                <w:color w:val="000000"/>
              </w:rPr>
            </w:pPr>
            <w:r w:rsidDel="00000000" w:rsidR="00000000" w:rsidRPr="00000000">
              <w:rPr>
                <w:rtl w:val="0"/>
              </w:rPr>
              <w:t xml:space="preserve">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- 2.7.3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C">
            <w:pPr>
              <w:rPr>
                <w:sz w:val="16"/>
                <w:szCs w:val="16"/>
              </w:rPr>
            </w:pPr>
            <w:r w:rsidDel="00000000" w:rsidR="00000000" w:rsidRPr="00000000">
              <w:rPr>
                <w:sz w:val="20"/>
                <w:szCs w:val="20"/>
                <w:rtl w:val="0"/>
              </w:rPr>
              <w:t xml:space="preserve">Asegurar restricción de acceso (solo el docente ve su resultado detallado).</w:t>
            </w:r>
            <w:r w:rsidDel="00000000" w:rsidR="00000000" w:rsidRPr="00000000">
              <w:rPr>
                <w:rtl w:val="0"/>
              </w:rPr>
            </w:r>
          </w:p>
        </w:tc>
        <w:tc>
          <w:tcPr/>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AE">
            <w:pPr>
              <w:jc w:val="right"/>
              <w:rPr>
                <w:color w:val="000000"/>
              </w:rPr>
            </w:pPr>
            <w:r w:rsidDel="00000000" w:rsidR="00000000" w:rsidRPr="00000000">
              <w:rPr>
                <w:rtl w:val="0"/>
              </w:rPr>
            </w:r>
          </w:p>
        </w:tc>
        <w:tc>
          <w:tcPr/>
          <w:p w:rsidR="00000000" w:rsidDel="00000000" w:rsidP="00000000" w:rsidRDefault="00000000" w:rsidRPr="00000000" w14:paraId="000007AF">
            <w:pPr>
              <w:jc w:val="right"/>
              <w:rPr/>
            </w:pPr>
            <w:r w:rsidDel="00000000" w:rsidR="00000000" w:rsidRPr="00000000">
              <w:rPr>
                <w:rtl w:val="0"/>
              </w:rPr>
            </w:r>
          </w:p>
        </w:tc>
        <w:tc>
          <w:tcPr/>
          <w:p w:rsidR="00000000" w:rsidDel="00000000" w:rsidP="00000000" w:rsidRDefault="00000000" w:rsidRPr="00000000" w14:paraId="000007B0">
            <w:pPr>
              <w:jc w:val="right"/>
              <w:rPr/>
            </w:pPr>
            <w:r w:rsidDel="00000000" w:rsidR="00000000" w:rsidRPr="00000000">
              <w:rPr>
                <w:rtl w:val="0"/>
              </w:rPr>
            </w:r>
          </w:p>
        </w:tc>
        <w:tc>
          <w:tcPr/>
          <w:p w:rsidR="00000000" w:rsidDel="00000000" w:rsidP="00000000" w:rsidRDefault="00000000" w:rsidRPr="00000000" w14:paraId="000007B1">
            <w:pPr>
              <w:jc w:val="right"/>
              <w:rPr/>
            </w:pPr>
            <w:r w:rsidDel="00000000" w:rsidR="00000000" w:rsidRPr="00000000">
              <w:rPr>
                <w:rtl w:val="0"/>
              </w:rPr>
            </w:r>
          </w:p>
        </w:tc>
        <w:tc>
          <w:tcPr/>
          <w:p w:rsidR="00000000" w:rsidDel="00000000" w:rsidP="00000000" w:rsidRDefault="00000000" w:rsidRPr="00000000" w14:paraId="000007B2">
            <w:pPr>
              <w:jc w:val="right"/>
              <w:rPr>
                <w:color w:val="000000"/>
              </w:rPr>
            </w:pPr>
            <w:r w:rsidDel="00000000" w:rsidR="00000000" w:rsidRPr="00000000">
              <w:rPr>
                <w:rtl w:val="0"/>
              </w:rPr>
            </w:r>
          </w:p>
        </w:tc>
        <w:tc>
          <w:tcPr/>
          <w:p w:rsidR="00000000" w:rsidDel="00000000" w:rsidP="00000000" w:rsidRDefault="00000000" w:rsidRPr="00000000" w14:paraId="000007B3">
            <w:pPr>
              <w:jc w:val="right"/>
              <w:rPr>
                <w:color w:val="000000"/>
              </w:rPr>
            </w:pPr>
            <w:r w:rsidDel="00000000" w:rsidR="00000000" w:rsidRPr="00000000">
              <w:rPr>
                <w:rtl w:val="0"/>
              </w:rPr>
            </w:r>
          </w:p>
        </w:tc>
        <w:tc>
          <w:tcPr/>
          <w:p w:rsidR="00000000" w:rsidDel="00000000" w:rsidP="00000000" w:rsidRDefault="00000000" w:rsidRPr="00000000" w14:paraId="000007B4">
            <w:pPr>
              <w:jc w:val="right"/>
              <w:rPr>
                <w:color w:val="000000"/>
              </w:rPr>
            </w:pPr>
            <w:r w:rsidDel="00000000" w:rsidR="00000000" w:rsidRPr="00000000">
              <w:rPr>
                <w:rtl w:val="0"/>
              </w:rPr>
            </w:r>
          </w:p>
        </w:tc>
        <w:tc>
          <w:tcPr/>
          <w:p w:rsidR="00000000" w:rsidDel="00000000" w:rsidP="00000000" w:rsidRDefault="00000000" w:rsidRPr="00000000" w14:paraId="000007B5">
            <w:pPr>
              <w:jc w:val="right"/>
              <w:rPr>
                <w:color w:val="000000"/>
              </w:rPr>
            </w:pPr>
            <w:r w:rsidDel="00000000" w:rsidR="00000000" w:rsidRPr="00000000">
              <w:rPr>
                <w:rtl w:val="0"/>
              </w:rPr>
            </w:r>
          </w:p>
        </w:tc>
        <w:tc>
          <w:tcPr/>
          <w:p w:rsidR="00000000" w:rsidDel="00000000" w:rsidP="00000000" w:rsidRDefault="00000000" w:rsidRPr="00000000" w14:paraId="000007B6">
            <w:pPr>
              <w:jc w:val="right"/>
              <w:rPr>
                <w:color w:val="000000"/>
              </w:rPr>
            </w:pPr>
            <w:r w:rsidDel="00000000" w:rsidR="00000000" w:rsidRPr="00000000">
              <w:rPr>
                <w:rtl w:val="0"/>
              </w:rPr>
            </w:r>
          </w:p>
        </w:tc>
        <w:tc>
          <w:tcPr/>
          <w:p w:rsidR="00000000" w:rsidDel="00000000" w:rsidP="00000000" w:rsidRDefault="00000000" w:rsidRPr="00000000" w14:paraId="000007B7">
            <w:pPr>
              <w:jc w:val="right"/>
              <w:rPr>
                <w:color w:val="000000"/>
              </w:rPr>
            </w:pPr>
            <w:r w:rsidDel="00000000" w:rsidR="00000000" w:rsidRPr="00000000">
              <w:rPr>
                <w:rtl w:val="0"/>
              </w:rPr>
            </w:r>
          </w:p>
        </w:tc>
        <w:tc>
          <w:tcPr/>
          <w:p w:rsidR="00000000" w:rsidDel="00000000" w:rsidP="00000000" w:rsidRDefault="00000000" w:rsidRPr="00000000" w14:paraId="000007B8">
            <w:pPr>
              <w:jc w:val="right"/>
              <w:rPr>
                <w:color w:val="000000"/>
              </w:rPr>
            </w:pPr>
            <w:r w:rsidDel="00000000" w:rsidR="00000000" w:rsidRPr="00000000">
              <w:rPr>
                <w:rtl w:val="0"/>
              </w:rPr>
            </w:r>
          </w:p>
        </w:tc>
        <w:tc>
          <w:tcPr/>
          <w:p w:rsidR="00000000" w:rsidDel="00000000" w:rsidP="00000000" w:rsidRDefault="00000000" w:rsidRPr="00000000" w14:paraId="000007B9">
            <w:pPr>
              <w:jc w:val="right"/>
              <w:rPr>
                <w:color w:val="000000"/>
              </w:rPr>
            </w:pPr>
            <w:r w:rsidDel="00000000" w:rsidR="00000000" w:rsidRPr="00000000">
              <w:rPr>
                <w:rtl w:val="0"/>
              </w:rPr>
            </w:r>
          </w:p>
        </w:tc>
        <w:tc>
          <w:tcPr/>
          <w:p w:rsidR="00000000" w:rsidDel="00000000" w:rsidP="00000000" w:rsidRDefault="00000000" w:rsidRPr="00000000" w14:paraId="000007BA">
            <w:pPr>
              <w:jc w:val="right"/>
              <w:rPr>
                <w:color w:val="000000"/>
              </w:rPr>
            </w:pPr>
            <w:r w:rsidDel="00000000" w:rsidR="00000000" w:rsidRPr="00000000">
              <w:rPr>
                <w:rtl w:val="0"/>
              </w:rPr>
            </w:r>
          </w:p>
        </w:tc>
        <w:tc>
          <w:tcPr/>
          <w:p w:rsidR="00000000" w:rsidDel="00000000" w:rsidP="00000000" w:rsidRDefault="00000000" w:rsidRPr="00000000" w14:paraId="000007BB">
            <w:pPr>
              <w:jc w:val="right"/>
              <w:rPr>
                <w:color w:val="000000"/>
              </w:rPr>
            </w:pPr>
            <w:r w:rsidDel="00000000" w:rsidR="00000000" w:rsidRPr="00000000">
              <w:rPr>
                <w:rtl w:val="0"/>
              </w:rPr>
            </w:r>
          </w:p>
        </w:tc>
        <w:tc>
          <w:tcPr/>
          <w:p w:rsidR="00000000" w:rsidDel="00000000" w:rsidP="00000000" w:rsidRDefault="00000000" w:rsidRPr="00000000" w14:paraId="000007BC">
            <w:pPr>
              <w:jc w:val="right"/>
              <w:rPr>
                <w:color w:val="000000"/>
              </w:rPr>
            </w:pPr>
            <w:r w:rsidDel="00000000" w:rsidR="00000000" w:rsidRPr="00000000">
              <w:rPr>
                <w:rtl w:val="0"/>
              </w:rPr>
            </w:r>
          </w:p>
        </w:tc>
        <w:tc>
          <w:tcPr/>
          <w:p w:rsidR="00000000" w:rsidDel="00000000" w:rsidP="00000000" w:rsidRDefault="00000000" w:rsidRPr="00000000" w14:paraId="000007BD">
            <w:pPr>
              <w:jc w:val="right"/>
              <w:rPr>
                <w:color w:val="000000"/>
              </w:rPr>
            </w:pPr>
            <w:r w:rsidDel="00000000" w:rsidR="00000000" w:rsidRPr="00000000">
              <w:rPr>
                <w:rtl w:val="0"/>
              </w:rPr>
            </w:r>
          </w:p>
        </w:tc>
        <w:tc>
          <w:tcPr/>
          <w:p w:rsidR="00000000" w:rsidDel="00000000" w:rsidP="00000000" w:rsidRDefault="00000000" w:rsidRPr="00000000" w14:paraId="000007BE">
            <w:pPr>
              <w:jc w:val="right"/>
              <w:rPr>
                <w:color w:val="000000"/>
              </w:rPr>
            </w:pPr>
            <w:r w:rsidDel="00000000" w:rsidR="00000000" w:rsidRPr="00000000">
              <w:rPr>
                <w:rtl w:val="0"/>
              </w:rPr>
            </w:r>
          </w:p>
        </w:tc>
        <w:tc>
          <w:tcPr/>
          <w:p w:rsidR="00000000" w:rsidDel="00000000" w:rsidP="00000000" w:rsidRDefault="00000000" w:rsidRPr="00000000" w14:paraId="000007BF">
            <w:pPr>
              <w:jc w:val="right"/>
              <w:rPr>
                <w:color w:val="000000"/>
              </w:rPr>
            </w:pPr>
            <w:r w:rsidDel="00000000" w:rsidR="00000000" w:rsidRPr="00000000">
              <w:rPr>
                <w:rtl w:val="0"/>
              </w:rPr>
              <w:t xml:space="preserve">1</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- 2.8.1</w:t>
            </w:r>
          </w:p>
        </w:tc>
        <w:tc>
          <w:tcPr/>
          <w:p w:rsidR="00000000" w:rsidDel="00000000" w:rsidP="00000000" w:rsidRDefault="00000000" w:rsidRPr="00000000" w14:paraId="000007C1">
            <w:pPr>
              <w:rPr>
                <w:sz w:val="20"/>
                <w:szCs w:val="20"/>
              </w:rPr>
            </w:pPr>
            <w:r w:rsidDel="00000000" w:rsidR="00000000" w:rsidRPr="00000000">
              <w:rPr>
                <w:sz w:val="20"/>
                <w:szCs w:val="20"/>
                <w:rtl w:val="0"/>
              </w:rPr>
              <w:t xml:space="preserve">Configurar endpoint para que guarde los datos del resultado.</w:t>
            </w:r>
          </w:p>
        </w:tc>
        <w:tc>
          <w:tcPr/>
          <w:p w:rsidR="00000000" w:rsidDel="00000000" w:rsidP="00000000" w:rsidRDefault="00000000" w:rsidRPr="00000000" w14:paraId="00000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C3">
            <w:pPr>
              <w:jc w:val="right"/>
              <w:rPr>
                <w:color w:val="000000"/>
              </w:rPr>
            </w:pPr>
            <w:r w:rsidDel="00000000" w:rsidR="00000000" w:rsidRPr="00000000">
              <w:rPr>
                <w:rtl w:val="0"/>
              </w:rPr>
            </w:r>
          </w:p>
        </w:tc>
        <w:tc>
          <w:tcPr/>
          <w:p w:rsidR="00000000" w:rsidDel="00000000" w:rsidP="00000000" w:rsidRDefault="00000000" w:rsidRPr="00000000" w14:paraId="000007C4">
            <w:pPr>
              <w:jc w:val="right"/>
              <w:rPr/>
            </w:pPr>
            <w:r w:rsidDel="00000000" w:rsidR="00000000" w:rsidRPr="00000000">
              <w:rPr>
                <w:rtl w:val="0"/>
              </w:rPr>
            </w:r>
          </w:p>
        </w:tc>
        <w:tc>
          <w:tcPr/>
          <w:p w:rsidR="00000000" w:rsidDel="00000000" w:rsidP="00000000" w:rsidRDefault="00000000" w:rsidRPr="00000000" w14:paraId="000007C5">
            <w:pPr>
              <w:jc w:val="right"/>
              <w:rPr/>
            </w:pPr>
            <w:r w:rsidDel="00000000" w:rsidR="00000000" w:rsidRPr="00000000">
              <w:rPr>
                <w:rtl w:val="0"/>
              </w:rPr>
            </w:r>
          </w:p>
        </w:tc>
        <w:tc>
          <w:tcPr/>
          <w:p w:rsidR="00000000" w:rsidDel="00000000" w:rsidP="00000000" w:rsidRDefault="00000000" w:rsidRPr="00000000" w14:paraId="000007C6">
            <w:pPr>
              <w:jc w:val="right"/>
              <w:rPr/>
            </w:pPr>
            <w:r w:rsidDel="00000000" w:rsidR="00000000" w:rsidRPr="00000000">
              <w:rPr>
                <w:rtl w:val="0"/>
              </w:rPr>
            </w:r>
          </w:p>
        </w:tc>
        <w:tc>
          <w:tcPr/>
          <w:p w:rsidR="00000000" w:rsidDel="00000000" w:rsidP="00000000" w:rsidRDefault="00000000" w:rsidRPr="00000000" w14:paraId="000007C7">
            <w:pPr>
              <w:jc w:val="right"/>
              <w:rPr>
                <w:color w:val="000000"/>
              </w:rPr>
            </w:pPr>
            <w:r w:rsidDel="00000000" w:rsidR="00000000" w:rsidRPr="00000000">
              <w:rPr>
                <w:rtl w:val="0"/>
              </w:rPr>
            </w:r>
          </w:p>
        </w:tc>
        <w:tc>
          <w:tcPr/>
          <w:p w:rsidR="00000000" w:rsidDel="00000000" w:rsidP="00000000" w:rsidRDefault="00000000" w:rsidRPr="00000000" w14:paraId="000007C8">
            <w:pPr>
              <w:jc w:val="right"/>
              <w:rPr>
                <w:color w:val="000000"/>
              </w:rPr>
            </w:pPr>
            <w:r w:rsidDel="00000000" w:rsidR="00000000" w:rsidRPr="00000000">
              <w:rPr>
                <w:rtl w:val="0"/>
              </w:rPr>
            </w:r>
          </w:p>
        </w:tc>
        <w:tc>
          <w:tcPr/>
          <w:p w:rsidR="00000000" w:rsidDel="00000000" w:rsidP="00000000" w:rsidRDefault="00000000" w:rsidRPr="00000000" w14:paraId="000007C9">
            <w:pPr>
              <w:jc w:val="right"/>
              <w:rPr>
                <w:color w:val="000000"/>
              </w:rPr>
            </w:pPr>
            <w:r w:rsidDel="00000000" w:rsidR="00000000" w:rsidRPr="00000000">
              <w:rPr>
                <w:rtl w:val="0"/>
              </w:rPr>
            </w:r>
          </w:p>
        </w:tc>
        <w:tc>
          <w:tcPr/>
          <w:p w:rsidR="00000000" w:rsidDel="00000000" w:rsidP="00000000" w:rsidRDefault="00000000" w:rsidRPr="00000000" w14:paraId="000007CA">
            <w:pPr>
              <w:jc w:val="right"/>
              <w:rPr>
                <w:color w:val="000000"/>
              </w:rPr>
            </w:pPr>
            <w:r w:rsidDel="00000000" w:rsidR="00000000" w:rsidRPr="00000000">
              <w:rPr>
                <w:rtl w:val="0"/>
              </w:rPr>
            </w:r>
          </w:p>
        </w:tc>
        <w:tc>
          <w:tcPr/>
          <w:p w:rsidR="00000000" w:rsidDel="00000000" w:rsidP="00000000" w:rsidRDefault="00000000" w:rsidRPr="00000000" w14:paraId="000007CB">
            <w:pPr>
              <w:jc w:val="right"/>
              <w:rPr>
                <w:color w:val="000000"/>
              </w:rPr>
            </w:pPr>
            <w:r w:rsidDel="00000000" w:rsidR="00000000" w:rsidRPr="00000000">
              <w:rPr>
                <w:rtl w:val="0"/>
              </w:rPr>
            </w:r>
          </w:p>
        </w:tc>
        <w:tc>
          <w:tcPr/>
          <w:p w:rsidR="00000000" w:rsidDel="00000000" w:rsidP="00000000" w:rsidRDefault="00000000" w:rsidRPr="00000000" w14:paraId="000007CC">
            <w:pPr>
              <w:jc w:val="right"/>
              <w:rPr>
                <w:color w:val="000000"/>
              </w:rPr>
            </w:pPr>
            <w:r w:rsidDel="00000000" w:rsidR="00000000" w:rsidRPr="00000000">
              <w:rPr>
                <w:rtl w:val="0"/>
              </w:rPr>
            </w:r>
          </w:p>
        </w:tc>
        <w:tc>
          <w:tcPr/>
          <w:p w:rsidR="00000000" w:rsidDel="00000000" w:rsidP="00000000" w:rsidRDefault="00000000" w:rsidRPr="00000000" w14:paraId="000007CD">
            <w:pPr>
              <w:jc w:val="right"/>
              <w:rPr>
                <w:color w:val="000000"/>
              </w:rPr>
            </w:pPr>
            <w:r w:rsidDel="00000000" w:rsidR="00000000" w:rsidRPr="00000000">
              <w:rPr>
                <w:rtl w:val="0"/>
              </w:rPr>
            </w:r>
          </w:p>
        </w:tc>
        <w:tc>
          <w:tcPr/>
          <w:p w:rsidR="00000000" w:rsidDel="00000000" w:rsidP="00000000" w:rsidRDefault="00000000" w:rsidRPr="00000000" w14:paraId="000007CE">
            <w:pPr>
              <w:jc w:val="right"/>
              <w:rPr>
                <w:color w:val="000000"/>
              </w:rPr>
            </w:pPr>
            <w:r w:rsidDel="00000000" w:rsidR="00000000" w:rsidRPr="00000000">
              <w:rPr>
                <w:rtl w:val="0"/>
              </w:rPr>
            </w:r>
          </w:p>
        </w:tc>
        <w:tc>
          <w:tcPr/>
          <w:p w:rsidR="00000000" w:rsidDel="00000000" w:rsidP="00000000" w:rsidRDefault="00000000" w:rsidRPr="00000000" w14:paraId="000007CF">
            <w:pPr>
              <w:jc w:val="right"/>
              <w:rPr>
                <w:color w:val="000000"/>
              </w:rPr>
            </w:pPr>
            <w:r w:rsidDel="00000000" w:rsidR="00000000" w:rsidRPr="00000000">
              <w:rPr>
                <w:rtl w:val="0"/>
              </w:rPr>
            </w:r>
          </w:p>
        </w:tc>
        <w:tc>
          <w:tcPr/>
          <w:p w:rsidR="00000000" w:rsidDel="00000000" w:rsidP="00000000" w:rsidRDefault="00000000" w:rsidRPr="00000000" w14:paraId="000007D0">
            <w:pPr>
              <w:jc w:val="right"/>
              <w:rPr>
                <w:color w:val="000000"/>
              </w:rPr>
            </w:pPr>
            <w:r w:rsidDel="00000000" w:rsidR="00000000" w:rsidRPr="00000000">
              <w:rPr>
                <w:rtl w:val="0"/>
              </w:rPr>
            </w:r>
          </w:p>
        </w:tc>
        <w:tc>
          <w:tcPr/>
          <w:p w:rsidR="00000000" w:rsidDel="00000000" w:rsidP="00000000" w:rsidRDefault="00000000" w:rsidRPr="00000000" w14:paraId="000007D1">
            <w:pPr>
              <w:jc w:val="right"/>
              <w:rPr>
                <w:color w:val="000000"/>
              </w:rPr>
            </w:pPr>
            <w:r w:rsidDel="00000000" w:rsidR="00000000" w:rsidRPr="00000000">
              <w:rPr>
                <w:rtl w:val="0"/>
              </w:rPr>
            </w:r>
          </w:p>
        </w:tc>
        <w:tc>
          <w:tcPr/>
          <w:p w:rsidR="00000000" w:rsidDel="00000000" w:rsidP="00000000" w:rsidRDefault="00000000" w:rsidRPr="00000000" w14:paraId="000007D2">
            <w:pPr>
              <w:jc w:val="right"/>
              <w:rPr>
                <w:color w:val="000000"/>
              </w:rPr>
            </w:pPr>
            <w:r w:rsidDel="00000000" w:rsidR="00000000" w:rsidRPr="00000000">
              <w:rPr>
                <w:rtl w:val="0"/>
              </w:rPr>
            </w:r>
          </w:p>
        </w:tc>
        <w:tc>
          <w:tcPr/>
          <w:p w:rsidR="00000000" w:rsidDel="00000000" w:rsidP="00000000" w:rsidRDefault="00000000" w:rsidRPr="00000000" w14:paraId="000007D3">
            <w:pPr>
              <w:jc w:val="right"/>
              <w:rPr>
                <w:color w:val="000000"/>
              </w:rPr>
            </w:pPr>
            <w:r w:rsidDel="00000000" w:rsidR="00000000" w:rsidRPr="00000000">
              <w:rPr>
                <w:rtl w:val="0"/>
              </w:rPr>
            </w:r>
          </w:p>
        </w:tc>
        <w:tc>
          <w:tcPr/>
          <w:p w:rsidR="00000000" w:rsidDel="00000000" w:rsidP="00000000" w:rsidRDefault="00000000" w:rsidRPr="00000000" w14:paraId="000007D4">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- 1.12.1</w:t>
            </w:r>
          </w:p>
        </w:tc>
        <w:tc>
          <w:tcPr/>
          <w:p w:rsidR="00000000" w:rsidDel="00000000" w:rsidP="00000000" w:rsidRDefault="00000000" w:rsidRPr="00000000" w14:paraId="000007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automáticamente resultados al terminar test.</w:t>
            </w:r>
          </w:p>
        </w:tc>
        <w:tc>
          <w:tcPr/>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D8">
            <w:pPr>
              <w:jc w:val="right"/>
              <w:rPr>
                <w:color w:val="000000"/>
              </w:rPr>
            </w:pPr>
            <w:r w:rsidDel="00000000" w:rsidR="00000000" w:rsidRPr="00000000">
              <w:rPr>
                <w:rtl w:val="0"/>
              </w:rPr>
            </w:r>
          </w:p>
        </w:tc>
        <w:tc>
          <w:tcPr/>
          <w:p w:rsidR="00000000" w:rsidDel="00000000" w:rsidP="00000000" w:rsidRDefault="00000000" w:rsidRPr="00000000" w14:paraId="000007D9">
            <w:pPr>
              <w:jc w:val="right"/>
              <w:rPr/>
            </w:pPr>
            <w:r w:rsidDel="00000000" w:rsidR="00000000" w:rsidRPr="00000000">
              <w:rPr>
                <w:rtl w:val="0"/>
              </w:rPr>
            </w:r>
          </w:p>
        </w:tc>
        <w:tc>
          <w:tcPr/>
          <w:p w:rsidR="00000000" w:rsidDel="00000000" w:rsidP="00000000" w:rsidRDefault="00000000" w:rsidRPr="00000000" w14:paraId="000007DA">
            <w:pPr>
              <w:jc w:val="right"/>
              <w:rPr/>
            </w:pPr>
            <w:r w:rsidDel="00000000" w:rsidR="00000000" w:rsidRPr="00000000">
              <w:rPr>
                <w:rtl w:val="0"/>
              </w:rPr>
            </w:r>
          </w:p>
        </w:tc>
        <w:tc>
          <w:tcPr/>
          <w:p w:rsidR="00000000" w:rsidDel="00000000" w:rsidP="00000000" w:rsidRDefault="00000000" w:rsidRPr="00000000" w14:paraId="000007DB">
            <w:pPr>
              <w:jc w:val="right"/>
              <w:rPr/>
            </w:pPr>
            <w:r w:rsidDel="00000000" w:rsidR="00000000" w:rsidRPr="00000000">
              <w:rPr>
                <w:rtl w:val="0"/>
              </w:rPr>
            </w:r>
          </w:p>
        </w:tc>
        <w:tc>
          <w:tcPr/>
          <w:p w:rsidR="00000000" w:rsidDel="00000000" w:rsidP="00000000" w:rsidRDefault="00000000" w:rsidRPr="00000000" w14:paraId="000007DC">
            <w:pPr>
              <w:jc w:val="right"/>
              <w:rPr>
                <w:color w:val="000000"/>
              </w:rPr>
            </w:pPr>
            <w:r w:rsidDel="00000000" w:rsidR="00000000" w:rsidRPr="00000000">
              <w:rPr>
                <w:rtl w:val="0"/>
              </w:rPr>
            </w:r>
          </w:p>
        </w:tc>
        <w:tc>
          <w:tcPr/>
          <w:p w:rsidR="00000000" w:rsidDel="00000000" w:rsidP="00000000" w:rsidRDefault="00000000" w:rsidRPr="00000000" w14:paraId="000007DD">
            <w:pPr>
              <w:jc w:val="right"/>
              <w:rPr>
                <w:color w:val="000000"/>
              </w:rPr>
            </w:pPr>
            <w:r w:rsidDel="00000000" w:rsidR="00000000" w:rsidRPr="00000000">
              <w:rPr>
                <w:rtl w:val="0"/>
              </w:rPr>
            </w:r>
          </w:p>
        </w:tc>
        <w:tc>
          <w:tcPr/>
          <w:p w:rsidR="00000000" w:rsidDel="00000000" w:rsidP="00000000" w:rsidRDefault="00000000" w:rsidRPr="00000000" w14:paraId="000007DE">
            <w:pPr>
              <w:jc w:val="right"/>
              <w:rPr>
                <w:color w:val="000000"/>
              </w:rPr>
            </w:pPr>
            <w:r w:rsidDel="00000000" w:rsidR="00000000" w:rsidRPr="00000000">
              <w:rPr>
                <w:rtl w:val="0"/>
              </w:rPr>
            </w:r>
          </w:p>
        </w:tc>
        <w:tc>
          <w:tcPr/>
          <w:p w:rsidR="00000000" w:rsidDel="00000000" w:rsidP="00000000" w:rsidRDefault="00000000" w:rsidRPr="00000000" w14:paraId="000007DF">
            <w:pPr>
              <w:jc w:val="right"/>
              <w:rPr>
                <w:color w:val="000000"/>
              </w:rPr>
            </w:pPr>
            <w:r w:rsidDel="00000000" w:rsidR="00000000" w:rsidRPr="00000000">
              <w:rPr>
                <w:rtl w:val="0"/>
              </w:rPr>
            </w:r>
          </w:p>
        </w:tc>
        <w:tc>
          <w:tcPr/>
          <w:p w:rsidR="00000000" w:rsidDel="00000000" w:rsidP="00000000" w:rsidRDefault="00000000" w:rsidRPr="00000000" w14:paraId="000007E0">
            <w:pPr>
              <w:jc w:val="right"/>
              <w:rPr>
                <w:color w:val="000000"/>
              </w:rPr>
            </w:pPr>
            <w:r w:rsidDel="00000000" w:rsidR="00000000" w:rsidRPr="00000000">
              <w:rPr>
                <w:rtl w:val="0"/>
              </w:rPr>
            </w:r>
          </w:p>
        </w:tc>
        <w:tc>
          <w:tcPr/>
          <w:p w:rsidR="00000000" w:rsidDel="00000000" w:rsidP="00000000" w:rsidRDefault="00000000" w:rsidRPr="00000000" w14:paraId="000007E1">
            <w:pPr>
              <w:jc w:val="right"/>
              <w:rPr>
                <w:color w:val="000000"/>
              </w:rPr>
            </w:pPr>
            <w:r w:rsidDel="00000000" w:rsidR="00000000" w:rsidRPr="00000000">
              <w:rPr>
                <w:rtl w:val="0"/>
              </w:rPr>
            </w:r>
          </w:p>
        </w:tc>
        <w:tc>
          <w:tcPr/>
          <w:p w:rsidR="00000000" w:rsidDel="00000000" w:rsidP="00000000" w:rsidRDefault="00000000" w:rsidRPr="00000000" w14:paraId="000007E2">
            <w:pPr>
              <w:jc w:val="right"/>
              <w:rPr>
                <w:color w:val="000000"/>
              </w:rPr>
            </w:pPr>
            <w:r w:rsidDel="00000000" w:rsidR="00000000" w:rsidRPr="00000000">
              <w:rPr>
                <w:rtl w:val="0"/>
              </w:rPr>
            </w:r>
          </w:p>
        </w:tc>
        <w:tc>
          <w:tcPr/>
          <w:p w:rsidR="00000000" w:rsidDel="00000000" w:rsidP="00000000" w:rsidRDefault="00000000" w:rsidRPr="00000000" w14:paraId="000007E3">
            <w:pPr>
              <w:jc w:val="right"/>
              <w:rPr>
                <w:color w:val="000000"/>
              </w:rPr>
            </w:pPr>
            <w:r w:rsidDel="00000000" w:rsidR="00000000" w:rsidRPr="00000000">
              <w:rPr>
                <w:rtl w:val="0"/>
              </w:rPr>
            </w:r>
          </w:p>
        </w:tc>
        <w:tc>
          <w:tcPr/>
          <w:p w:rsidR="00000000" w:rsidDel="00000000" w:rsidP="00000000" w:rsidRDefault="00000000" w:rsidRPr="00000000" w14:paraId="000007E4">
            <w:pPr>
              <w:jc w:val="right"/>
              <w:rPr>
                <w:color w:val="000000"/>
              </w:rPr>
            </w:pPr>
            <w:r w:rsidDel="00000000" w:rsidR="00000000" w:rsidRPr="00000000">
              <w:rPr>
                <w:rtl w:val="0"/>
              </w:rPr>
            </w:r>
          </w:p>
        </w:tc>
        <w:tc>
          <w:tcPr/>
          <w:p w:rsidR="00000000" w:rsidDel="00000000" w:rsidP="00000000" w:rsidRDefault="00000000" w:rsidRPr="00000000" w14:paraId="000007E5">
            <w:pPr>
              <w:jc w:val="right"/>
              <w:rPr>
                <w:color w:val="000000"/>
              </w:rPr>
            </w:pPr>
            <w:r w:rsidDel="00000000" w:rsidR="00000000" w:rsidRPr="00000000">
              <w:rPr>
                <w:rtl w:val="0"/>
              </w:rPr>
            </w:r>
          </w:p>
        </w:tc>
        <w:tc>
          <w:tcPr/>
          <w:p w:rsidR="00000000" w:rsidDel="00000000" w:rsidP="00000000" w:rsidRDefault="00000000" w:rsidRPr="00000000" w14:paraId="000007E6">
            <w:pPr>
              <w:jc w:val="right"/>
              <w:rPr>
                <w:color w:val="000000"/>
              </w:rPr>
            </w:pPr>
            <w:r w:rsidDel="00000000" w:rsidR="00000000" w:rsidRPr="00000000">
              <w:rPr>
                <w:rtl w:val="0"/>
              </w:rPr>
            </w:r>
          </w:p>
        </w:tc>
        <w:tc>
          <w:tcPr/>
          <w:p w:rsidR="00000000" w:rsidDel="00000000" w:rsidP="00000000" w:rsidRDefault="00000000" w:rsidRPr="00000000" w14:paraId="000007E7">
            <w:pPr>
              <w:jc w:val="right"/>
              <w:rPr>
                <w:color w:val="000000"/>
              </w:rPr>
            </w:pPr>
            <w:r w:rsidDel="00000000" w:rsidR="00000000" w:rsidRPr="00000000">
              <w:rPr>
                <w:rtl w:val="0"/>
              </w:rPr>
            </w:r>
          </w:p>
        </w:tc>
        <w:tc>
          <w:tcPr/>
          <w:p w:rsidR="00000000" w:rsidDel="00000000" w:rsidP="00000000" w:rsidRDefault="00000000" w:rsidRPr="00000000" w14:paraId="000007E8">
            <w:pPr>
              <w:jc w:val="right"/>
              <w:rPr>
                <w:color w:val="000000"/>
              </w:rPr>
            </w:pPr>
            <w:r w:rsidDel="00000000" w:rsidR="00000000" w:rsidRPr="00000000">
              <w:rPr>
                <w:rtl w:val="0"/>
              </w:rPr>
            </w:r>
          </w:p>
        </w:tc>
        <w:tc>
          <w:tcPr/>
          <w:p w:rsidR="00000000" w:rsidDel="00000000" w:rsidP="00000000" w:rsidRDefault="00000000" w:rsidRPr="00000000" w14:paraId="000007E9">
            <w:pPr>
              <w:jc w:val="right"/>
              <w:rPr>
                <w:color w:val="000000"/>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7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- 1.12.2</w:t>
            </w:r>
          </w:p>
        </w:tc>
        <w:tc>
          <w:tcPr/>
          <w:p w:rsidR="00000000" w:rsidDel="00000000" w:rsidP="00000000" w:rsidRDefault="00000000" w:rsidRPr="00000000" w14:paraId="000007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control de acceso (solo admin puede hacer consultas globales).</w:t>
            </w:r>
          </w:p>
        </w:tc>
        <w:tc>
          <w:tcPr/>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ED">
            <w:pPr>
              <w:jc w:val="right"/>
              <w:rPr>
                <w:color w:val="000000"/>
              </w:rPr>
            </w:pPr>
            <w:r w:rsidDel="00000000" w:rsidR="00000000" w:rsidRPr="00000000">
              <w:rPr>
                <w:rtl w:val="0"/>
              </w:rPr>
            </w:r>
          </w:p>
        </w:tc>
        <w:tc>
          <w:tcPr/>
          <w:p w:rsidR="00000000" w:rsidDel="00000000" w:rsidP="00000000" w:rsidRDefault="00000000" w:rsidRPr="00000000" w14:paraId="000007EE">
            <w:pPr>
              <w:jc w:val="right"/>
              <w:rPr/>
            </w:pPr>
            <w:r w:rsidDel="00000000" w:rsidR="00000000" w:rsidRPr="00000000">
              <w:rPr>
                <w:rtl w:val="0"/>
              </w:rPr>
            </w:r>
          </w:p>
        </w:tc>
        <w:tc>
          <w:tcPr/>
          <w:p w:rsidR="00000000" w:rsidDel="00000000" w:rsidP="00000000" w:rsidRDefault="00000000" w:rsidRPr="00000000" w14:paraId="000007EF">
            <w:pPr>
              <w:jc w:val="right"/>
              <w:rPr/>
            </w:pPr>
            <w:r w:rsidDel="00000000" w:rsidR="00000000" w:rsidRPr="00000000">
              <w:rPr>
                <w:rtl w:val="0"/>
              </w:rPr>
            </w:r>
          </w:p>
        </w:tc>
        <w:tc>
          <w:tcPr/>
          <w:p w:rsidR="00000000" w:rsidDel="00000000" w:rsidP="00000000" w:rsidRDefault="00000000" w:rsidRPr="00000000" w14:paraId="000007F0">
            <w:pPr>
              <w:jc w:val="right"/>
              <w:rPr/>
            </w:pPr>
            <w:r w:rsidDel="00000000" w:rsidR="00000000" w:rsidRPr="00000000">
              <w:rPr>
                <w:rtl w:val="0"/>
              </w:rPr>
            </w:r>
          </w:p>
        </w:tc>
        <w:tc>
          <w:tcPr/>
          <w:p w:rsidR="00000000" w:rsidDel="00000000" w:rsidP="00000000" w:rsidRDefault="00000000" w:rsidRPr="00000000" w14:paraId="000007F1">
            <w:pPr>
              <w:jc w:val="right"/>
              <w:rPr>
                <w:color w:val="000000"/>
              </w:rPr>
            </w:pPr>
            <w:r w:rsidDel="00000000" w:rsidR="00000000" w:rsidRPr="00000000">
              <w:rPr>
                <w:rtl w:val="0"/>
              </w:rPr>
            </w:r>
          </w:p>
        </w:tc>
        <w:tc>
          <w:tcPr/>
          <w:p w:rsidR="00000000" w:rsidDel="00000000" w:rsidP="00000000" w:rsidRDefault="00000000" w:rsidRPr="00000000" w14:paraId="000007F2">
            <w:pPr>
              <w:jc w:val="right"/>
              <w:rPr>
                <w:color w:val="000000"/>
              </w:rPr>
            </w:pPr>
            <w:r w:rsidDel="00000000" w:rsidR="00000000" w:rsidRPr="00000000">
              <w:rPr>
                <w:rtl w:val="0"/>
              </w:rPr>
            </w:r>
          </w:p>
        </w:tc>
        <w:tc>
          <w:tcPr/>
          <w:p w:rsidR="00000000" w:rsidDel="00000000" w:rsidP="00000000" w:rsidRDefault="00000000" w:rsidRPr="00000000" w14:paraId="000007F3">
            <w:pPr>
              <w:jc w:val="right"/>
              <w:rPr>
                <w:color w:val="000000"/>
              </w:rPr>
            </w:pPr>
            <w:r w:rsidDel="00000000" w:rsidR="00000000" w:rsidRPr="00000000">
              <w:rPr>
                <w:rtl w:val="0"/>
              </w:rPr>
            </w:r>
          </w:p>
        </w:tc>
        <w:tc>
          <w:tcPr/>
          <w:p w:rsidR="00000000" w:rsidDel="00000000" w:rsidP="00000000" w:rsidRDefault="00000000" w:rsidRPr="00000000" w14:paraId="000007F4">
            <w:pPr>
              <w:jc w:val="right"/>
              <w:rPr>
                <w:color w:val="000000"/>
              </w:rPr>
            </w:pPr>
            <w:r w:rsidDel="00000000" w:rsidR="00000000" w:rsidRPr="00000000">
              <w:rPr>
                <w:rtl w:val="0"/>
              </w:rPr>
            </w:r>
          </w:p>
        </w:tc>
        <w:tc>
          <w:tcPr/>
          <w:p w:rsidR="00000000" w:rsidDel="00000000" w:rsidP="00000000" w:rsidRDefault="00000000" w:rsidRPr="00000000" w14:paraId="000007F5">
            <w:pPr>
              <w:jc w:val="right"/>
              <w:rPr>
                <w:color w:val="000000"/>
              </w:rPr>
            </w:pPr>
            <w:r w:rsidDel="00000000" w:rsidR="00000000" w:rsidRPr="00000000">
              <w:rPr>
                <w:rtl w:val="0"/>
              </w:rPr>
            </w:r>
          </w:p>
        </w:tc>
        <w:tc>
          <w:tcPr/>
          <w:p w:rsidR="00000000" w:rsidDel="00000000" w:rsidP="00000000" w:rsidRDefault="00000000" w:rsidRPr="00000000" w14:paraId="000007F6">
            <w:pPr>
              <w:jc w:val="right"/>
              <w:rPr>
                <w:color w:val="000000"/>
              </w:rPr>
            </w:pPr>
            <w:r w:rsidDel="00000000" w:rsidR="00000000" w:rsidRPr="00000000">
              <w:rPr>
                <w:rtl w:val="0"/>
              </w:rPr>
            </w:r>
          </w:p>
        </w:tc>
        <w:tc>
          <w:tcPr/>
          <w:p w:rsidR="00000000" w:rsidDel="00000000" w:rsidP="00000000" w:rsidRDefault="00000000" w:rsidRPr="00000000" w14:paraId="000007F7">
            <w:pPr>
              <w:jc w:val="right"/>
              <w:rPr>
                <w:color w:val="000000"/>
              </w:rPr>
            </w:pPr>
            <w:r w:rsidDel="00000000" w:rsidR="00000000" w:rsidRPr="00000000">
              <w:rPr>
                <w:rtl w:val="0"/>
              </w:rPr>
            </w:r>
          </w:p>
        </w:tc>
        <w:tc>
          <w:tcPr/>
          <w:p w:rsidR="00000000" w:rsidDel="00000000" w:rsidP="00000000" w:rsidRDefault="00000000" w:rsidRPr="00000000" w14:paraId="000007F8">
            <w:pPr>
              <w:jc w:val="right"/>
              <w:rPr>
                <w:color w:val="000000"/>
              </w:rPr>
            </w:pPr>
            <w:r w:rsidDel="00000000" w:rsidR="00000000" w:rsidRPr="00000000">
              <w:rPr>
                <w:rtl w:val="0"/>
              </w:rPr>
            </w:r>
          </w:p>
        </w:tc>
        <w:tc>
          <w:tcPr/>
          <w:p w:rsidR="00000000" w:rsidDel="00000000" w:rsidP="00000000" w:rsidRDefault="00000000" w:rsidRPr="00000000" w14:paraId="000007F9">
            <w:pPr>
              <w:jc w:val="right"/>
              <w:rPr>
                <w:color w:val="000000"/>
              </w:rPr>
            </w:pPr>
            <w:r w:rsidDel="00000000" w:rsidR="00000000" w:rsidRPr="00000000">
              <w:rPr>
                <w:rtl w:val="0"/>
              </w:rPr>
            </w:r>
          </w:p>
        </w:tc>
        <w:tc>
          <w:tcPr/>
          <w:p w:rsidR="00000000" w:rsidDel="00000000" w:rsidP="00000000" w:rsidRDefault="00000000" w:rsidRPr="00000000" w14:paraId="000007FA">
            <w:pPr>
              <w:jc w:val="right"/>
              <w:rPr>
                <w:color w:val="000000"/>
              </w:rPr>
            </w:pPr>
            <w:r w:rsidDel="00000000" w:rsidR="00000000" w:rsidRPr="00000000">
              <w:rPr>
                <w:rtl w:val="0"/>
              </w:rPr>
            </w:r>
          </w:p>
        </w:tc>
        <w:tc>
          <w:tcPr/>
          <w:p w:rsidR="00000000" w:rsidDel="00000000" w:rsidP="00000000" w:rsidRDefault="00000000" w:rsidRPr="00000000" w14:paraId="000007FB">
            <w:pPr>
              <w:jc w:val="right"/>
              <w:rPr>
                <w:color w:val="000000"/>
              </w:rPr>
            </w:pPr>
            <w:r w:rsidDel="00000000" w:rsidR="00000000" w:rsidRPr="00000000">
              <w:rPr>
                <w:rtl w:val="0"/>
              </w:rPr>
            </w:r>
          </w:p>
        </w:tc>
        <w:tc>
          <w:tcPr/>
          <w:p w:rsidR="00000000" w:rsidDel="00000000" w:rsidP="00000000" w:rsidRDefault="00000000" w:rsidRPr="00000000" w14:paraId="000007FC">
            <w:pPr>
              <w:jc w:val="right"/>
              <w:rPr>
                <w:color w:val="000000"/>
              </w:rPr>
            </w:pPr>
            <w:r w:rsidDel="00000000" w:rsidR="00000000" w:rsidRPr="00000000">
              <w:rPr>
                <w:rtl w:val="0"/>
              </w:rPr>
            </w:r>
          </w:p>
        </w:tc>
        <w:tc>
          <w:tcPr/>
          <w:p w:rsidR="00000000" w:rsidDel="00000000" w:rsidP="00000000" w:rsidRDefault="00000000" w:rsidRPr="00000000" w14:paraId="000007FD">
            <w:pPr>
              <w:jc w:val="right"/>
              <w:rPr>
                <w:color w:val="000000"/>
              </w:rPr>
            </w:pPr>
            <w:r w:rsidDel="00000000" w:rsidR="00000000" w:rsidRPr="00000000">
              <w:rPr>
                <w:rtl w:val="0"/>
              </w:rPr>
            </w:r>
          </w:p>
        </w:tc>
        <w:tc>
          <w:tcPr/>
          <w:p w:rsidR="00000000" w:rsidDel="00000000" w:rsidP="00000000" w:rsidRDefault="00000000" w:rsidRPr="00000000" w14:paraId="000007FE">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- 4.1.1</w:t>
            </w:r>
          </w:p>
        </w:tc>
        <w:tc>
          <w:tcPr/>
          <w:p w:rsidR="00000000" w:rsidDel="00000000" w:rsidP="00000000" w:rsidRDefault="00000000" w:rsidRPr="00000000" w14:paraId="000008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layout del dashboard del alumno (UI/UX).</w:t>
            </w:r>
          </w:p>
        </w:tc>
        <w:tc>
          <w:tcPr/>
          <w:p w:rsidR="00000000" w:rsidDel="00000000" w:rsidP="00000000" w:rsidRDefault="00000000" w:rsidRPr="00000000" w14:paraId="000008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802">
            <w:pPr>
              <w:jc w:val="right"/>
              <w:rPr>
                <w:color w:val="000000"/>
              </w:rPr>
            </w:pPr>
            <w:r w:rsidDel="00000000" w:rsidR="00000000" w:rsidRPr="00000000">
              <w:rPr>
                <w:rtl w:val="0"/>
              </w:rPr>
            </w:r>
          </w:p>
        </w:tc>
        <w:tc>
          <w:tcPr/>
          <w:p w:rsidR="00000000" w:rsidDel="00000000" w:rsidP="00000000" w:rsidRDefault="00000000" w:rsidRPr="00000000" w14:paraId="00000803">
            <w:pPr>
              <w:jc w:val="right"/>
              <w:rPr/>
            </w:pPr>
            <w:r w:rsidDel="00000000" w:rsidR="00000000" w:rsidRPr="00000000">
              <w:rPr>
                <w:rtl w:val="0"/>
              </w:rPr>
            </w:r>
          </w:p>
        </w:tc>
        <w:tc>
          <w:tcPr/>
          <w:p w:rsidR="00000000" w:rsidDel="00000000" w:rsidP="00000000" w:rsidRDefault="00000000" w:rsidRPr="00000000" w14:paraId="00000804">
            <w:pPr>
              <w:jc w:val="right"/>
              <w:rPr/>
            </w:pPr>
            <w:r w:rsidDel="00000000" w:rsidR="00000000" w:rsidRPr="00000000">
              <w:rPr>
                <w:rtl w:val="0"/>
              </w:rPr>
            </w:r>
          </w:p>
        </w:tc>
        <w:tc>
          <w:tcPr/>
          <w:p w:rsidR="00000000" w:rsidDel="00000000" w:rsidP="00000000" w:rsidRDefault="00000000" w:rsidRPr="00000000" w14:paraId="00000805">
            <w:pPr>
              <w:jc w:val="right"/>
              <w:rPr/>
            </w:pPr>
            <w:r w:rsidDel="00000000" w:rsidR="00000000" w:rsidRPr="00000000">
              <w:rPr>
                <w:rtl w:val="0"/>
              </w:rPr>
            </w:r>
          </w:p>
        </w:tc>
        <w:tc>
          <w:tcPr/>
          <w:p w:rsidR="00000000" w:rsidDel="00000000" w:rsidP="00000000" w:rsidRDefault="00000000" w:rsidRPr="00000000" w14:paraId="00000806">
            <w:pPr>
              <w:jc w:val="right"/>
              <w:rPr>
                <w:color w:val="000000"/>
              </w:rPr>
            </w:pPr>
            <w:r w:rsidDel="00000000" w:rsidR="00000000" w:rsidRPr="00000000">
              <w:rPr>
                <w:rtl w:val="0"/>
              </w:rPr>
            </w:r>
          </w:p>
        </w:tc>
        <w:tc>
          <w:tcPr/>
          <w:p w:rsidR="00000000" w:rsidDel="00000000" w:rsidP="00000000" w:rsidRDefault="00000000" w:rsidRPr="00000000" w14:paraId="00000807">
            <w:pPr>
              <w:jc w:val="right"/>
              <w:rPr>
                <w:color w:val="000000"/>
              </w:rPr>
            </w:pPr>
            <w:r w:rsidDel="00000000" w:rsidR="00000000" w:rsidRPr="00000000">
              <w:rPr>
                <w:rtl w:val="0"/>
              </w:rPr>
            </w:r>
          </w:p>
        </w:tc>
        <w:tc>
          <w:tcPr/>
          <w:p w:rsidR="00000000" w:rsidDel="00000000" w:rsidP="00000000" w:rsidRDefault="00000000" w:rsidRPr="00000000" w14:paraId="00000808">
            <w:pPr>
              <w:jc w:val="right"/>
              <w:rPr>
                <w:color w:val="000000"/>
              </w:rPr>
            </w:pPr>
            <w:r w:rsidDel="00000000" w:rsidR="00000000" w:rsidRPr="00000000">
              <w:rPr>
                <w:rtl w:val="0"/>
              </w:rPr>
            </w:r>
          </w:p>
        </w:tc>
        <w:tc>
          <w:tcPr/>
          <w:p w:rsidR="00000000" w:rsidDel="00000000" w:rsidP="00000000" w:rsidRDefault="00000000" w:rsidRPr="00000000" w14:paraId="00000809">
            <w:pPr>
              <w:jc w:val="right"/>
              <w:rPr>
                <w:color w:val="00000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80A">
            <w:pPr>
              <w:jc w:val="right"/>
              <w:rPr>
                <w:color w:val="000000"/>
              </w:rPr>
            </w:pPr>
            <w:r w:rsidDel="00000000" w:rsidR="00000000" w:rsidRPr="00000000">
              <w:rPr>
                <w:rtl w:val="0"/>
              </w:rPr>
            </w:r>
          </w:p>
        </w:tc>
        <w:tc>
          <w:tcPr/>
          <w:p w:rsidR="00000000" w:rsidDel="00000000" w:rsidP="00000000" w:rsidRDefault="00000000" w:rsidRPr="00000000" w14:paraId="0000080B">
            <w:pPr>
              <w:jc w:val="right"/>
              <w:rPr>
                <w:color w:val="000000"/>
              </w:rPr>
            </w:pPr>
            <w:r w:rsidDel="00000000" w:rsidR="00000000" w:rsidRPr="00000000">
              <w:rPr>
                <w:rtl w:val="0"/>
              </w:rPr>
            </w:r>
          </w:p>
        </w:tc>
        <w:tc>
          <w:tcPr/>
          <w:p w:rsidR="00000000" w:rsidDel="00000000" w:rsidP="00000000" w:rsidRDefault="00000000" w:rsidRPr="00000000" w14:paraId="0000080C">
            <w:pPr>
              <w:jc w:val="right"/>
              <w:rPr>
                <w:color w:val="000000"/>
              </w:rPr>
            </w:pPr>
            <w:r w:rsidDel="00000000" w:rsidR="00000000" w:rsidRPr="00000000">
              <w:rPr>
                <w:rtl w:val="0"/>
              </w:rPr>
            </w:r>
          </w:p>
        </w:tc>
        <w:tc>
          <w:tcPr/>
          <w:p w:rsidR="00000000" w:rsidDel="00000000" w:rsidP="00000000" w:rsidRDefault="00000000" w:rsidRPr="00000000" w14:paraId="0000080D">
            <w:pPr>
              <w:jc w:val="right"/>
              <w:rPr>
                <w:color w:val="000000"/>
              </w:rPr>
            </w:pPr>
            <w:r w:rsidDel="00000000" w:rsidR="00000000" w:rsidRPr="00000000">
              <w:rPr>
                <w:rtl w:val="0"/>
              </w:rPr>
            </w:r>
          </w:p>
        </w:tc>
        <w:tc>
          <w:tcPr/>
          <w:p w:rsidR="00000000" w:rsidDel="00000000" w:rsidP="00000000" w:rsidRDefault="00000000" w:rsidRPr="00000000" w14:paraId="0000080E">
            <w:pPr>
              <w:jc w:val="right"/>
              <w:rPr>
                <w:color w:val="000000"/>
              </w:rPr>
            </w:pPr>
            <w:r w:rsidDel="00000000" w:rsidR="00000000" w:rsidRPr="00000000">
              <w:rPr>
                <w:rtl w:val="0"/>
              </w:rPr>
            </w:r>
          </w:p>
        </w:tc>
        <w:tc>
          <w:tcPr/>
          <w:p w:rsidR="00000000" w:rsidDel="00000000" w:rsidP="00000000" w:rsidRDefault="00000000" w:rsidRPr="00000000" w14:paraId="0000080F">
            <w:pPr>
              <w:jc w:val="right"/>
              <w:rPr>
                <w:color w:val="000000"/>
              </w:rPr>
            </w:pPr>
            <w:r w:rsidDel="00000000" w:rsidR="00000000" w:rsidRPr="00000000">
              <w:rPr>
                <w:rtl w:val="0"/>
              </w:rPr>
            </w:r>
          </w:p>
        </w:tc>
        <w:tc>
          <w:tcPr/>
          <w:p w:rsidR="00000000" w:rsidDel="00000000" w:rsidP="00000000" w:rsidRDefault="00000000" w:rsidRPr="00000000" w14:paraId="00000810">
            <w:pPr>
              <w:jc w:val="right"/>
              <w:rPr>
                <w:color w:val="000000"/>
              </w:rPr>
            </w:pPr>
            <w:r w:rsidDel="00000000" w:rsidR="00000000" w:rsidRPr="00000000">
              <w:rPr>
                <w:rtl w:val="0"/>
              </w:rPr>
            </w:r>
          </w:p>
        </w:tc>
        <w:tc>
          <w:tcPr/>
          <w:p w:rsidR="00000000" w:rsidDel="00000000" w:rsidP="00000000" w:rsidRDefault="00000000" w:rsidRPr="00000000" w14:paraId="00000811">
            <w:pPr>
              <w:jc w:val="right"/>
              <w:rPr>
                <w:color w:val="000000"/>
              </w:rPr>
            </w:pPr>
            <w:r w:rsidDel="00000000" w:rsidR="00000000" w:rsidRPr="00000000">
              <w:rPr>
                <w:rtl w:val="0"/>
              </w:rPr>
            </w:r>
          </w:p>
        </w:tc>
        <w:tc>
          <w:tcPr/>
          <w:p w:rsidR="00000000" w:rsidDel="00000000" w:rsidP="00000000" w:rsidRDefault="00000000" w:rsidRPr="00000000" w14:paraId="00000812">
            <w:pPr>
              <w:jc w:val="right"/>
              <w:rPr>
                <w:color w:val="000000"/>
              </w:rPr>
            </w:pPr>
            <w:r w:rsidDel="00000000" w:rsidR="00000000" w:rsidRPr="00000000">
              <w:rPr>
                <w:rtl w:val="0"/>
              </w:rPr>
            </w:r>
          </w:p>
        </w:tc>
        <w:tc>
          <w:tcPr/>
          <w:p w:rsidR="00000000" w:rsidDel="00000000" w:rsidP="00000000" w:rsidRDefault="00000000" w:rsidRPr="00000000" w14:paraId="00000813">
            <w:pPr>
              <w:jc w:val="right"/>
              <w:rPr>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- 4.1.2</w:t>
            </w:r>
          </w:p>
        </w:tc>
        <w:tc>
          <w:tcPr/>
          <w:p w:rsidR="00000000" w:rsidDel="00000000" w:rsidP="00000000" w:rsidRDefault="00000000" w:rsidRPr="00000000" w14:paraId="000008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API que devuelva resultados de todas las inteligencias múltiples.</w:t>
            </w:r>
          </w:p>
        </w:tc>
        <w:tc>
          <w:tcPr/>
          <w:p w:rsidR="00000000" w:rsidDel="00000000" w:rsidP="00000000" w:rsidRDefault="00000000" w:rsidRPr="00000000" w14:paraId="000008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17">
            <w:pPr>
              <w:jc w:val="right"/>
              <w:rPr>
                <w:color w:val="000000"/>
              </w:rPr>
            </w:pPr>
            <w:r w:rsidDel="00000000" w:rsidR="00000000" w:rsidRPr="00000000">
              <w:rPr>
                <w:rtl w:val="0"/>
              </w:rPr>
            </w:r>
          </w:p>
        </w:tc>
        <w:tc>
          <w:tcPr/>
          <w:p w:rsidR="00000000" w:rsidDel="00000000" w:rsidP="00000000" w:rsidRDefault="00000000" w:rsidRPr="00000000" w14:paraId="00000818">
            <w:pPr>
              <w:jc w:val="right"/>
              <w:rPr/>
            </w:pPr>
            <w:r w:rsidDel="00000000" w:rsidR="00000000" w:rsidRPr="00000000">
              <w:rPr>
                <w:rtl w:val="0"/>
              </w:rPr>
            </w:r>
          </w:p>
        </w:tc>
        <w:tc>
          <w:tcPr/>
          <w:p w:rsidR="00000000" w:rsidDel="00000000" w:rsidP="00000000" w:rsidRDefault="00000000" w:rsidRPr="00000000" w14:paraId="00000819">
            <w:pPr>
              <w:jc w:val="right"/>
              <w:rPr/>
            </w:pPr>
            <w:r w:rsidDel="00000000" w:rsidR="00000000" w:rsidRPr="00000000">
              <w:rPr>
                <w:rtl w:val="0"/>
              </w:rPr>
            </w:r>
          </w:p>
        </w:tc>
        <w:tc>
          <w:tcPr/>
          <w:p w:rsidR="00000000" w:rsidDel="00000000" w:rsidP="00000000" w:rsidRDefault="00000000" w:rsidRPr="00000000" w14:paraId="0000081A">
            <w:pPr>
              <w:jc w:val="right"/>
              <w:rPr/>
            </w:pPr>
            <w:r w:rsidDel="00000000" w:rsidR="00000000" w:rsidRPr="00000000">
              <w:rPr>
                <w:rtl w:val="0"/>
              </w:rPr>
            </w:r>
          </w:p>
        </w:tc>
        <w:tc>
          <w:tcPr/>
          <w:p w:rsidR="00000000" w:rsidDel="00000000" w:rsidP="00000000" w:rsidRDefault="00000000" w:rsidRPr="00000000" w14:paraId="0000081B">
            <w:pPr>
              <w:jc w:val="right"/>
              <w:rPr>
                <w:color w:val="000000"/>
              </w:rPr>
            </w:pPr>
            <w:r w:rsidDel="00000000" w:rsidR="00000000" w:rsidRPr="00000000">
              <w:rPr>
                <w:rtl w:val="0"/>
              </w:rPr>
            </w:r>
          </w:p>
        </w:tc>
        <w:tc>
          <w:tcPr/>
          <w:p w:rsidR="00000000" w:rsidDel="00000000" w:rsidP="00000000" w:rsidRDefault="00000000" w:rsidRPr="00000000" w14:paraId="0000081C">
            <w:pPr>
              <w:jc w:val="right"/>
              <w:rPr>
                <w:color w:val="000000"/>
              </w:rPr>
            </w:pPr>
            <w:r w:rsidDel="00000000" w:rsidR="00000000" w:rsidRPr="00000000">
              <w:rPr>
                <w:rtl w:val="0"/>
              </w:rPr>
            </w:r>
          </w:p>
        </w:tc>
        <w:tc>
          <w:tcPr/>
          <w:p w:rsidR="00000000" w:rsidDel="00000000" w:rsidP="00000000" w:rsidRDefault="00000000" w:rsidRPr="00000000" w14:paraId="0000081D">
            <w:pPr>
              <w:jc w:val="right"/>
              <w:rPr>
                <w:color w:val="000000"/>
              </w:rPr>
            </w:pPr>
            <w:r w:rsidDel="00000000" w:rsidR="00000000" w:rsidRPr="00000000">
              <w:rPr>
                <w:rtl w:val="0"/>
              </w:rPr>
            </w:r>
          </w:p>
        </w:tc>
        <w:tc>
          <w:tcPr/>
          <w:p w:rsidR="00000000" w:rsidDel="00000000" w:rsidP="00000000" w:rsidRDefault="00000000" w:rsidRPr="00000000" w14:paraId="0000081E">
            <w:pPr>
              <w:jc w:val="right"/>
              <w:rPr>
                <w:color w:val="000000"/>
              </w:rPr>
            </w:pPr>
            <w:r w:rsidDel="00000000" w:rsidR="00000000" w:rsidRPr="00000000">
              <w:rPr>
                <w:rtl w:val="0"/>
              </w:rPr>
            </w:r>
          </w:p>
        </w:tc>
        <w:tc>
          <w:tcPr/>
          <w:p w:rsidR="00000000" w:rsidDel="00000000" w:rsidP="00000000" w:rsidRDefault="00000000" w:rsidRPr="00000000" w14:paraId="0000081F">
            <w:pPr>
              <w:jc w:val="right"/>
              <w:rPr>
                <w:color w:val="000000"/>
              </w:rPr>
            </w:pPr>
            <w:r w:rsidDel="00000000" w:rsidR="00000000" w:rsidRPr="00000000">
              <w:rPr>
                <w:rtl w:val="0"/>
              </w:rPr>
            </w:r>
          </w:p>
        </w:tc>
        <w:tc>
          <w:tcPr/>
          <w:p w:rsidR="00000000" w:rsidDel="00000000" w:rsidP="00000000" w:rsidRDefault="00000000" w:rsidRPr="00000000" w14:paraId="00000820">
            <w:pPr>
              <w:jc w:val="right"/>
              <w:rPr>
                <w:color w:val="000000"/>
              </w:rPr>
            </w:pPr>
            <w:r w:rsidDel="00000000" w:rsidR="00000000" w:rsidRPr="00000000">
              <w:rPr>
                <w:rtl w:val="0"/>
              </w:rPr>
            </w:r>
          </w:p>
        </w:tc>
        <w:tc>
          <w:tcPr/>
          <w:p w:rsidR="00000000" w:rsidDel="00000000" w:rsidP="00000000" w:rsidRDefault="00000000" w:rsidRPr="00000000" w14:paraId="00000821">
            <w:pPr>
              <w:jc w:val="right"/>
              <w:rPr>
                <w:color w:val="000000"/>
              </w:rPr>
            </w:pPr>
            <w:r w:rsidDel="00000000" w:rsidR="00000000" w:rsidRPr="00000000">
              <w:rPr>
                <w:rtl w:val="0"/>
              </w:rPr>
            </w:r>
          </w:p>
        </w:tc>
        <w:tc>
          <w:tcPr/>
          <w:p w:rsidR="00000000" w:rsidDel="00000000" w:rsidP="00000000" w:rsidRDefault="00000000" w:rsidRPr="00000000" w14:paraId="00000822">
            <w:pPr>
              <w:jc w:val="right"/>
              <w:rPr>
                <w:color w:val="000000"/>
              </w:rPr>
            </w:pPr>
            <w:r w:rsidDel="00000000" w:rsidR="00000000" w:rsidRPr="00000000">
              <w:rPr>
                <w:rtl w:val="0"/>
              </w:rPr>
            </w:r>
          </w:p>
        </w:tc>
        <w:tc>
          <w:tcPr/>
          <w:p w:rsidR="00000000" w:rsidDel="00000000" w:rsidP="00000000" w:rsidRDefault="00000000" w:rsidRPr="00000000" w14:paraId="00000823">
            <w:pPr>
              <w:jc w:val="right"/>
              <w:rPr>
                <w:color w:val="000000"/>
              </w:rPr>
            </w:pPr>
            <w:r w:rsidDel="00000000" w:rsidR="00000000" w:rsidRPr="00000000">
              <w:rPr>
                <w:rtl w:val="0"/>
              </w:rPr>
            </w:r>
          </w:p>
        </w:tc>
        <w:tc>
          <w:tcPr/>
          <w:p w:rsidR="00000000" w:rsidDel="00000000" w:rsidP="00000000" w:rsidRDefault="00000000" w:rsidRPr="00000000" w14:paraId="00000824">
            <w:pPr>
              <w:jc w:val="right"/>
              <w:rPr>
                <w:color w:val="000000"/>
              </w:rPr>
            </w:pPr>
            <w:r w:rsidDel="00000000" w:rsidR="00000000" w:rsidRPr="00000000">
              <w:rPr>
                <w:rtl w:val="0"/>
              </w:rPr>
            </w:r>
          </w:p>
        </w:tc>
        <w:tc>
          <w:tcPr/>
          <w:p w:rsidR="00000000" w:rsidDel="00000000" w:rsidP="00000000" w:rsidRDefault="00000000" w:rsidRPr="00000000" w14:paraId="00000825">
            <w:pPr>
              <w:jc w:val="right"/>
              <w:rPr>
                <w:color w:val="000000"/>
              </w:rPr>
            </w:pPr>
            <w:r w:rsidDel="00000000" w:rsidR="00000000" w:rsidRPr="00000000">
              <w:rPr>
                <w:rtl w:val="0"/>
              </w:rPr>
            </w:r>
          </w:p>
        </w:tc>
        <w:tc>
          <w:tcPr/>
          <w:p w:rsidR="00000000" w:rsidDel="00000000" w:rsidP="00000000" w:rsidRDefault="00000000" w:rsidRPr="00000000" w14:paraId="00000826">
            <w:pPr>
              <w:jc w:val="right"/>
              <w:rPr>
                <w:color w:val="000000"/>
              </w:rPr>
            </w:pPr>
            <w:r w:rsidDel="00000000" w:rsidR="00000000" w:rsidRPr="00000000">
              <w:rPr>
                <w:rtl w:val="0"/>
              </w:rPr>
            </w:r>
          </w:p>
        </w:tc>
        <w:tc>
          <w:tcPr/>
          <w:p w:rsidR="00000000" w:rsidDel="00000000" w:rsidP="00000000" w:rsidRDefault="00000000" w:rsidRPr="00000000" w14:paraId="00000827">
            <w:pPr>
              <w:jc w:val="right"/>
              <w:rPr>
                <w:color w:val="000000"/>
              </w:rPr>
            </w:pPr>
            <w:r w:rsidDel="00000000" w:rsidR="00000000" w:rsidRPr="00000000">
              <w:rPr>
                <w:rtl w:val="0"/>
              </w:rPr>
            </w:r>
          </w:p>
        </w:tc>
        <w:tc>
          <w:tcPr/>
          <w:p w:rsidR="00000000" w:rsidDel="00000000" w:rsidP="00000000" w:rsidRDefault="00000000" w:rsidRPr="00000000" w14:paraId="00000828">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- 4.1.3</w:t>
            </w:r>
          </w:p>
        </w:tc>
        <w:tc>
          <w:tcPr/>
          <w:p w:rsidR="00000000" w:rsidDel="00000000" w:rsidP="00000000" w:rsidRDefault="00000000" w:rsidRPr="00000000" w14:paraId="000008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Conectar frontend con backend para cargar resultados.</w:t>
            </w:r>
          </w:p>
        </w:tc>
        <w:tc>
          <w:tcPr/>
          <w:p w:rsidR="00000000" w:rsidDel="00000000" w:rsidP="00000000" w:rsidRDefault="00000000" w:rsidRPr="00000000" w14:paraId="000008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2C">
            <w:pPr>
              <w:jc w:val="right"/>
              <w:rPr>
                <w:color w:val="000000"/>
              </w:rPr>
            </w:pPr>
            <w:r w:rsidDel="00000000" w:rsidR="00000000" w:rsidRPr="00000000">
              <w:rPr>
                <w:rtl w:val="0"/>
              </w:rPr>
            </w:r>
          </w:p>
        </w:tc>
        <w:tc>
          <w:tcPr/>
          <w:p w:rsidR="00000000" w:rsidDel="00000000" w:rsidP="00000000" w:rsidRDefault="00000000" w:rsidRPr="00000000" w14:paraId="0000082D">
            <w:pPr>
              <w:jc w:val="right"/>
              <w:rPr/>
            </w:pPr>
            <w:r w:rsidDel="00000000" w:rsidR="00000000" w:rsidRPr="00000000">
              <w:rPr>
                <w:rtl w:val="0"/>
              </w:rPr>
            </w:r>
          </w:p>
        </w:tc>
        <w:tc>
          <w:tcPr/>
          <w:p w:rsidR="00000000" w:rsidDel="00000000" w:rsidP="00000000" w:rsidRDefault="00000000" w:rsidRPr="00000000" w14:paraId="0000082E">
            <w:pPr>
              <w:jc w:val="right"/>
              <w:rPr/>
            </w:pPr>
            <w:r w:rsidDel="00000000" w:rsidR="00000000" w:rsidRPr="00000000">
              <w:rPr>
                <w:rtl w:val="0"/>
              </w:rPr>
            </w:r>
          </w:p>
        </w:tc>
        <w:tc>
          <w:tcPr/>
          <w:p w:rsidR="00000000" w:rsidDel="00000000" w:rsidP="00000000" w:rsidRDefault="00000000" w:rsidRPr="00000000" w14:paraId="0000082F">
            <w:pPr>
              <w:jc w:val="right"/>
              <w:rPr/>
            </w:pPr>
            <w:r w:rsidDel="00000000" w:rsidR="00000000" w:rsidRPr="00000000">
              <w:rPr>
                <w:rtl w:val="0"/>
              </w:rPr>
            </w:r>
          </w:p>
        </w:tc>
        <w:tc>
          <w:tcPr/>
          <w:p w:rsidR="00000000" w:rsidDel="00000000" w:rsidP="00000000" w:rsidRDefault="00000000" w:rsidRPr="00000000" w14:paraId="00000830">
            <w:pPr>
              <w:jc w:val="right"/>
              <w:rPr>
                <w:color w:val="000000"/>
              </w:rPr>
            </w:pPr>
            <w:r w:rsidDel="00000000" w:rsidR="00000000" w:rsidRPr="00000000">
              <w:rPr>
                <w:rtl w:val="0"/>
              </w:rPr>
            </w:r>
          </w:p>
        </w:tc>
        <w:tc>
          <w:tcPr/>
          <w:p w:rsidR="00000000" w:rsidDel="00000000" w:rsidP="00000000" w:rsidRDefault="00000000" w:rsidRPr="00000000" w14:paraId="00000831">
            <w:pPr>
              <w:jc w:val="right"/>
              <w:rPr>
                <w:color w:val="000000"/>
              </w:rPr>
            </w:pPr>
            <w:r w:rsidDel="00000000" w:rsidR="00000000" w:rsidRPr="00000000">
              <w:rPr>
                <w:rtl w:val="0"/>
              </w:rPr>
            </w:r>
          </w:p>
        </w:tc>
        <w:tc>
          <w:tcPr/>
          <w:p w:rsidR="00000000" w:rsidDel="00000000" w:rsidP="00000000" w:rsidRDefault="00000000" w:rsidRPr="00000000" w14:paraId="00000832">
            <w:pPr>
              <w:jc w:val="right"/>
              <w:rPr>
                <w:color w:val="000000"/>
              </w:rPr>
            </w:pPr>
            <w:r w:rsidDel="00000000" w:rsidR="00000000" w:rsidRPr="00000000">
              <w:rPr>
                <w:rtl w:val="0"/>
              </w:rPr>
            </w:r>
          </w:p>
        </w:tc>
        <w:tc>
          <w:tcPr/>
          <w:p w:rsidR="00000000" w:rsidDel="00000000" w:rsidP="00000000" w:rsidRDefault="00000000" w:rsidRPr="00000000" w14:paraId="00000833">
            <w:pPr>
              <w:jc w:val="right"/>
              <w:rPr>
                <w:color w:val="000000"/>
              </w:rPr>
            </w:pPr>
            <w:r w:rsidDel="00000000" w:rsidR="00000000" w:rsidRPr="00000000">
              <w:rPr>
                <w:rtl w:val="0"/>
              </w:rPr>
            </w:r>
          </w:p>
        </w:tc>
        <w:tc>
          <w:tcPr/>
          <w:p w:rsidR="00000000" w:rsidDel="00000000" w:rsidP="00000000" w:rsidRDefault="00000000" w:rsidRPr="00000000" w14:paraId="00000834">
            <w:pPr>
              <w:jc w:val="right"/>
              <w:rPr>
                <w:color w:val="000000"/>
              </w:rPr>
            </w:pPr>
            <w:r w:rsidDel="00000000" w:rsidR="00000000" w:rsidRPr="00000000">
              <w:rPr>
                <w:rtl w:val="0"/>
              </w:rPr>
            </w:r>
          </w:p>
        </w:tc>
        <w:tc>
          <w:tcPr/>
          <w:p w:rsidR="00000000" w:rsidDel="00000000" w:rsidP="00000000" w:rsidRDefault="00000000" w:rsidRPr="00000000" w14:paraId="00000835">
            <w:pPr>
              <w:jc w:val="right"/>
              <w:rPr>
                <w:color w:val="000000"/>
              </w:rPr>
            </w:pPr>
            <w:r w:rsidDel="00000000" w:rsidR="00000000" w:rsidRPr="00000000">
              <w:rPr>
                <w:rtl w:val="0"/>
              </w:rPr>
            </w:r>
          </w:p>
        </w:tc>
        <w:tc>
          <w:tcPr/>
          <w:p w:rsidR="00000000" w:rsidDel="00000000" w:rsidP="00000000" w:rsidRDefault="00000000" w:rsidRPr="00000000" w14:paraId="00000836">
            <w:pPr>
              <w:jc w:val="right"/>
              <w:rPr>
                <w:color w:val="000000"/>
              </w:rPr>
            </w:pPr>
            <w:r w:rsidDel="00000000" w:rsidR="00000000" w:rsidRPr="00000000">
              <w:rPr>
                <w:rtl w:val="0"/>
              </w:rPr>
            </w:r>
          </w:p>
        </w:tc>
        <w:tc>
          <w:tcPr/>
          <w:p w:rsidR="00000000" w:rsidDel="00000000" w:rsidP="00000000" w:rsidRDefault="00000000" w:rsidRPr="00000000" w14:paraId="00000837">
            <w:pPr>
              <w:jc w:val="right"/>
              <w:rPr>
                <w:color w:val="000000"/>
              </w:rPr>
            </w:pPr>
            <w:r w:rsidDel="00000000" w:rsidR="00000000" w:rsidRPr="00000000">
              <w:rPr>
                <w:rtl w:val="0"/>
              </w:rPr>
            </w:r>
          </w:p>
        </w:tc>
        <w:tc>
          <w:tcPr/>
          <w:p w:rsidR="00000000" w:rsidDel="00000000" w:rsidP="00000000" w:rsidRDefault="00000000" w:rsidRPr="00000000" w14:paraId="00000838">
            <w:pPr>
              <w:jc w:val="right"/>
              <w:rPr>
                <w:color w:val="000000"/>
              </w:rPr>
            </w:pPr>
            <w:r w:rsidDel="00000000" w:rsidR="00000000" w:rsidRPr="00000000">
              <w:rPr>
                <w:rtl w:val="0"/>
              </w:rPr>
            </w:r>
          </w:p>
        </w:tc>
        <w:tc>
          <w:tcPr/>
          <w:p w:rsidR="00000000" w:rsidDel="00000000" w:rsidP="00000000" w:rsidRDefault="00000000" w:rsidRPr="00000000" w14:paraId="00000839">
            <w:pPr>
              <w:jc w:val="right"/>
              <w:rPr>
                <w:color w:val="000000"/>
              </w:rPr>
            </w:pPr>
            <w:r w:rsidDel="00000000" w:rsidR="00000000" w:rsidRPr="00000000">
              <w:rPr>
                <w:rtl w:val="0"/>
              </w:rPr>
            </w:r>
          </w:p>
        </w:tc>
        <w:tc>
          <w:tcPr/>
          <w:p w:rsidR="00000000" w:rsidDel="00000000" w:rsidP="00000000" w:rsidRDefault="00000000" w:rsidRPr="00000000" w14:paraId="0000083A">
            <w:pPr>
              <w:jc w:val="right"/>
              <w:rPr>
                <w:color w:val="000000"/>
              </w:rPr>
            </w:pPr>
            <w:r w:rsidDel="00000000" w:rsidR="00000000" w:rsidRPr="00000000">
              <w:rPr>
                <w:rtl w:val="0"/>
              </w:rPr>
            </w:r>
          </w:p>
        </w:tc>
        <w:tc>
          <w:tcPr/>
          <w:p w:rsidR="00000000" w:rsidDel="00000000" w:rsidP="00000000" w:rsidRDefault="00000000" w:rsidRPr="00000000" w14:paraId="0000083B">
            <w:pPr>
              <w:jc w:val="right"/>
              <w:rPr>
                <w:color w:val="000000"/>
              </w:rPr>
            </w:pPr>
            <w:r w:rsidDel="00000000" w:rsidR="00000000" w:rsidRPr="00000000">
              <w:rPr>
                <w:rtl w:val="0"/>
              </w:rPr>
            </w:r>
          </w:p>
        </w:tc>
        <w:tc>
          <w:tcPr/>
          <w:p w:rsidR="00000000" w:rsidDel="00000000" w:rsidP="00000000" w:rsidRDefault="00000000" w:rsidRPr="00000000" w14:paraId="0000083C">
            <w:pPr>
              <w:jc w:val="right"/>
              <w:rPr>
                <w:color w:val="000000"/>
              </w:rPr>
            </w:pPr>
            <w:r w:rsidDel="00000000" w:rsidR="00000000" w:rsidRPr="00000000">
              <w:rPr>
                <w:rtl w:val="0"/>
              </w:rPr>
            </w:r>
          </w:p>
        </w:tc>
        <w:tc>
          <w:tcPr/>
          <w:p w:rsidR="00000000" w:rsidDel="00000000" w:rsidP="00000000" w:rsidRDefault="00000000" w:rsidRPr="00000000" w14:paraId="0000083D">
            <w:pPr>
              <w:jc w:val="right"/>
              <w:rPr>
                <w:color w:val="000000"/>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- 4.1.4</w:t>
            </w:r>
          </w:p>
        </w:tc>
        <w:tc>
          <w:tcPr/>
          <w:p w:rsidR="00000000" w:rsidDel="00000000" w:rsidP="00000000" w:rsidRDefault="00000000" w:rsidRPr="00000000" w14:paraId="000008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actualización automática tras nueva prueba.</w:t>
            </w:r>
          </w:p>
        </w:tc>
        <w:tc>
          <w:tcPr/>
          <w:p w:rsidR="00000000" w:rsidDel="00000000" w:rsidP="00000000" w:rsidRDefault="00000000" w:rsidRPr="00000000" w14:paraId="000008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41">
            <w:pPr>
              <w:jc w:val="right"/>
              <w:rPr>
                <w:color w:val="000000"/>
              </w:rPr>
            </w:pPr>
            <w:r w:rsidDel="00000000" w:rsidR="00000000" w:rsidRPr="00000000">
              <w:rPr>
                <w:rtl w:val="0"/>
              </w:rPr>
            </w:r>
          </w:p>
        </w:tc>
        <w:tc>
          <w:tcPr/>
          <w:p w:rsidR="00000000" w:rsidDel="00000000" w:rsidP="00000000" w:rsidRDefault="00000000" w:rsidRPr="00000000" w14:paraId="00000842">
            <w:pPr>
              <w:jc w:val="right"/>
              <w:rPr/>
            </w:pPr>
            <w:r w:rsidDel="00000000" w:rsidR="00000000" w:rsidRPr="00000000">
              <w:rPr>
                <w:rtl w:val="0"/>
              </w:rPr>
            </w:r>
          </w:p>
        </w:tc>
        <w:tc>
          <w:tcPr/>
          <w:p w:rsidR="00000000" w:rsidDel="00000000" w:rsidP="00000000" w:rsidRDefault="00000000" w:rsidRPr="00000000" w14:paraId="00000843">
            <w:pPr>
              <w:jc w:val="right"/>
              <w:rPr/>
            </w:pPr>
            <w:r w:rsidDel="00000000" w:rsidR="00000000" w:rsidRPr="00000000">
              <w:rPr>
                <w:rtl w:val="0"/>
              </w:rPr>
            </w:r>
          </w:p>
        </w:tc>
        <w:tc>
          <w:tcPr/>
          <w:p w:rsidR="00000000" w:rsidDel="00000000" w:rsidP="00000000" w:rsidRDefault="00000000" w:rsidRPr="00000000" w14:paraId="00000844">
            <w:pPr>
              <w:jc w:val="right"/>
              <w:rPr/>
            </w:pPr>
            <w:r w:rsidDel="00000000" w:rsidR="00000000" w:rsidRPr="00000000">
              <w:rPr>
                <w:rtl w:val="0"/>
              </w:rPr>
            </w:r>
          </w:p>
        </w:tc>
        <w:tc>
          <w:tcPr/>
          <w:p w:rsidR="00000000" w:rsidDel="00000000" w:rsidP="00000000" w:rsidRDefault="00000000" w:rsidRPr="00000000" w14:paraId="00000845">
            <w:pPr>
              <w:jc w:val="right"/>
              <w:rPr>
                <w:color w:val="000000"/>
              </w:rPr>
            </w:pPr>
            <w:r w:rsidDel="00000000" w:rsidR="00000000" w:rsidRPr="00000000">
              <w:rPr>
                <w:rtl w:val="0"/>
              </w:rPr>
            </w:r>
          </w:p>
        </w:tc>
        <w:tc>
          <w:tcPr/>
          <w:p w:rsidR="00000000" w:rsidDel="00000000" w:rsidP="00000000" w:rsidRDefault="00000000" w:rsidRPr="00000000" w14:paraId="00000846">
            <w:pPr>
              <w:jc w:val="right"/>
              <w:rPr>
                <w:color w:val="000000"/>
              </w:rPr>
            </w:pPr>
            <w:r w:rsidDel="00000000" w:rsidR="00000000" w:rsidRPr="00000000">
              <w:rPr>
                <w:rtl w:val="0"/>
              </w:rPr>
            </w:r>
          </w:p>
        </w:tc>
        <w:tc>
          <w:tcPr/>
          <w:p w:rsidR="00000000" w:rsidDel="00000000" w:rsidP="00000000" w:rsidRDefault="00000000" w:rsidRPr="00000000" w14:paraId="00000847">
            <w:pPr>
              <w:jc w:val="right"/>
              <w:rPr>
                <w:color w:val="000000"/>
              </w:rPr>
            </w:pPr>
            <w:r w:rsidDel="00000000" w:rsidR="00000000" w:rsidRPr="00000000">
              <w:rPr>
                <w:rtl w:val="0"/>
              </w:rPr>
            </w:r>
          </w:p>
        </w:tc>
        <w:tc>
          <w:tcPr/>
          <w:p w:rsidR="00000000" w:rsidDel="00000000" w:rsidP="00000000" w:rsidRDefault="00000000" w:rsidRPr="00000000" w14:paraId="00000848">
            <w:pPr>
              <w:jc w:val="right"/>
              <w:rPr>
                <w:color w:val="000000"/>
              </w:rPr>
            </w:pPr>
            <w:r w:rsidDel="00000000" w:rsidR="00000000" w:rsidRPr="00000000">
              <w:rPr>
                <w:rtl w:val="0"/>
              </w:rPr>
            </w:r>
          </w:p>
        </w:tc>
        <w:tc>
          <w:tcPr/>
          <w:p w:rsidR="00000000" w:rsidDel="00000000" w:rsidP="00000000" w:rsidRDefault="00000000" w:rsidRPr="00000000" w14:paraId="00000849">
            <w:pPr>
              <w:jc w:val="right"/>
              <w:rPr>
                <w:color w:val="000000"/>
              </w:rPr>
            </w:pPr>
            <w:r w:rsidDel="00000000" w:rsidR="00000000" w:rsidRPr="00000000">
              <w:rPr>
                <w:rtl w:val="0"/>
              </w:rPr>
            </w:r>
          </w:p>
        </w:tc>
        <w:tc>
          <w:tcPr/>
          <w:p w:rsidR="00000000" w:rsidDel="00000000" w:rsidP="00000000" w:rsidRDefault="00000000" w:rsidRPr="00000000" w14:paraId="0000084A">
            <w:pPr>
              <w:jc w:val="right"/>
              <w:rPr>
                <w:color w:val="000000"/>
              </w:rPr>
            </w:pPr>
            <w:r w:rsidDel="00000000" w:rsidR="00000000" w:rsidRPr="00000000">
              <w:rPr>
                <w:rtl w:val="0"/>
              </w:rPr>
            </w:r>
          </w:p>
        </w:tc>
        <w:tc>
          <w:tcPr/>
          <w:p w:rsidR="00000000" w:rsidDel="00000000" w:rsidP="00000000" w:rsidRDefault="00000000" w:rsidRPr="00000000" w14:paraId="0000084B">
            <w:pPr>
              <w:jc w:val="right"/>
              <w:rPr>
                <w:color w:val="000000"/>
              </w:rPr>
            </w:pPr>
            <w:r w:rsidDel="00000000" w:rsidR="00000000" w:rsidRPr="00000000">
              <w:rPr>
                <w:rtl w:val="0"/>
              </w:rPr>
            </w:r>
          </w:p>
        </w:tc>
        <w:tc>
          <w:tcPr/>
          <w:p w:rsidR="00000000" w:rsidDel="00000000" w:rsidP="00000000" w:rsidRDefault="00000000" w:rsidRPr="00000000" w14:paraId="0000084C">
            <w:pPr>
              <w:jc w:val="right"/>
              <w:rPr>
                <w:color w:val="000000"/>
              </w:rPr>
            </w:pPr>
            <w:r w:rsidDel="00000000" w:rsidR="00000000" w:rsidRPr="00000000">
              <w:rPr>
                <w:rtl w:val="0"/>
              </w:rPr>
            </w:r>
          </w:p>
        </w:tc>
        <w:tc>
          <w:tcPr/>
          <w:p w:rsidR="00000000" w:rsidDel="00000000" w:rsidP="00000000" w:rsidRDefault="00000000" w:rsidRPr="00000000" w14:paraId="0000084D">
            <w:pPr>
              <w:jc w:val="right"/>
              <w:rPr>
                <w:color w:val="000000"/>
              </w:rPr>
            </w:pPr>
            <w:r w:rsidDel="00000000" w:rsidR="00000000" w:rsidRPr="00000000">
              <w:rPr>
                <w:rtl w:val="0"/>
              </w:rPr>
            </w:r>
          </w:p>
        </w:tc>
        <w:tc>
          <w:tcPr/>
          <w:p w:rsidR="00000000" w:rsidDel="00000000" w:rsidP="00000000" w:rsidRDefault="00000000" w:rsidRPr="00000000" w14:paraId="0000084E">
            <w:pPr>
              <w:jc w:val="right"/>
              <w:rPr>
                <w:color w:val="000000"/>
              </w:rPr>
            </w:pPr>
            <w:r w:rsidDel="00000000" w:rsidR="00000000" w:rsidRPr="00000000">
              <w:rPr>
                <w:rtl w:val="0"/>
              </w:rPr>
            </w:r>
          </w:p>
        </w:tc>
        <w:tc>
          <w:tcPr/>
          <w:p w:rsidR="00000000" w:rsidDel="00000000" w:rsidP="00000000" w:rsidRDefault="00000000" w:rsidRPr="00000000" w14:paraId="0000084F">
            <w:pPr>
              <w:jc w:val="right"/>
              <w:rPr>
                <w:color w:val="000000"/>
              </w:rPr>
            </w:pPr>
            <w:r w:rsidDel="00000000" w:rsidR="00000000" w:rsidRPr="00000000">
              <w:rPr>
                <w:rtl w:val="0"/>
              </w:rPr>
            </w:r>
          </w:p>
        </w:tc>
        <w:tc>
          <w:tcPr/>
          <w:p w:rsidR="00000000" w:rsidDel="00000000" w:rsidP="00000000" w:rsidRDefault="00000000" w:rsidRPr="00000000" w14:paraId="00000850">
            <w:pPr>
              <w:jc w:val="right"/>
              <w:rPr>
                <w:color w:val="000000"/>
              </w:rPr>
            </w:pPr>
            <w:r w:rsidDel="00000000" w:rsidR="00000000" w:rsidRPr="00000000">
              <w:rPr>
                <w:rtl w:val="0"/>
              </w:rPr>
            </w:r>
          </w:p>
        </w:tc>
        <w:tc>
          <w:tcPr/>
          <w:p w:rsidR="00000000" w:rsidDel="00000000" w:rsidP="00000000" w:rsidRDefault="00000000" w:rsidRPr="00000000" w14:paraId="00000851">
            <w:pPr>
              <w:jc w:val="right"/>
              <w:rPr>
                <w:color w:val="000000"/>
              </w:rPr>
            </w:pPr>
            <w:r w:rsidDel="00000000" w:rsidR="00000000" w:rsidRPr="00000000">
              <w:rPr>
                <w:rtl w:val="0"/>
              </w:rPr>
            </w:r>
          </w:p>
        </w:tc>
        <w:tc>
          <w:tcPr/>
          <w:p w:rsidR="00000000" w:rsidDel="00000000" w:rsidP="00000000" w:rsidRDefault="00000000" w:rsidRPr="00000000" w14:paraId="00000852">
            <w:pPr>
              <w:jc w:val="right"/>
              <w:rPr>
                <w:color w:val="000000"/>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- 4.2.1</w:t>
            </w:r>
          </w:p>
        </w:tc>
        <w:tc>
          <w:tcPr/>
          <w:p w:rsidR="00000000" w:rsidDel="00000000" w:rsidP="00000000" w:rsidRDefault="00000000" w:rsidRPr="00000000" w14:paraId="000008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sección “Historial de pruebas” en dashboard.</w:t>
            </w:r>
          </w:p>
        </w:tc>
        <w:tc>
          <w:tcPr/>
          <w:p w:rsidR="00000000" w:rsidDel="00000000" w:rsidP="00000000" w:rsidRDefault="00000000" w:rsidRPr="00000000" w14:paraId="000008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56">
            <w:pPr>
              <w:jc w:val="right"/>
              <w:rPr>
                <w:color w:val="000000"/>
              </w:rPr>
            </w:pPr>
            <w:r w:rsidDel="00000000" w:rsidR="00000000" w:rsidRPr="00000000">
              <w:rPr>
                <w:rtl w:val="0"/>
              </w:rPr>
            </w:r>
          </w:p>
        </w:tc>
        <w:tc>
          <w:tcPr/>
          <w:p w:rsidR="00000000" w:rsidDel="00000000" w:rsidP="00000000" w:rsidRDefault="00000000" w:rsidRPr="00000000" w14:paraId="00000857">
            <w:pPr>
              <w:jc w:val="right"/>
              <w:rPr/>
            </w:pPr>
            <w:r w:rsidDel="00000000" w:rsidR="00000000" w:rsidRPr="00000000">
              <w:rPr>
                <w:rtl w:val="0"/>
              </w:rPr>
            </w:r>
          </w:p>
        </w:tc>
        <w:tc>
          <w:tcPr/>
          <w:p w:rsidR="00000000" w:rsidDel="00000000" w:rsidP="00000000" w:rsidRDefault="00000000" w:rsidRPr="00000000" w14:paraId="00000858">
            <w:pPr>
              <w:jc w:val="right"/>
              <w:rPr/>
            </w:pPr>
            <w:r w:rsidDel="00000000" w:rsidR="00000000" w:rsidRPr="00000000">
              <w:rPr>
                <w:rtl w:val="0"/>
              </w:rPr>
            </w:r>
          </w:p>
        </w:tc>
        <w:tc>
          <w:tcPr/>
          <w:p w:rsidR="00000000" w:rsidDel="00000000" w:rsidP="00000000" w:rsidRDefault="00000000" w:rsidRPr="00000000" w14:paraId="00000859">
            <w:pPr>
              <w:jc w:val="right"/>
              <w:rPr/>
            </w:pPr>
            <w:r w:rsidDel="00000000" w:rsidR="00000000" w:rsidRPr="00000000">
              <w:rPr>
                <w:rtl w:val="0"/>
              </w:rPr>
            </w:r>
          </w:p>
        </w:tc>
        <w:tc>
          <w:tcPr/>
          <w:p w:rsidR="00000000" w:rsidDel="00000000" w:rsidP="00000000" w:rsidRDefault="00000000" w:rsidRPr="00000000" w14:paraId="0000085A">
            <w:pPr>
              <w:jc w:val="right"/>
              <w:rPr>
                <w:color w:val="000000"/>
              </w:rPr>
            </w:pPr>
            <w:r w:rsidDel="00000000" w:rsidR="00000000" w:rsidRPr="00000000">
              <w:rPr>
                <w:rtl w:val="0"/>
              </w:rPr>
            </w:r>
          </w:p>
        </w:tc>
        <w:tc>
          <w:tcPr/>
          <w:p w:rsidR="00000000" w:rsidDel="00000000" w:rsidP="00000000" w:rsidRDefault="00000000" w:rsidRPr="00000000" w14:paraId="0000085B">
            <w:pPr>
              <w:jc w:val="right"/>
              <w:rPr>
                <w:color w:val="000000"/>
              </w:rPr>
            </w:pPr>
            <w:r w:rsidDel="00000000" w:rsidR="00000000" w:rsidRPr="00000000">
              <w:rPr>
                <w:rtl w:val="0"/>
              </w:rPr>
            </w:r>
          </w:p>
        </w:tc>
        <w:tc>
          <w:tcPr/>
          <w:p w:rsidR="00000000" w:rsidDel="00000000" w:rsidP="00000000" w:rsidRDefault="00000000" w:rsidRPr="00000000" w14:paraId="0000085C">
            <w:pPr>
              <w:jc w:val="right"/>
              <w:rPr>
                <w:color w:val="000000"/>
              </w:rPr>
            </w:pPr>
            <w:r w:rsidDel="00000000" w:rsidR="00000000" w:rsidRPr="00000000">
              <w:rPr>
                <w:rtl w:val="0"/>
              </w:rPr>
            </w:r>
          </w:p>
        </w:tc>
        <w:tc>
          <w:tcPr/>
          <w:p w:rsidR="00000000" w:rsidDel="00000000" w:rsidP="00000000" w:rsidRDefault="00000000" w:rsidRPr="00000000" w14:paraId="0000085D">
            <w:pPr>
              <w:jc w:val="right"/>
              <w:rPr>
                <w:color w:val="000000"/>
              </w:rPr>
            </w:pPr>
            <w:r w:rsidDel="00000000" w:rsidR="00000000" w:rsidRPr="00000000">
              <w:rPr>
                <w:rtl w:val="0"/>
              </w:rPr>
            </w:r>
          </w:p>
        </w:tc>
        <w:tc>
          <w:tcPr/>
          <w:p w:rsidR="00000000" w:rsidDel="00000000" w:rsidP="00000000" w:rsidRDefault="00000000" w:rsidRPr="00000000" w14:paraId="0000085E">
            <w:pPr>
              <w:jc w:val="right"/>
              <w:rPr>
                <w:color w:val="000000"/>
              </w:rPr>
            </w:pPr>
            <w:r w:rsidDel="00000000" w:rsidR="00000000" w:rsidRPr="00000000">
              <w:rPr>
                <w:rtl w:val="0"/>
              </w:rPr>
            </w:r>
          </w:p>
        </w:tc>
        <w:tc>
          <w:tcPr/>
          <w:p w:rsidR="00000000" w:rsidDel="00000000" w:rsidP="00000000" w:rsidRDefault="00000000" w:rsidRPr="00000000" w14:paraId="0000085F">
            <w:pPr>
              <w:jc w:val="right"/>
              <w:rPr>
                <w:color w:val="000000"/>
              </w:rPr>
            </w:pPr>
            <w:r w:rsidDel="00000000" w:rsidR="00000000" w:rsidRPr="00000000">
              <w:rPr>
                <w:rtl w:val="0"/>
              </w:rPr>
            </w:r>
          </w:p>
        </w:tc>
        <w:tc>
          <w:tcPr/>
          <w:p w:rsidR="00000000" w:rsidDel="00000000" w:rsidP="00000000" w:rsidRDefault="00000000" w:rsidRPr="00000000" w14:paraId="00000860">
            <w:pPr>
              <w:jc w:val="right"/>
              <w:rPr>
                <w:color w:val="000000"/>
              </w:rPr>
            </w:pPr>
            <w:r w:rsidDel="00000000" w:rsidR="00000000" w:rsidRPr="00000000">
              <w:rPr>
                <w:rtl w:val="0"/>
              </w:rPr>
            </w:r>
          </w:p>
        </w:tc>
        <w:tc>
          <w:tcPr/>
          <w:p w:rsidR="00000000" w:rsidDel="00000000" w:rsidP="00000000" w:rsidRDefault="00000000" w:rsidRPr="00000000" w14:paraId="00000861">
            <w:pPr>
              <w:jc w:val="right"/>
              <w:rPr>
                <w:color w:val="000000"/>
              </w:rPr>
            </w:pPr>
            <w:r w:rsidDel="00000000" w:rsidR="00000000" w:rsidRPr="00000000">
              <w:rPr>
                <w:rtl w:val="0"/>
              </w:rPr>
            </w:r>
          </w:p>
        </w:tc>
        <w:tc>
          <w:tcPr/>
          <w:p w:rsidR="00000000" w:rsidDel="00000000" w:rsidP="00000000" w:rsidRDefault="00000000" w:rsidRPr="00000000" w14:paraId="00000862">
            <w:pPr>
              <w:jc w:val="right"/>
              <w:rPr>
                <w:color w:val="000000"/>
              </w:rPr>
            </w:pPr>
            <w:r w:rsidDel="00000000" w:rsidR="00000000" w:rsidRPr="00000000">
              <w:rPr>
                <w:rtl w:val="0"/>
              </w:rPr>
            </w:r>
          </w:p>
        </w:tc>
        <w:tc>
          <w:tcPr/>
          <w:p w:rsidR="00000000" w:rsidDel="00000000" w:rsidP="00000000" w:rsidRDefault="00000000" w:rsidRPr="00000000" w14:paraId="00000863">
            <w:pPr>
              <w:jc w:val="right"/>
              <w:rPr>
                <w:color w:val="000000"/>
              </w:rPr>
            </w:pPr>
            <w:r w:rsidDel="00000000" w:rsidR="00000000" w:rsidRPr="00000000">
              <w:rPr>
                <w:rtl w:val="0"/>
              </w:rPr>
            </w:r>
          </w:p>
        </w:tc>
        <w:tc>
          <w:tcPr/>
          <w:p w:rsidR="00000000" w:rsidDel="00000000" w:rsidP="00000000" w:rsidRDefault="00000000" w:rsidRPr="00000000" w14:paraId="00000864">
            <w:pPr>
              <w:jc w:val="right"/>
              <w:rPr>
                <w:color w:val="000000"/>
              </w:rPr>
            </w:pPr>
            <w:r w:rsidDel="00000000" w:rsidR="00000000" w:rsidRPr="00000000">
              <w:rPr>
                <w:rtl w:val="0"/>
              </w:rPr>
            </w:r>
          </w:p>
        </w:tc>
        <w:tc>
          <w:tcPr/>
          <w:p w:rsidR="00000000" w:rsidDel="00000000" w:rsidP="00000000" w:rsidRDefault="00000000" w:rsidRPr="00000000" w14:paraId="00000865">
            <w:pPr>
              <w:jc w:val="right"/>
              <w:rPr>
                <w:color w:val="000000"/>
              </w:rPr>
            </w:pPr>
            <w:r w:rsidDel="00000000" w:rsidR="00000000" w:rsidRPr="00000000">
              <w:rPr>
                <w:rtl w:val="0"/>
              </w:rPr>
            </w:r>
          </w:p>
        </w:tc>
        <w:tc>
          <w:tcPr/>
          <w:p w:rsidR="00000000" w:rsidDel="00000000" w:rsidP="00000000" w:rsidRDefault="00000000" w:rsidRPr="00000000" w14:paraId="00000866">
            <w:pPr>
              <w:jc w:val="right"/>
              <w:rPr>
                <w:color w:val="000000"/>
              </w:rPr>
            </w:pPr>
            <w:r w:rsidDel="00000000" w:rsidR="00000000" w:rsidRPr="00000000">
              <w:rPr>
                <w:rtl w:val="0"/>
              </w:rPr>
            </w:r>
          </w:p>
        </w:tc>
        <w:tc>
          <w:tcPr/>
          <w:p w:rsidR="00000000" w:rsidDel="00000000" w:rsidP="00000000" w:rsidRDefault="00000000" w:rsidRPr="00000000" w14:paraId="00000867">
            <w:pPr>
              <w:jc w:val="right"/>
              <w:rPr>
                <w:color w:val="000000"/>
              </w:rPr>
            </w:pPr>
            <w:r w:rsidDel="00000000" w:rsidR="00000000" w:rsidRPr="00000000">
              <w:rPr>
                <w:rtl w:val="0"/>
              </w:rPr>
              <w:t xml:space="preserve">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- 4.2.2</w:t>
            </w:r>
          </w:p>
        </w:tc>
        <w:tc>
          <w:tcPr/>
          <w:p w:rsidR="00000000" w:rsidDel="00000000" w:rsidP="00000000" w:rsidRDefault="00000000" w:rsidRPr="00000000" w14:paraId="000008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crear endpoint para recuperar todas las pruebas de un alumno.</w:t>
            </w:r>
          </w:p>
        </w:tc>
        <w:tc>
          <w:tcPr/>
          <w:p w:rsidR="00000000" w:rsidDel="00000000" w:rsidP="00000000" w:rsidRDefault="00000000" w:rsidRPr="00000000" w14:paraId="000008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6B">
            <w:pPr>
              <w:jc w:val="right"/>
              <w:rPr>
                <w:color w:val="000000"/>
              </w:rPr>
            </w:pPr>
            <w:r w:rsidDel="00000000" w:rsidR="00000000" w:rsidRPr="00000000">
              <w:rPr>
                <w:rtl w:val="0"/>
              </w:rPr>
            </w:r>
          </w:p>
        </w:tc>
        <w:tc>
          <w:tcPr/>
          <w:p w:rsidR="00000000" w:rsidDel="00000000" w:rsidP="00000000" w:rsidRDefault="00000000" w:rsidRPr="00000000" w14:paraId="0000086C">
            <w:pPr>
              <w:jc w:val="right"/>
              <w:rPr/>
            </w:pPr>
            <w:r w:rsidDel="00000000" w:rsidR="00000000" w:rsidRPr="00000000">
              <w:rPr>
                <w:rtl w:val="0"/>
              </w:rPr>
            </w:r>
          </w:p>
        </w:tc>
        <w:tc>
          <w:tcPr/>
          <w:p w:rsidR="00000000" w:rsidDel="00000000" w:rsidP="00000000" w:rsidRDefault="00000000" w:rsidRPr="00000000" w14:paraId="0000086D">
            <w:pPr>
              <w:jc w:val="right"/>
              <w:rPr/>
            </w:pPr>
            <w:r w:rsidDel="00000000" w:rsidR="00000000" w:rsidRPr="00000000">
              <w:rPr>
                <w:rtl w:val="0"/>
              </w:rPr>
            </w:r>
          </w:p>
        </w:tc>
        <w:tc>
          <w:tcPr/>
          <w:p w:rsidR="00000000" w:rsidDel="00000000" w:rsidP="00000000" w:rsidRDefault="00000000" w:rsidRPr="00000000" w14:paraId="0000086E">
            <w:pPr>
              <w:jc w:val="right"/>
              <w:rPr/>
            </w:pPr>
            <w:r w:rsidDel="00000000" w:rsidR="00000000" w:rsidRPr="00000000">
              <w:rPr>
                <w:rtl w:val="0"/>
              </w:rPr>
            </w:r>
          </w:p>
        </w:tc>
        <w:tc>
          <w:tcPr/>
          <w:p w:rsidR="00000000" w:rsidDel="00000000" w:rsidP="00000000" w:rsidRDefault="00000000" w:rsidRPr="00000000" w14:paraId="0000086F">
            <w:pPr>
              <w:jc w:val="right"/>
              <w:rPr>
                <w:color w:val="000000"/>
              </w:rPr>
            </w:pPr>
            <w:r w:rsidDel="00000000" w:rsidR="00000000" w:rsidRPr="00000000">
              <w:rPr>
                <w:rtl w:val="0"/>
              </w:rPr>
            </w:r>
          </w:p>
        </w:tc>
        <w:tc>
          <w:tcPr/>
          <w:p w:rsidR="00000000" w:rsidDel="00000000" w:rsidP="00000000" w:rsidRDefault="00000000" w:rsidRPr="00000000" w14:paraId="00000870">
            <w:pPr>
              <w:jc w:val="right"/>
              <w:rPr>
                <w:color w:val="000000"/>
              </w:rPr>
            </w:pPr>
            <w:r w:rsidDel="00000000" w:rsidR="00000000" w:rsidRPr="00000000">
              <w:rPr>
                <w:rtl w:val="0"/>
              </w:rPr>
            </w:r>
          </w:p>
        </w:tc>
        <w:tc>
          <w:tcPr/>
          <w:p w:rsidR="00000000" w:rsidDel="00000000" w:rsidP="00000000" w:rsidRDefault="00000000" w:rsidRPr="00000000" w14:paraId="00000871">
            <w:pPr>
              <w:jc w:val="right"/>
              <w:rPr>
                <w:color w:val="000000"/>
              </w:rPr>
            </w:pPr>
            <w:r w:rsidDel="00000000" w:rsidR="00000000" w:rsidRPr="00000000">
              <w:rPr>
                <w:rtl w:val="0"/>
              </w:rPr>
            </w:r>
          </w:p>
        </w:tc>
        <w:tc>
          <w:tcPr/>
          <w:p w:rsidR="00000000" w:rsidDel="00000000" w:rsidP="00000000" w:rsidRDefault="00000000" w:rsidRPr="00000000" w14:paraId="00000872">
            <w:pPr>
              <w:jc w:val="right"/>
              <w:rPr>
                <w:color w:val="000000"/>
              </w:rPr>
            </w:pPr>
            <w:r w:rsidDel="00000000" w:rsidR="00000000" w:rsidRPr="00000000">
              <w:rPr>
                <w:rtl w:val="0"/>
              </w:rPr>
            </w:r>
          </w:p>
        </w:tc>
        <w:tc>
          <w:tcPr/>
          <w:p w:rsidR="00000000" w:rsidDel="00000000" w:rsidP="00000000" w:rsidRDefault="00000000" w:rsidRPr="00000000" w14:paraId="00000873">
            <w:pPr>
              <w:jc w:val="right"/>
              <w:rPr>
                <w:color w:val="000000"/>
              </w:rPr>
            </w:pPr>
            <w:r w:rsidDel="00000000" w:rsidR="00000000" w:rsidRPr="00000000">
              <w:rPr>
                <w:rtl w:val="0"/>
              </w:rPr>
            </w:r>
          </w:p>
        </w:tc>
        <w:tc>
          <w:tcPr/>
          <w:p w:rsidR="00000000" w:rsidDel="00000000" w:rsidP="00000000" w:rsidRDefault="00000000" w:rsidRPr="00000000" w14:paraId="00000874">
            <w:pPr>
              <w:jc w:val="right"/>
              <w:rPr>
                <w:color w:val="000000"/>
              </w:rPr>
            </w:pPr>
            <w:r w:rsidDel="00000000" w:rsidR="00000000" w:rsidRPr="00000000">
              <w:rPr>
                <w:rtl w:val="0"/>
              </w:rPr>
            </w:r>
          </w:p>
        </w:tc>
        <w:tc>
          <w:tcPr/>
          <w:p w:rsidR="00000000" w:rsidDel="00000000" w:rsidP="00000000" w:rsidRDefault="00000000" w:rsidRPr="00000000" w14:paraId="00000875">
            <w:pPr>
              <w:jc w:val="right"/>
              <w:rPr>
                <w:color w:val="000000"/>
              </w:rPr>
            </w:pPr>
            <w:r w:rsidDel="00000000" w:rsidR="00000000" w:rsidRPr="00000000">
              <w:rPr>
                <w:rtl w:val="0"/>
              </w:rPr>
            </w:r>
          </w:p>
        </w:tc>
        <w:tc>
          <w:tcPr/>
          <w:p w:rsidR="00000000" w:rsidDel="00000000" w:rsidP="00000000" w:rsidRDefault="00000000" w:rsidRPr="00000000" w14:paraId="00000876">
            <w:pPr>
              <w:jc w:val="right"/>
              <w:rPr>
                <w:color w:val="000000"/>
              </w:rPr>
            </w:pPr>
            <w:r w:rsidDel="00000000" w:rsidR="00000000" w:rsidRPr="00000000">
              <w:rPr>
                <w:rtl w:val="0"/>
              </w:rPr>
            </w:r>
          </w:p>
        </w:tc>
        <w:tc>
          <w:tcPr/>
          <w:p w:rsidR="00000000" w:rsidDel="00000000" w:rsidP="00000000" w:rsidRDefault="00000000" w:rsidRPr="00000000" w14:paraId="00000877">
            <w:pPr>
              <w:jc w:val="right"/>
              <w:rPr>
                <w:color w:val="000000"/>
              </w:rPr>
            </w:pPr>
            <w:r w:rsidDel="00000000" w:rsidR="00000000" w:rsidRPr="00000000">
              <w:rPr>
                <w:rtl w:val="0"/>
              </w:rPr>
            </w:r>
          </w:p>
        </w:tc>
        <w:tc>
          <w:tcPr/>
          <w:p w:rsidR="00000000" w:rsidDel="00000000" w:rsidP="00000000" w:rsidRDefault="00000000" w:rsidRPr="00000000" w14:paraId="00000878">
            <w:pPr>
              <w:jc w:val="right"/>
              <w:rPr>
                <w:color w:val="000000"/>
              </w:rPr>
            </w:pPr>
            <w:r w:rsidDel="00000000" w:rsidR="00000000" w:rsidRPr="00000000">
              <w:rPr>
                <w:rtl w:val="0"/>
              </w:rPr>
            </w:r>
          </w:p>
        </w:tc>
        <w:tc>
          <w:tcPr/>
          <w:p w:rsidR="00000000" w:rsidDel="00000000" w:rsidP="00000000" w:rsidRDefault="00000000" w:rsidRPr="00000000" w14:paraId="00000879">
            <w:pPr>
              <w:jc w:val="right"/>
              <w:rPr>
                <w:color w:val="000000"/>
              </w:rPr>
            </w:pPr>
            <w:r w:rsidDel="00000000" w:rsidR="00000000" w:rsidRPr="00000000">
              <w:rPr>
                <w:rtl w:val="0"/>
              </w:rPr>
            </w:r>
          </w:p>
        </w:tc>
        <w:tc>
          <w:tcPr/>
          <w:p w:rsidR="00000000" w:rsidDel="00000000" w:rsidP="00000000" w:rsidRDefault="00000000" w:rsidRPr="00000000" w14:paraId="0000087A">
            <w:pPr>
              <w:jc w:val="right"/>
              <w:rPr>
                <w:color w:val="000000"/>
              </w:rPr>
            </w:pPr>
            <w:r w:rsidDel="00000000" w:rsidR="00000000" w:rsidRPr="00000000">
              <w:rPr>
                <w:rtl w:val="0"/>
              </w:rPr>
            </w:r>
          </w:p>
        </w:tc>
        <w:tc>
          <w:tcPr/>
          <w:p w:rsidR="00000000" w:rsidDel="00000000" w:rsidP="00000000" w:rsidRDefault="00000000" w:rsidRPr="00000000" w14:paraId="0000087B">
            <w:pPr>
              <w:jc w:val="right"/>
              <w:rPr>
                <w:color w:val="000000"/>
              </w:rPr>
            </w:pPr>
            <w:r w:rsidDel="00000000" w:rsidR="00000000" w:rsidRPr="00000000">
              <w:rPr>
                <w:rtl w:val="0"/>
              </w:rPr>
            </w:r>
          </w:p>
        </w:tc>
        <w:tc>
          <w:tcPr/>
          <w:p w:rsidR="00000000" w:rsidDel="00000000" w:rsidP="00000000" w:rsidRDefault="00000000" w:rsidRPr="00000000" w14:paraId="0000087C">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- 4.2.3</w:t>
            </w:r>
          </w:p>
        </w:tc>
        <w:tc>
          <w:tcPr/>
          <w:p w:rsidR="00000000" w:rsidDel="00000000" w:rsidP="00000000" w:rsidRDefault="00000000" w:rsidRPr="00000000" w14:paraId="000008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paginación o scroll si hay muchos registros.</w:t>
            </w:r>
          </w:p>
        </w:tc>
        <w:tc>
          <w:tcPr/>
          <w:p w:rsidR="00000000" w:rsidDel="00000000" w:rsidP="00000000" w:rsidRDefault="00000000" w:rsidRPr="00000000" w14:paraId="000008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80">
            <w:pPr>
              <w:jc w:val="right"/>
              <w:rPr>
                <w:color w:val="000000"/>
              </w:rPr>
            </w:pPr>
            <w:r w:rsidDel="00000000" w:rsidR="00000000" w:rsidRPr="00000000">
              <w:rPr>
                <w:rtl w:val="0"/>
              </w:rPr>
            </w:r>
          </w:p>
        </w:tc>
        <w:tc>
          <w:tcPr/>
          <w:p w:rsidR="00000000" w:rsidDel="00000000" w:rsidP="00000000" w:rsidRDefault="00000000" w:rsidRPr="00000000" w14:paraId="00000881">
            <w:pPr>
              <w:jc w:val="right"/>
              <w:rPr/>
            </w:pPr>
            <w:r w:rsidDel="00000000" w:rsidR="00000000" w:rsidRPr="00000000">
              <w:rPr>
                <w:rtl w:val="0"/>
              </w:rPr>
            </w:r>
          </w:p>
        </w:tc>
        <w:tc>
          <w:tcPr/>
          <w:p w:rsidR="00000000" w:rsidDel="00000000" w:rsidP="00000000" w:rsidRDefault="00000000" w:rsidRPr="00000000" w14:paraId="00000882">
            <w:pPr>
              <w:jc w:val="right"/>
              <w:rPr/>
            </w:pPr>
            <w:r w:rsidDel="00000000" w:rsidR="00000000" w:rsidRPr="00000000">
              <w:rPr>
                <w:rtl w:val="0"/>
              </w:rPr>
            </w:r>
          </w:p>
        </w:tc>
        <w:tc>
          <w:tcPr/>
          <w:p w:rsidR="00000000" w:rsidDel="00000000" w:rsidP="00000000" w:rsidRDefault="00000000" w:rsidRPr="00000000" w14:paraId="00000883">
            <w:pPr>
              <w:jc w:val="right"/>
              <w:rPr/>
            </w:pPr>
            <w:r w:rsidDel="00000000" w:rsidR="00000000" w:rsidRPr="00000000">
              <w:rPr>
                <w:rtl w:val="0"/>
              </w:rPr>
            </w:r>
          </w:p>
        </w:tc>
        <w:tc>
          <w:tcPr/>
          <w:p w:rsidR="00000000" w:rsidDel="00000000" w:rsidP="00000000" w:rsidRDefault="00000000" w:rsidRPr="00000000" w14:paraId="00000884">
            <w:pPr>
              <w:jc w:val="right"/>
              <w:rPr>
                <w:color w:val="000000"/>
              </w:rPr>
            </w:pPr>
            <w:r w:rsidDel="00000000" w:rsidR="00000000" w:rsidRPr="00000000">
              <w:rPr>
                <w:rtl w:val="0"/>
              </w:rPr>
            </w:r>
          </w:p>
        </w:tc>
        <w:tc>
          <w:tcPr/>
          <w:p w:rsidR="00000000" w:rsidDel="00000000" w:rsidP="00000000" w:rsidRDefault="00000000" w:rsidRPr="00000000" w14:paraId="00000885">
            <w:pPr>
              <w:jc w:val="right"/>
              <w:rPr>
                <w:color w:val="000000"/>
              </w:rPr>
            </w:pPr>
            <w:r w:rsidDel="00000000" w:rsidR="00000000" w:rsidRPr="00000000">
              <w:rPr>
                <w:rtl w:val="0"/>
              </w:rPr>
            </w:r>
          </w:p>
        </w:tc>
        <w:tc>
          <w:tcPr/>
          <w:p w:rsidR="00000000" w:rsidDel="00000000" w:rsidP="00000000" w:rsidRDefault="00000000" w:rsidRPr="00000000" w14:paraId="00000886">
            <w:pPr>
              <w:jc w:val="right"/>
              <w:rPr>
                <w:color w:val="000000"/>
              </w:rPr>
            </w:pPr>
            <w:r w:rsidDel="00000000" w:rsidR="00000000" w:rsidRPr="00000000">
              <w:rPr>
                <w:rtl w:val="0"/>
              </w:rPr>
            </w:r>
          </w:p>
        </w:tc>
        <w:tc>
          <w:tcPr/>
          <w:p w:rsidR="00000000" w:rsidDel="00000000" w:rsidP="00000000" w:rsidRDefault="00000000" w:rsidRPr="00000000" w14:paraId="00000887">
            <w:pPr>
              <w:jc w:val="right"/>
              <w:rPr>
                <w:color w:val="000000"/>
              </w:rPr>
            </w:pPr>
            <w:r w:rsidDel="00000000" w:rsidR="00000000" w:rsidRPr="00000000">
              <w:rPr>
                <w:rtl w:val="0"/>
              </w:rPr>
            </w:r>
          </w:p>
        </w:tc>
        <w:tc>
          <w:tcPr/>
          <w:p w:rsidR="00000000" w:rsidDel="00000000" w:rsidP="00000000" w:rsidRDefault="00000000" w:rsidRPr="00000000" w14:paraId="00000888">
            <w:pPr>
              <w:jc w:val="right"/>
              <w:rPr>
                <w:color w:val="000000"/>
              </w:rPr>
            </w:pPr>
            <w:r w:rsidDel="00000000" w:rsidR="00000000" w:rsidRPr="00000000">
              <w:rPr>
                <w:rtl w:val="0"/>
              </w:rPr>
            </w:r>
          </w:p>
        </w:tc>
        <w:tc>
          <w:tcPr/>
          <w:p w:rsidR="00000000" w:rsidDel="00000000" w:rsidP="00000000" w:rsidRDefault="00000000" w:rsidRPr="00000000" w14:paraId="00000889">
            <w:pPr>
              <w:jc w:val="right"/>
              <w:rPr>
                <w:color w:val="000000"/>
              </w:rPr>
            </w:pPr>
            <w:r w:rsidDel="00000000" w:rsidR="00000000" w:rsidRPr="00000000">
              <w:rPr>
                <w:rtl w:val="0"/>
              </w:rPr>
            </w:r>
          </w:p>
        </w:tc>
        <w:tc>
          <w:tcPr/>
          <w:p w:rsidR="00000000" w:rsidDel="00000000" w:rsidP="00000000" w:rsidRDefault="00000000" w:rsidRPr="00000000" w14:paraId="0000088A">
            <w:pPr>
              <w:jc w:val="right"/>
              <w:rPr>
                <w:color w:val="000000"/>
              </w:rPr>
            </w:pPr>
            <w:r w:rsidDel="00000000" w:rsidR="00000000" w:rsidRPr="00000000">
              <w:rPr>
                <w:rtl w:val="0"/>
              </w:rPr>
            </w:r>
          </w:p>
        </w:tc>
        <w:tc>
          <w:tcPr/>
          <w:p w:rsidR="00000000" w:rsidDel="00000000" w:rsidP="00000000" w:rsidRDefault="00000000" w:rsidRPr="00000000" w14:paraId="0000088B">
            <w:pPr>
              <w:jc w:val="right"/>
              <w:rPr>
                <w:color w:val="000000"/>
              </w:rPr>
            </w:pPr>
            <w:r w:rsidDel="00000000" w:rsidR="00000000" w:rsidRPr="00000000">
              <w:rPr>
                <w:rtl w:val="0"/>
              </w:rPr>
            </w:r>
          </w:p>
        </w:tc>
        <w:tc>
          <w:tcPr/>
          <w:p w:rsidR="00000000" w:rsidDel="00000000" w:rsidP="00000000" w:rsidRDefault="00000000" w:rsidRPr="00000000" w14:paraId="0000088C">
            <w:pPr>
              <w:jc w:val="right"/>
              <w:rPr>
                <w:color w:val="000000"/>
              </w:rPr>
            </w:pPr>
            <w:r w:rsidDel="00000000" w:rsidR="00000000" w:rsidRPr="00000000">
              <w:rPr>
                <w:rtl w:val="0"/>
              </w:rPr>
            </w:r>
          </w:p>
        </w:tc>
        <w:tc>
          <w:tcPr/>
          <w:p w:rsidR="00000000" w:rsidDel="00000000" w:rsidP="00000000" w:rsidRDefault="00000000" w:rsidRPr="00000000" w14:paraId="0000088D">
            <w:pPr>
              <w:jc w:val="right"/>
              <w:rPr>
                <w:color w:val="000000"/>
              </w:rPr>
            </w:pPr>
            <w:r w:rsidDel="00000000" w:rsidR="00000000" w:rsidRPr="00000000">
              <w:rPr>
                <w:rtl w:val="0"/>
              </w:rPr>
            </w:r>
          </w:p>
        </w:tc>
        <w:tc>
          <w:tcPr/>
          <w:p w:rsidR="00000000" w:rsidDel="00000000" w:rsidP="00000000" w:rsidRDefault="00000000" w:rsidRPr="00000000" w14:paraId="0000088E">
            <w:pPr>
              <w:jc w:val="right"/>
              <w:rPr>
                <w:color w:val="000000"/>
              </w:rPr>
            </w:pPr>
            <w:r w:rsidDel="00000000" w:rsidR="00000000" w:rsidRPr="00000000">
              <w:rPr>
                <w:rtl w:val="0"/>
              </w:rPr>
            </w:r>
          </w:p>
        </w:tc>
        <w:tc>
          <w:tcPr/>
          <w:p w:rsidR="00000000" w:rsidDel="00000000" w:rsidP="00000000" w:rsidRDefault="00000000" w:rsidRPr="00000000" w14:paraId="0000088F">
            <w:pPr>
              <w:jc w:val="right"/>
              <w:rPr>
                <w:color w:val="000000"/>
              </w:rPr>
            </w:pPr>
            <w:r w:rsidDel="00000000" w:rsidR="00000000" w:rsidRPr="00000000">
              <w:rPr>
                <w:rtl w:val="0"/>
              </w:rPr>
            </w:r>
          </w:p>
        </w:tc>
        <w:tc>
          <w:tcPr/>
          <w:p w:rsidR="00000000" w:rsidDel="00000000" w:rsidP="00000000" w:rsidRDefault="00000000" w:rsidRPr="00000000" w14:paraId="00000890">
            <w:pPr>
              <w:jc w:val="right"/>
              <w:rPr>
                <w:color w:val="000000"/>
              </w:rPr>
            </w:pPr>
            <w:r w:rsidDel="00000000" w:rsidR="00000000" w:rsidRPr="00000000">
              <w:rPr>
                <w:rtl w:val="0"/>
              </w:rPr>
            </w:r>
          </w:p>
        </w:tc>
        <w:tc>
          <w:tcPr/>
          <w:p w:rsidR="00000000" w:rsidDel="00000000" w:rsidP="00000000" w:rsidRDefault="00000000" w:rsidRPr="00000000" w14:paraId="00000891">
            <w:pPr>
              <w:jc w:val="right"/>
              <w:rPr>
                <w:color w:val="000000"/>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- 3.1,1</w:t>
            </w:r>
          </w:p>
        </w:tc>
        <w:tc>
          <w:tcPr/>
          <w:p w:rsidR="00000000" w:rsidDel="00000000" w:rsidP="00000000" w:rsidRDefault="00000000" w:rsidRPr="00000000" w14:paraId="000008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interfaz con caja de texto y botón de envío.</w:t>
            </w:r>
          </w:p>
        </w:tc>
        <w:tc>
          <w:tcPr/>
          <w:p w:rsidR="00000000" w:rsidDel="00000000" w:rsidP="00000000" w:rsidRDefault="00000000" w:rsidRPr="00000000" w14:paraId="000008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95">
            <w:pPr>
              <w:jc w:val="right"/>
              <w:rPr>
                <w:color w:val="000000"/>
              </w:rPr>
            </w:pPr>
            <w:r w:rsidDel="00000000" w:rsidR="00000000" w:rsidRPr="00000000">
              <w:rPr>
                <w:rtl w:val="0"/>
              </w:rPr>
            </w:r>
          </w:p>
        </w:tc>
        <w:tc>
          <w:tcPr/>
          <w:p w:rsidR="00000000" w:rsidDel="00000000" w:rsidP="00000000" w:rsidRDefault="00000000" w:rsidRPr="00000000" w14:paraId="00000896">
            <w:pPr>
              <w:jc w:val="right"/>
              <w:rPr/>
            </w:pPr>
            <w:r w:rsidDel="00000000" w:rsidR="00000000" w:rsidRPr="00000000">
              <w:rPr>
                <w:rtl w:val="0"/>
              </w:rPr>
            </w:r>
          </w:p>
        </w:tc>
        <w:tc>
          <w:tcPr/>
          <w:p w:rsidR="00000000" w:rsidDel="00000000" w:rsidP="00000000" w:rsidRDefault="00000000" w:rsidRPr="00000000" w14:paraId="00000897">
            <w:pPr>
              <w:jc w:val="right"/>
              <w:rPr/>
            </w:pPr>
            <w:r w:rsidDel="00000000" w:rsidR="00000000" w:rsidRPr="00000000">
              <w:rPr>
                <w:rtl w:val="0"/>
              </w:rPr>
            </w:r>
          </w:p>
        </w:tc>
        <w:tc>
          <w:tcPr/>
          <w:p w:rsidR="00000000" w:rsidDel="00000000" w:rsidP="00000000" w:rsidRDefault="00000000" w:rsidRPr="00000000" w14:paraId="00000898">
            <w:pPr>
              <w:jc w:val="right"/>
              <w:rPr/>
            </w:pPr>
            <w:r w:rsidDel="00000000" w:rsidR="00000000" w:rsidRPr="00000000">
              <w:rPr>
                <w:rtl w:val="0"/>
              </w:rPr>
            </w:r>
          </w:p>
        </w:tc>
        <w:tc>
          <w:tcPr/>
          <w:p w:rsidR="00000000" w:rsidDel="00000000" w:rsidP="00000000" w:rsidRDefault="00000000" w:rsidRPr="00000000" w14:paraId="00000899">
            <w:pPr>
              <w:jc w:val="right"/>
              <w:rPr>
                <w:color w:val="000000"/>
              </w:rPr>
            </w:pPr>
            <w:r w:rsidDel="00000000" w:rsidR="00000000" w:rsidRPr="00000000">
              <w:rPr>
                <w:rtl w:val="0"/>
              </w:rPr>
            </w:r>
          </w:p>
        </w:tc>
        <w:tc>
          <w:tcPr/>
          <w:p w:rsidR="00000000" w:rsidDel="00000000" w:rsidP="00000000" w:rsidRDefault="00000000" w:rsidRPr="00000000" w14:paraId="0000089A">
            <w:pPr>
              <w:jc w:val="right"/>
              <w:rPr>
                <w:color w:val="000000"/>
              </w:rPr>
            </w:pPr>
            <w:r w:rsidDel="00000000" w:rsidR="00000000" w:rsidRPr="00000000">
              <w:rPr>
                <w:rtl w:val="0"/>
              </w:rPr>
            </w:r>
          </w:p>
        </w:tc>
        <w:tc>
          <w:tcPr/>
          <w:p w:rsidR="00000000" w:rsidDel="00000000" w:rsidP="00000000" w:rsidRDefault="00000000" w:rsidRPr="00000000" w14:paraId="0000089B">
            <w:pPr>
              <w:jc w:val="right"/>
              <w:rPr>
                <w:color w:val="000000"/>
              </w:rPr>
            </w:pPr>
            <w:r w:rsidDel="00000000" w:rsidR="00000000" w:rsidRPr="00000000">
              <w:rPr>
                <w:rtl w:val="0"/>
              </w:rPr>
            </w:r>
          </w:p>
        </w:tc>
        <w:tc>
          <w:tcPr/>
          <w:p w:rsidR="00000000" w:rsidDel="00000000" w:rsidP="00000000" w:rsidRDefault="00000000" w:rsidRPr="00000000" w14:paraId="0000089C">
            <w:pPr>
              <w:jc w:val="right"/>
              <w:rPr>
                <w:color w:val="000000"/>
              </w:rPr>
            </w:pPr>
            <w:r w:rsidDel="00000000" w:rsidR="00000000" w:rsidRPr="00000000">
              <w:rPr>
                <w:rtl w:val="0"/>
              </w:rPr>
            </w:r>
          </w:p>
        </w:tc>
        <w:tc>
          <w:tcPr/>
          <w:p w:rsidR="00000000" w:rsidDel="00000000" w:rsidP="00000000" w:rsidRDefault="00000000" w:rsidRPr="00000000" w14:paraId="0000089D">
            <w:pPr>
              <w:jc w:val="right"/>
              <w:rPr>
                <w:color w:val="000000"/>
              </w:rPr>
            </w:pPr>
            <w:r w:rsidDel="00000000" w:rsidR="00000000" w:rsidRPr="00000000">
              <w:rPr>
                <w:rtl w:val="0"/>
              </w:rPr>
            </w:r>
          </w:p>
        </w:tc>
        <w:tc>
          <w:tcPr/>
          <w:p w:rsidR="00000000" w:rsidDel="00000000" w:rsidP="00000000" w:rsidRDefault="00000000" w:rsidRPr="00000000" w14:paraId="0000089E">
            <w:pPr>
              <w:jc w:val="right"/>
              <w:rPr>
                <w:color w:val="000000"/>
              </w:rPr>
            </w:pPr>
            <w:r w:rsidDel="00000000" w:rsidR="00000000" w:rsidRPr="00000000">
              <w:rPr>
                <w:rtl w:val="0"/>
              </w:rPr>
            </w:r>
          </w:p>
        </w:tc>
        <w:tc>
          <w:tcPr/>
          <w:p w:rsidR="00000000" w:rsidDel="00000000" w:rsidP="00000000" w:rsidRDefault="00000000" w:rsidRPr="00000000" w14:paraId="0000089F">
            <w:pPr>
              <w:jc w:val="right"/>
              <w:rPr>
                <w:color w:val="000000"/>
              </w:rPr>
            </w:pPr>
            <w:r w:rsidDel="00000000" w:rsidR="00000000" w:rsidRPr="00000000">
              <w:rPr>
                <w:rtl w:val="0"/>
              </w:rPr>
            </w:r>
          </w:p>
        </w:tc>
        <w:tc>
          <w:tcPr/>
          <w:p w:rsidR="00000000" w:rsidDel="00000000" w:rsidP="00000000" w:rsidRDefault="00000000" w:rsidRPr="00000000" w14:paraId="000008A0">
            <w:pPr>
              <w:jc w:val="right"/>
              <w:rPr>
                <w:color w:val="000000"/>
              </w:rPr>
            </w:pPr>
            <w:r w:rsidDel="00000000" w:rsidR="00000000" w:rsidRPr="00000000">
              <w:rPr>
                <w:rtl w:val="0"/>
              </w:rPr>
            </w:r>
          </w:p>
        </w:tc>
        <w:tc>
          <w:tcPr/>
          <w:p w:rsidR="00000000" w:rsidDel="00000000" w:rsidP="00000000" w:rsidRDefault="00000000" w:rsidRPr="00000000" w14:paraId="000008A1">
            <w:pPr>
              <w:jc w:val="right"/>
              <w:rPr>
                <w:color w:val="000000"/>
              </w:rPr>
            </w:pPr>
            <w:r w:rsidDel="00000000" w:rsidR="00000000" w:rsidRPr="00000000">
              <w:rPr>
                <w:rtl w:val="0"/>
              </w:rPr>
            </w:r>
          </w:p>
        </w:tc>
        <w:tc>
          <w:tcPr/>
          <w:p w:rsidR="00000000" w:rsidDel="00000000" w:rsidP="00000000" w:rsidRDefault="00000000" w:rsidRPr="00000000" w14:paraId="000008A2">
            <w:pPr>
              <w:jc w:val="right"/>
              <w:rPr>
                <w:color w:val="000000"/>
              </w:rPr>
            </w:pPr>
            <w:r w:rsidDel="00000000" w:rsidR="00000000" w:rsidRPr="00000000">
              <w:rPr>
                <w:rtl w:val="0"/>
              </w:rPr>
            </w:r>
          </w:p>
        </w:tc>
        <w:tc>
          <w:tcPr/>
          <w:p w:rsidR="00000000" w:rsidDel="00000000" w:rsidP="00000000" w:rsidRDefault="00000000" w:rsidRPr="00000000" w14:paraId="000008A3">
            <w:pPr>
              <w:jc w:val="right"/>
              <w:rPr>
                <w:color w:val="000000"/>
              </w:rPr>
            </w:pPr>
            <w:r w:rsidDel="00000000" w:rsidR="00000000" w:rsidRPr="00000000">
              <w:rPr>
                <w:rtl w:val="0"/>
              </w:rPr>
            </w:r>
          </w:p>
        </w:tc>
        <w:tc>
          <w:tcPr/>
          <w:p w:rsidR="00000000" w:rsidDel="00000000" w:rsidP="00000000" w:rsidRDefault="00000000" w:rsidRPr="00000000" w14:paraId="000008A4">
            <w:pPr>
              <w:jc w:val="right"/>
              <w:rPr>
                <w:color w:val="000000"/>
              </w:rPr>
            </w:pPr>
            <w:r w:rsidDel="00000000" w:rsidR="00000000" w:rsidRPr="00000000">
              <w:rPr>
                <w:rtl w:val="0"/>
              </w:rPr>
            </w:r>
          </w:p>
        </w:tc>
        <w:tc>
          <w:tcPr/>
          <w:p w:rsidR="00000000" w:rsidDel="00000000" w:rsidP="00000000" w:rsidRDefault="00000000" w:rsidRPr="00000000" w14:paraId="000008A5">
            <w:pPr>
              <w:jc w:val="right"/>
              <w:rPr>
                <w:color w:val="000000"/>
              </w:rPr>
            </w:pPr>
            <w:r w:rsidDel="00000000" w:rsidR="00000000" w:rsidRPr="00000000">
              <w:rPr>
                <w:rtl w:val="0"/>
              </w:rPr>
            </w:r>
          </w:p>
        </w:tc>
        <w:tc>
          <w:tcPr/>
          <w:p w:rsidR="00000000" w:rsidDel="00000000" w:rsidP="00000000" w:rsidRDefault="00000000" w:rsidRPr="00000000" w14:paraId="000008A6">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- 3.1,2</w:t>
            </w:r>
          </w:p>
        </w:tc>
        <w:tc>
          <w:tcPr/>
          <w:p w:rsidR="00000000" w:rsidDel="00000000" w:rsidP="00000000" w:rsidRDefault="00000000" w:rsidRPr="00000000" w14:paraId="000008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recibir, procesar y reenviar la consulta a la API.</w:t>
            </w:r>
          </w:p>
        </w:tc>
        <w:tc>
          <w:tcPr/>
          <w:p w:rsidR="00000000" w:rsidDel="00000000" w:rsidP="00000000" w:rsidRDefault="00000000" w:rsidRPr="00000000" w14:paraId="000008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8AA">
            <w:pPr>
              <w:jc w:val="right"/>
              <w:rPr>
                <w:color w:val="000000"/>
              </w:rPr>
            </w:pPr>
            <w:r w:rsidDel="00000000" w:rsidR="00000000" w:rsidRPr="00000000">
              <w:rPr>
                <w:rtl w:val="0"/>
              </w:rPr>
            </w:r>
          </w:p>
        </w:tc>
        <w:tc>
          <w:tcPr/>
          <w:p w:rsidR="00000000" w:rsidDel="00000000" w:rsidP="00000000" w:rsidRDefault="00000000" w:rsidRPr="00000000" w14:paraId="000008AB">
            <w:pPr>
              <w:jc w:val="right"/>
              <w:rPr/>
            </w:pPr>
            <w:r w:rsidDel="00000000" w:rsidR="00000000" w:rsidRPr="00000000">
              <w:rPr>
                <w:rtl w:val="0"/>
              </w:rPr>
            </w:r>
          </w:p>
        </w:tc>
        <w:tc>
          <w:tcPr/>
          <w:p w:rsidR="00000000" w:rsidDel="00000000" w:rsidP="00000000" w:rsidRDefault="00000000" w:rsidRPr="00000000" w14:paraId="000008AC">
            <w:pPr>
              <w:jc w:val="right"/>
              <w:rPr/>
            </w:pPr>
            <w:r w:rsidDel="00000000" w:rsidR="00000000" w:rsidRPr="00000000">
              <w:rPr>
                <w:rtl w:val="0"/>
              </w:rPr>
            </w:r>
          </w:p>
        </w:tc>
        <w:tc>
          <w:tcPr/>
          <w:p w:rsidR="00000000" w:rsidDel="00000000" w:rsidP="00000000" w:rsidRDefault="00000000" w:rsidRPr="00000000" w14:paraId="000008AD">
            <w:pPr>
              <w:jc w:val="right"/>
              <w:rPr/>
            </w:pPr>
            <w:r w:rsidDel="00000000" w:rsidR="00000000" w:rsidRPr="00000000">
              <w:rPr>
                <w:rtl w:val="0"/>
              </w:rPr>
            </w:r>
          </w:p>
        </w:tc>
        <w:tc>
          <w:tcPr/>
          <w:p w:rsidR="00000000" w:rsidDel="00000000" w:rsidP="00000000" w:rsidRDefault="00000000" w:rsidRPr="00000000" w14:paraId="000008AE">
            <w:pPr>
              <w:jc w:val="right"/>
              <w:rPr>
                <w:color w:val="000000"/>
              </w:rPr>
            </w:pPr>
            <w:r w:rsidDel="00000000" w:rsidR="00000000" w:rsidRPr="00000000">
              <w:rPr>
                <w:rtl w:val="0"/>
              </w:rPr>
            </w:r>
          </w:p>
        </w:tc>
        <w:tc>
          <w:tcPr/>
          <w:p w:rsidR="00000000" w:rsidDel="00000000" w:rsidP="00000000" w:rsidRDefault="00000000" w:rsidRPr="00000000" w14:paraId="000008AF">
            <w:pPr>
              <w:jc w:val="right"/>
              <w:rPr>
                <w:color w:val="000000"/>
              </w:rPr>
            </w:pPr>
            <w:r w:rsidDel="00000000" w:rsidR="00000000" w:rsidRPr="00000000">
              <w:rPr>
                <w:rtl w:val="0"/>
              </w:rPr>
            </w:r>
          </w:p>
        </w:tc>
        <w:tc>
          <w:tcPr/>
          <w:p w:rsidR="00000000" w:rsidDel="00000000" w:rsidP="00000000" w:rsidRDefault="00000000" w:rsidRPr="00000000" w14:paraId="000008B0">
            <w:pPr>
              <w:jc w:val="right"/>
              <w:rPr>
                <w:color w:val="000000"/>
              </w:rPr>
            </w:pPr>
            <w:r w:rsidDel="00000000" w:rsidR="00000000" w:rsidRPr="00000000">
              <w:rPr>
                <w:rtl w:val="0"/>
              </w:rPr>
            </w:r>
          </w:p>
        </w:tc>
        <w:tc>
          <w:tcPr/>
          <w:p w:rsidR="00000000" w:rsidDel="00000000" w:rsidP="00000000" w:rsidRDefault="00000000" w:rsidRPr="00000000" w14:paraId="000008B1">
            <w:pPr>
              <w:jc w:val="right"/>
              <w:rPr>
                <w:color w:val="000000"/>
              </w:rPr>
            </w:pPr>
            <w:r w:rsidDel="00000000" w:rsidR="00000000" w:rsidRPr="00000000">
              <w:rPr>
                <w:rtl w:val="0"/>
              </w:rPr>
            </w:r>
          </w:p>
        </w:tc>
        <w:tc>
          <w:tcPr/>
          <w:p w:rsidR="00000000" w:rsidDel="00000000" w:rsidP="00000000" w:rsidRDefault="00000000" w:rsidRPr="00000000" w14:paraId="000008B2">
            <w:pPr>
              <w:jc w:val="right"/>
              <w:rPr>
                <w:color w:val="000000"/>
              </w:rPr>
            </w:pPr>
            <w:r w:rsidDel="00000000" w:rsidR="00000000" w:rsidRPr="00000000">
              <w:rPr>
                <w:rtl w:val="0"/>
              </w:rPr>
            </w:r>
          </w:p>
        </w:tc>
        <w:tc>
          <w:tcPr/>
          <w:p w:rsidR="00000000" w:rsidDel="00000000" w:rsidP="00000000" w:rsidRDefault="00000000" w:rsidRPr="00000000" w14:paraId="000008B3">
            <w:pPr>
              <w:jc w:val="right"/>
              <w:rPr>
                <w:color w:val="000000"/>
              </w:rPr>
            </w:pPr>
            <w:r w:rsidDel="00000000" w:rsidR="00000000" w:rsidRPr="00000000">
              <w:rPr>
                <w:rtl w:val="0"/>
              </w:rPr>
            </w:r>
          </w:p>
        </w:tc>
        <w:tc>
          <w:tcPr/>
          <w:p w:rsidR="00000000" w:rsidDel="00000000" w:rsidP="00000000" w:rsidRDefault="00000000" w:rsidRPr="00000000" w14:paraId="000008B4">
            <w:pPr>
              <w:jc w:val="right"/>
              <w:rPr>
                <w:color w:val="000000"/>
              </w:rPr>
            </w:pPr>
            <w:r w:rsidDel="00000000" w:rsidR="00000000" w:rsidRPr="00000000">
              <w:rPr>
                <w:rtl w:val="0"/>
              </w:rPr>
            </w:r>
          </w:p>
        </w:tc>
        <w:tc>
          <w:tcPr/>
          <w:p w:rsidR="00000000" w:rsidDel="00000000" w:rsidP="00000000" w:rsidRDefault="00000000" w:rsidRPr="00000000" w14:paraId="000008B5">
            <w:pPr>
              <w:jc w:val="right"/>
              <w:rPr>
                <w:color w:val="000000"/>
              </w:rPr>
            </w:pPr>
            <w:r w:rsidDel="00000000" w:rsidR="00000000" w:rsidRPr="00000000">
              <w:rPr>
                <w:rtl w:val="0"/>
              </w:rPr>
            </w:r>
          </w:p>
        </w:tc>
        <w:tc>
          <w:tcPr/>
          <w:p w:rsidR="00000000" w:rsidDel="00000000" w:rsidP="00000000" w:rsidRDefault="00000000" w:rsidRPr="00000000" w14:paraId="000008B6">
            <w:pPr>
              <w:jc w:val="right"/>
              <w:rPr>
                <w:color w:val="000000"/>
              </w:rPr>
            </w:pPr>
            <w:r w:rsidDel="00000000" w:rsidR="00000000" w:rsidRPr="00000000">
              <w:rPr>
                <w:rtl w:val="0"/>
              </w:rPr>
            </w:r>
          </w:p>
        </w:tc>
        <w:tc>
          <w:tcPr/>
          <w:p w:rsidR="00000000" w:rsidDel="00000000" w:rsidP="00000000" w:rsidRDefault="00000000" w:rsidRPr="00000000" w14:paraId="000008B7">
            <w:pPr>
              <w:jc w:val="right"/>
              <w:rPr>
                <w:color w:val="000000"/>
              </w:rPr>
            </w:pPr>
            <w:r w:rsidDel="00000000" w:rsidR="00000000" w:rsidRPr="00000000">
              <w:rPr>
                <w:rtl w:val="0"/>
              </w:rPr>
            </w:r>
          </w:p>
        </w:tc>
        <w:tc>
          <w:tcPr/>
          <w:p w:rsidR="00000000" w:rsidDel="00000000" w:rsidP="00000000" w:rsidRDefault="00000000" w:rsidRPr="00000000" w14:paraId="000008B8">
            <w:pPr>
              <w:jc w:val="right"/>
              <w:rPr>
                <w:color w:val="000000"/>
              </w:rPr>
            </w:pPr>
            <w:r w:rsidDel="00000000" w:rsidR="00000000" w:rsidRPr="00000000">
              <w:rPr>
                <w:rtl w:val="0"/>
              </w:rPr>
            </w:r>
          </w:p>
        </w:tc>
        <w:tc>
          <w:tcPr/>
          <w:p w:rsidR="00000000" w:rsidDel="00000000" w:rsidP="00000000" w:rsidRDefault="00000000" w:rsidRPr="00000000" w14:paraId="000008B9">
            <w:pPr>
              <w:jc w:val="right"/>
              <w:rPr>
                <w:color w:val="000000"/>
              </w:rPr>
            </w:pPr>
            <w:r w:rsidDel="00000000" w:rsidR="00000000" w:rsidRPr="00000000">
              <w:rPr>
                <w:rtl w:val="0"/>
              </w:rPr>
            </w:r>
          </w:p>
        </w:tc>
        <w:tc>
          <w:tcPr/>
          <w:p w:rsidR="00000000" w:rsidDel="00000000" w:rsidP="00000000" w:rsidRDefault="00000000" w:rsidRPr="00000000" w14:paraId="000008BA">
            <w:pPr>
              <w:jc w:val="right"/>
              <w:rPr>
                <w:color w:val="000000"/>
              </w:rPr>
            </w:pPr>
            <w:r w:rsidDel="00000000" w:rsidR="00000000" w:rsidRPr="00000000">
              <w:rPr>
                <w:rtl w:val="0"/>
              </w:rPr>
            </w:r>
          </w:p>
        </w:tc>
        <w:tc>
          <w:tcPr/>
          <w:p w:rsidR="00000000" w:rsidDel="00000000" w:rsidP="00000000" w:rsidRDefault="00000000" w:rsidRPr="00000000" w14:paraId="000008BB">
            <w:pPr>
              <w:jc w:val="right"/>
              <w:rPr>
                <w:color w:val="000000"/>
              </w:rPr>
            </w:pPr>
            <w:r w:rsidDel="00000000" w:rsidR="00000000" w:rsidRPr="00000000">
              <w:rPr>
                <w:rtl w:val="0"/>
              </w:rPr>
              <w:t xml:space="preserve">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- 3.1,3</w:t>
            </w:r>
          </w:p>
        </w:tc>
        <w:tc>
          <w:tcPr/>
          <w:p w:rsidR="00000000" w:rsidDel="00000000" w:rsidP="00000000" w:rsidRDefault="00000000" w:rsidRPr="00000000" w14:paraId="000008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el mensaje enviado en la conversación del usuario.</w:t>
            </w:r>
          </w:p>
        </w:tc>
        <w:tc>
          <w:tcPr/>
          <w:p w:rsidR="00000000" w:rsidDel="00000000" w:rsidP="00000000" w:rsidRDefault="00000000" w:rsidRPr="00000000" w14:paraId="000008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8BF">
            <w:pPr>
              <w:jc w:val="right"/>
              <w:rPr>
                <w:color w:val="000000"/>
              </w:rPr>
            </w:pPr>
            <w:r w:rsidDel="00000000" w:rsidR="00000000" w:rsidRPr="00000000">
              <w:rPr>
                <w:rtl w:val="0"/>
              </w:rPr>
            </w:r>
          </w:p>
        </w:tc>
        <w:tc>
          <w:tcPr/>
          <w:p w:rsidR="00000000" w:rsidDel="00000000" w:rsidP="00000000" w:rsidRDefault="00000000" w:rsidRPr="00000000" w14:paraId="000008C0">
            <w:pPr>
              <w:jc w:val="right"/>
              <w:rPr/>
            </w:pPr>
            <w:r w:rsidDel="00000000" w:rsidR="00000000" w:rsidRPr="00000000">
              <w:rPr>
                <w:rtl w:val="0"/>
              </w:rPr>
            </w:r>
          </w:p>
        </w:tc>
        <w:tc>
          <w:tcPr/>
          <w:p w:rsidR="00000000" w:rsidDel="00000000" w:rsidP="00000000" w:rsidRDefault="00000000" w:rsidRPr="00000000" w14:paraId="000008C1">
            <w:pPr>
              <w:jc w:val="right"/>
              <w:rPr/>
            </w:pPr>
            <w:r w:rsidDel="00000000" w:rsidR="00000000" w:rsidRPr="00000000">
              <w:rPr>
                <w:rtl w:val="0"/>
              </w:rPr>
            </w:r>
          </w:p>
        </w:tc>
        <w:tc>
          <w:tcPr/>
          <w:p w:rsidR="00000000" w:rsidDel="00000000" w:rsidP="00000000" w:rsidRDefault="00000000" w:rsidRPr="00000000" w14:paraId="000008C2">
            <w:pPr>
              <w:jc w:val="right"/>
              <w:rPr/>
            </w:pPr>
            <w:r w:rsidDel="00000000" w:rsidR="00000000" w:rsidRPr="00000000">
              <w:rPr>
                <w:rtl w:val="0"/>
              </w:rPr>
            </w:r>
          </w:p>
        </w:tc>
        <w:tc>
          <w:tcPr/>
          <w:p w:rsidR="00000000" w:rsidDel="00000000" w:rsidP="00000000" w:rsidRDefault="00000000" w:rsidRPr="00000000" w14:paraId="000008C3">
            <w:pPr>
              <w:jc w:val="right"/>
              <w:rPr>
                <w:color w:val="000000"/>
              </w:rPr>
            </w:pPr>
            <w:r w:rsidDel="00000000" w:rsidR="00000000" w:rsidRPr="00000000">
              <w:rPr>
                <w:rtl w:val="0"/>
              </w:rPr>
            </w:r>
          </w:p>
        </w:tc>
        <w:tc>
          <w:tcPr/>
          <w:p w:rsidR="00000000" w:rsidDel="00000000" w:rsidP="00000000" w:rsidRDefault="00000000" w:rsidRPr="00000000" w14:paraId="000008C4">
            <w:pPr>
              <w:jc w:val="right"/>
              <w:rPr>
                <w:color w:val="000000"/>
              </w:rPr>
            </w:pPr>
            <w:r w:rsidDel="00000000" w:rsidR="00000000" w:rsidRPr="00000000">
              <w:rPr>
                <w:rtl w:val="0"/>
              </w:rPr>
            </w:r>
          </w:p>
        </w:tc>
        <w:tc>
          <w:tcPr/>
          <w:p w:rsidR="00000000" w:rsidDel="00000000" w:rsidP="00000000" w:rsidRDefault="00000000" w:rsidRPr="00000000" w14:paraId="000008C5">
            <w:pPr>
              <w:jc w:val="right"/>
              <w:rPr>
                <w:color w:val="000000"/>
              </w:rPr>
            </w:pPr>
            <w:r w:rsidDel="00000000" w:rsidR="00000000" w:rsidRPr="00000000">
              <w:rPr>
                <w:rtl w:val="0"/>
              </w:rPr>
            </w:r>
          </w:p>
        </w:tc>
        <w:tc>
          <w:tcPr/>
          <w:p w:rsidR="00000000" w:rsidDel="00000000" w:rsidP="00000000" w:rsidRDefault="00000000" w:rsidRPr="00000000" w14:paraId="000008C6">
            <w:pPr>
              <w:jc w:val="right"/>
              <w:rPr>
                <w:color w:val="000000"/>
              </w:rPr>
            </w:pPr>
            <w:r w:rsidDel="00000000" w:rsidR="00000000" w:rsidRPr="00000000">
              <w:rPr>
                <w:rtl w:val="0"/>
              </w:rPr>
            </w:r>
          </w:p>
        </w:tc>
        <w:tc>
          <w:tcPr/>
          <w:p w:rsidR="00000000" w:rsidDel="00000000" w:rsidP="00000000" w:rsidRDefault="00000000" w:rsidRPr="00000000" w14:paraId="000008C7">
            <w:pPr>
              <w:jc w:val="right"/>
              <w:rPr>
                <w:color w:val="000000"/>
              </w:rPr>
            </w:pPr>
            <w:r w:rsidDel="00000000" w:rsidR="00000000" w:rsidRPr="00000000">
              <w:rPr>
                <w:rtl w:val="0"/>
              </w:rPr>
            </w:r>
          </w:p>
        </w:tc>
        <w:tc>
          <w:tcPr/>
          <w:p w:rsidR="00000000" w:rsidDel="00000000" w:rsidP="00000000" w:rsidRDefault="00000000" w:rsidRPr="00000000" w14:paraId="000008C8">
            <w:pPr>
              <w:jc w:val="right"/>
              <w:rPr>
                <w:color w:val="000000"/>
              </w:rPr>
            </w:pPr>
            <w:r w:rsidDel="00000000" w:rsidR="00000000" w:rsidRPr="00000000">
              <w:rPr>
                <w:rtl w:val="0"/>
              </w:rPr>
            </w:r>
          </w:p>
        </w:tc>
        <w:tc>
          <w:tcPr/>
          <w:p w:rsidR="00000000" w:rsidDel="00000000" w:rsidP="00000000" w:rsidRDefault="00000000" w:rsidRPr="00000000" w14:paraId="000008C9">
            <w:pPr>
              <w:jc w:val="right"/>
              <w:rPr>
                <w:color w:val="000000"/>
              </w:rPr>
            </w:pPr>
            <w:r w:rsidDel="00000000" w:rsidR="00000000" w:rsidRPr="00000000">
              <w:rPr>
                <w:rtl w:val="0"/>
              </w:rPr>
            </w:r>
          </w:p>
        </w:tc>
        <w:tc>
          <w:tcPr/>
          <w:p w:rsidR="00000000" w:rsidDel="00000000" w:rsidP="00000000" w:rsidRDefault="00000000" w:rsidRPr="00000000" w14:paraId="000008CA">
            <w:pPr>
              <w:jc w:val="right"/>
              <w:rPr>
                <w:color w:val="000000"/>
              </w:rPr>
            </w:pPr>
            <w:r w:rsidDel="00000000" w:rsidR="00000000" w:rsidRPr="00000000">
              <w:rPr>
                <w:rtl w:val="0"/>
              </w:rPr>
            </w:r>
          </w:p>
        </w:tc>
        <w:tc>
          <w:tcPr/>
          <w:p w:rsidR="00000000" w:rsidDel="00000000" w:rsidP="00000000" w:rsidRDefault="00000000" w:rsidRPr="00000000" w14:paraId="000008CB">
            <w:pPr>
              <w:jc w:val="right"/>
              <w:rPr>
                <w:color w:val="000000"/>
              </w:rPr>
            </w:pPr>
            <w:r w:rsidDel="00000000" w:rsidR="00000000" w:rsidRPr="00000000">
              <w:rPr>
                <w:rtl w:val="0"/>
              </w:rPr>
            </w:r>
          </w:p>
        </w:tc>
        <w:tc>
          <w:tcPr/>
          <w:p w:rsidR="00000000" w:rsidDel="00000000" w:rsidP="00000000" w:rsidRDefault="00000000" w:rsidRPr="00000000" w14:paraId="000008CC">
            <w:pPr>
              <w:jc w:val="right"/>
              <w:rPr>
                <w:color w:val="000000"/>
              </w:rPr>
            </w:pPr>
            <w:r w:rsidDel="00000000" w:rsidR="00000000" w:rsidRPr="00000000">
              <w:rPr>
                <w:rtl w:val="0"/>
              </w:rPr>
            </w:r>
          </w:p>
        </w:tc>
        <w:tc>
          <w:tcPr/>
          <w:p w:rsidR="00000000" w:rsidDel="00000000" w:rsidP="00000000" w:rsidRDefault="00000000" w:rsidRPr="00000000" w14:paraId="000008CD">
            <w:pPr>
              <w:jc w:val="right"/>
              <w:rPr>
                <w:color w:val="000000"/>
              </w:rPr>
            </w:pPr>
            <w:r w:rsidDel="00000000" w:rsidR="00000000" w:rsidRPr="00000000">
              <w:rPr>
                <w:rtl w:val="0"/>
              </w:rPr>
            </w:r>
          </w:p>
        </w:tc>
        <w:tc>
          <w:tcPr/>
          <w:p w:rsidR="00000000" w:rsidDel="00000000" w:rsidP="00000000" w:rsidRDefault="00000000" w:rsidRPr="00000000" w14:paraId="000008CE">
            <w:pPr>
              <w:jc w:val="right"/>
              <w:rPr>
                <w:color w:val="000000"/>
              </w:rPr>
            </w:pPr>
            <w:r w:rsidDel="00000000" w:rsidR="00000000" w:rsidRPr="00000000">
              <w:rPr>
                <w:rtl w:val="0"/>
              </w:rPr>
            </w:r>
          </w:p>
        </w:tc>
        <w:tc>
          <w:tcPr/>
          <w:p w:rsidR="00000000" w:rsidDel="00000000" w:rsidP="00000000" w:rsidRDefault="00000000" w:rsidRPr="00000000" w14:paraId="000008CF">
            <w:pPr>
              <w:jc w:val="right"/>
              <w:rPr>
                <w:color w:val="000000"/>
              </w:rPr>
            </w:pPr>
            <w:r w:rsidDel="00000000" w:rsidR="00000000" w:rsidRPr="00000000">
              <w:rPr>
                <w:rtl w:val="0"/>
              </w:rPr>
            </w:r>
          </w:p>
        </w:tc>
        <w:tc>
          <w:tcPr/>
          <w:p w:rsidR="00000000" w:rsidDel="00000000" w:rsidP="00000000" w:rsidRDefault="00000000" w:rsidRPr="00000000" w14:paraId="000008D0">
            <w:pPr>
              <w:jc w:val="right"/>
              <w:rPr>
                <w:color w:val="000000"/>
              </w:rPr>
            </w:pPr>
            <w:r w:rsidDel="00000000" w:rsidR="00000000" w:rsidRPr="00000000">
              <w:rPr>
                <w:rtl w:val="0"/>
              </w:rPr>
              <w:t xml:space="preserve">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- 3.2,1</w:t>
            </w:r>
          </w:p>
        </w:tc>
        <w:tc>
          <w:tcPr/>
          <w:p w:rsidR="00000000" w:rsidDel="00000000" w:rsidP="00000000" w:rsidRDefault="00000000" w:rsidRPr="00000000" w14:paraId="000008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guardar automáticamente mensajes y respuestas.</w:t>
            </w:r>
          </w:p>
        </w:tc>
        <w:tc>
          <w:tcPr/>
          <w:p w:rsidR="00000000" w:rsidDel="00000000" w:rsidP="00000000" w:rsidRDefault="00000000" w:rsidRPr="00000000" w14:paraId="000008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D4">
            <w:pPr>
              <w:jc w:val="right"/>
              <w:rPr>
                <w:color w:val="000000"/>
              </w:rPr>
            </w:pPr>
            <w:r w:rsidDel="00000000" w:rsidR="00000000" w:rsidRPr="00000000">
              <w:rPr>
                <w:rtl w:val="0"/>
              </w:rPr>
            </w:r>
          </w:p>
        </w:tc>
        <w:tc>
          <w:tcPr/>
          <w:p w:rsidR="00000000" w:rsidDel="00000000" w:rsidP="00000000" w:rsidRDefault="00000000" w:rsidRPr="00000000" w14:paraId="000008D5">
            <w:pPr>
              <w:jc w:val="right"/>
              <w:rPr/>
            </w:pPr>
            <w:r w:rsidDel="00000000" w:rsidR="00000000" w:rsidRPr="00000000">
              <w:rPr>
                <w:rtl w:val="0"/>
              </w:rPr>
            </w:r>
          </w:p>
        </w:tc>
        <w:tc>
          <w:tcPr/>
          <w:p w:rsidR="00000000" w:rsidDel="00000000" w:rsidP="00000000" w:rsidRDefault="00000000" w:rsidRPr="00000000" w14:paraId="000008D6">
            <w:pPr>
              <w:jc w:val="right"/>
              <w:rPr/>
            </w:pPr>
            <w:r w:rsidDel="00000000" w:rsidR="00000000" w:rsidRPr="00000000">
              <w:rPr>
                <w:rtl w:val="0"/>
              </w:rPr>
            </w:r>
          </w:p>
        </w:tc>
        <w:tc>
          <w:tcPr/>
          <w:p w:rsidR="00000000" w:rsidDel="00000000" w:rsidP="00000000" w:rsidRDefault="00000000" w:rsidRPr="00000000" w14:paraId="000008D7">
            <w:pPr>
              <w:jc w:val="right"/>
              <w:rPr/>
            </w:pPr>
            <w:r w:rsidDel="00000000" w:rsidR="00000000" w:rsidRPr="00000000">
              <w:rPr>
                <w:rtl w:val="0"/>
              </w:rPr>
            </w:r>
          </w:p>
        </w:tc>
        <w:tc>
          <w:tcPr/>
          <w:p w:rsidR="00000000" w:rsidDel="00000000" w:rsidP="00000000" w:rsidRDefault="00000000" w:rsidRPr="00000000" w14:paraId="000008D8">
            <w:pPr>
              <w:jc w:val="right"/>
              <w:rPr>
                <w:color w:val="000000"/>
              </w:rPr>
            </w:pPr>
            <w:r w:rsidDel="00000000" w:rsidR="00000000" w:rsidRPr="00000000">
              <w:rPr>
                <w:rtl w:val="0"/>
              </w:rPr>
            </w:r>
          </w:p>
        </w:tc>
        <w:tc>
          <w:tcPr/>
          <w:p w:rsidR="00000000" w:rsidDel="00000000" w:rsidP="00000000" w:rsidRDefault="00000000" w:rsidRPr="00000000" w14:paraId="000008D9">
            <w:pPr>
              <w:jc w:val="right"/>
              <w:rPr>
                <w:color w:val="000000"/>
              </w:rPr>
            </w:pPr>
            <w:r w:rsidDel="00000000" w:rsidR="00000000" w:rsidRPr="00000000">
              <w:rPr>
                <w:rtl w:val="0"/>
              </w:rPr>
            </w:r>
          </w:p>
        </w:tc>
        <w:tc>
          <w:tcPr/>
          <w:p w:rsidR="00000000" w:rsidDel="00000000" w:rsidP="00000000" w:rsidRDefault="00000000" w:rsidRPr="00000000" w14:paraId="000008DA">
            <w:pPr>
              <w:jc w:val="right"/>
              <w:rPr>
                <w:color w:val="000000"/>
              </w:rPr>
            </w:pPr>
            <w:r w:rsidDel="00000000" w:rsidR="00000000" w:rsidRPr="00000000">
              <w:rPr>
                <w:rtl w:val="0"/>
              </w:rPr>
            </w:r>
          </w:p>
        </w:tc>
        <w:tc>
          <w:tcPr/>
          <w:p w:rsidR="00000000" w:rsidDel="00000000" w:rsidP="00000000" w:rsidRDefault="00000000" w:rsidRPr="00000000" w14:paraId="000008DB">
            <w:pPr>
              <w:jc w:val="right"/>
              <w:rPr>
                <w:color w:val="000000"/>
              </w:rPr>
            </w:pPr>
            <w:r w:rsidDel="00000000" w:rsidR="00000000" w:rsidRPr="00000000">
              <w:rPr>
                <w:rtl w:val="0"/>
              </w:rPr>
            </w:r>
          </w:p>
        </w:tc>
        <w:tc>
          <w:tcPr/>
          <w:p w:rsidR="00000000" w:rsidDel="00000000" w:rsidP="00000000" w:rsidRDefault="00000000" w:rsidRPr="00000000" w14:paraId="000008DC">
            <w:pPr>
              <w:jc w:val="right"/>
              <w:rPr>
                <w:color w:val="000000"/>
              </w:rPr>
            </w:pPr>
            <w:r w:rsidDel="00000000" w:rsidR="00000000" w:rsidRPr="00000000">
              <w:rPr>
                <w:rtl w:val="0"/>
              </w:rPr>
            </w:r>
          </w:p>
        </w:tc>
        <w:tc>
          <w:tcPr/>
          <w:p w:rsidR="00000000" w:rsidDel="00000000" w:rsidP="00000000" w:rsidRDefault="00000000" w:rsidRPr="00000000" w14:paraId="000008DD">
            <w:pPr>
              <w:jc w:val="right"/>
              <w:rPr>
                <w:color w:val="000000"/>
              </w:rPr>
            </w:pPr>
            <w:r w:rsidDel="00000000" w:rsidR="00000000" w:rsidRPr="00000000">
              <w:rPr>
                <w:rtl w:val="0"/>
              </w:rPr>
            </w:r>
          </w:p>
        </w:tc>
        <w:tc>
          <w:tcPr/>
          <w:p w:rsidR="00000000" w:rsidDel="00000000" w:rsidP="00000000" w:rsidRDefault="00000000" w:rsidRPr="00000000" w14:paraId="000008DE">
            <w:pPr>
              <w:jc w:val="right"/>
              <w:rPr>
                <w:color w:val="000000"/>
              </w:rPr>
            </w:pPr>
            <w:r w:rsidDel="00000000" w:rsidR="00000000" w:rsidRPr="00000000">
              <w:rPr>
                <w:rtl w:val="0"/>
              </w:rPr>
            </w:r>
          </w:p>
        </w:tc>
        <w:tc>
          <w:tcPr/>
          <w:p w:rsidR="00000000" w:rsidDel="00000000" w:rsidP="00000000" w:rsidRDefault="00000000" w:rsidRPr="00000000" w14:paraId="000008DF">
            <w:pPr>
              <w:jc w:val="right"/>
              <w:rPr>
                <w:color w:val="000000"/>
              </w:rPr>
            </w:pPr>
            <w:r w:rsidDel="00000000" w:rsidR="00000000" w:rsidRPr="00000000">
              <w:rPr>
                <w:rtl w:val="0"/>
              </w:rPr>
            </w:r>
          </w:p>
        </w:tc>
        <w:tc>
          <w:tcPr/>
          <w:p w:rsidR="00000000" w:rsidDel="00000000" w:rsidP="00000000" w:rsidRDefault="00000000" w:rsidRPr="00000000" w14:paraId="000008E0">
            <w:pPr>
              <w:jc w:val="right"/>
              <w:rPr>
                <w:color w:val="000000"/>
              </w:rPr>
            </w:pPr>
            <w:r w:rsidDel="00000000" w:rsidR="00000000" w:rsidRPr="00000000">
              <w:rPr>
                <w:rtl w:val="0"/>
              </w:rPr>
            </w:r>
          </w:p>
        </w:tc>
        <w:tc>
          <w:tcPr/>
          <w:p w:rsidR="00000000" w:rsidDel="00000000" w:rsidP="00000000" w:rsidRDefault="00000000" w:rsidRPr="00000000" w14:paraId="000008E1">
            <w:pPr>
              <w:jc w:val="right"/>
              <w:rPr>
                <w:color w:val="000000"/>
              </w:rPr>
            </w:pPr>
            <w:r w:rsidDel="00000000" w:rsidR="00000000" w:rsidRPr="00000000">
              <w:rPr>
                <w:rtl w:val="0"/>
              </w:rPr>
            </w:r>
          </w:p>
        </w:tc>
        <w:tc>
          <w:tcPr/>
          <w:p w:rsidR="00000000" w:rsidDel="00000000" w:rsidP="00000000" w:rsidRDefault="00000000" w:rsidRPr="00000000" w14:paraId="000008E2">
            <w:pPr>
              <w:jc w:val="right"/>
              <w:rPr>
                <w:color w:val="000000"/>
              </w:rPr>
            </w:pPr>
            <w:r w:rsidDel="00000000" w:rsidR="00000000" w:rsidRPr="00000000">
              <w:rPr>
                <w:rtl w:val="0"/>
              </w:rPr>
            </w:r>
          </w:p>
        </w:tc>
        <w:tc>
          <w:tcPr/>
          <w:p w:rsidR="00000000" w:rsidDel="00000000" w:rsidP="00000000" w:rsidRDefault="00000000" w:rsidRPr="00000000" w14:paraId="000008E3">
            <w:pPr>
              <w:jc w:val="right"/>
              <w:rPr>
                <w:color w:val="000000"/>
              </w:rPr>
            </w:pPr>
            <w:r w:rsidDel="00000000" w:rsidR="00000000" w:rsidRPr="00000000">
              <w:rPr>
                <w:rtl w:val="0"/>
              </w:rPr>
            </w:r>
          </w:p>
        </w:tc>
        <w:tc>
          <w:tcPr/>
          <w:p w:rsidR="00000000" w:rsidDel="00000000" w:rsidP="00000000" w:rsidRDefault="00000000" w:rsidRPr="00000000" w14:paraId="000008E4">
            <w:pPr>
              <w:jc w:val="right"/>
              <w:rPr>
                <w:color w:val="000000"/>
              </w:rPr>
            </w:pPr>
            <w:r w:rsidDel="00000000" w:rsidR="00000000" w:rsidRPr="00000000">
              <w:rPr>
                <w:rtl w:val="0"/>
              </w:rPr>
            </w:r>
          </w:p>
        </w:tc>
        <w:tc>
          <w:tcPr/>
          <w:p w:rsidR="00000000" w:rsidDel="00000000" w:rsidP="00000000" w:rsidRDefault="00000000" w:rsidRPr="00000000" w14:paraId="000008E5">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- 3.2,2</w:t>
            </w:r>
          </w:p>
        </w:tc>
        <w:tc>
          <w:tcPr/>
          <w:p w:rsidR="00000000" w:rsidDel="00000000" w:rsidP="00000000" w:rsidRDefault="00000000" w:rsidRPr="00000000" w14:paraId="000008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Establecer política de retención de 30 días (borrado automático).</w:t>
            </w:r>
          </w:p>
        </w:tc>
        <w:tc>
          <w:tcPr/>
          <w:p w:rsidR="00000000" w:rsidDel="00000000" w:rsidP="00000000" w:rsidRDefault="00000000" w:rsidRPr="00000000" w14:paraId="000008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8E9">
            <w:pPr>
              <w:jc w:val="right"/>
              <w:rPr>
                <w:color w:val="000000"/>
              </w:rPr>
            </w:pPr>
            <w:r w:rsidDel="00000000" w:rsidR="00000000" w:rsidRPr="00000000">
              <w:rPr>
                <w:rtl w:val="0"/>
              </w:rPr>
            </w:r>
          </w:p>
        </w:tc>
        <w:tc>
          <w:tcPr/>
          <w:p w:rsidR="00000000" w:rsidDel="00000000" w:rsidP="00000000" w:rsidRDefault="00000000" w:rsidRPr="00000000" w14:paraId="000008EA">
            <w:pPr>
              <w:jc w:val="right"/>
              <w:rPr/>
            </w:pPr>
            <w:r w:rsidDel="00000000" w:rsidR="00000000" w:rsidRPr="00000000">
              <w:rPr>
                <w:rtl w:val="0"/>
              </w:rPr>
            </w:r>
          </w:p>
        </w:tc>
        <w:tc>
          <w:tcPr/>
          <w:p w:rsidR="00000000" w:rsidDel="00000000" w:rsidP="00000000" w:rsidRDefault="00000000" w:rsidRPr="00000000" w14:paraId="000008EB">
            <w:pPr>
              <w:jc w:val="right"/>
              <w:rPr/>
            </w:pPr>
            <w:r w:rsidDel="00000000" w:rsidR="00000000" w:rsidRPr="00000000">
              <w:rPr>
                <w:rtl w:val="0"/>
              </w:rPr>
            </w:r>
          </w:p>
        </w:tc>
        <w:tc>
          <w:tcPr/>
          <w:p w:rsidR="00000000" w:rsidDel="00000000" w:rsidP="00000000" w:rsidRDefault="00000000" w:rsidRPr="00000000" w14:paraId="000008EC">
            <w:pPr>
              <w:jc w:val="right"/>
              <w:rPr/>
            </w:pPr>
            <w:r w:rsidDel="00000000" w:rsidR="00000000" w:rsidRPr="00000000">
              <w:rPr>
                <w:rtl w:val="0"/>
              </w:rPr>
            </w:r>
          </w:p>
        </w:tc>
        <w:tc>
          <w:tcPr/>
          <w:p w:rsidR="00000000" w:rsidDel="00000000" w:rsidP="00000000" w:rsidRDefault="00000000" w:rsidRPr="00000000" w14:paraId="000008ED">
            <w:pPr>
              <w:jc w:val="right"/>
              <w:rPr>
                <w:color w:val="000000"/>
              </w:rPr>
            </w:pPr>
            <w:r w:rsidDel="00000000" w:rsidR="00000000" w:rsidRPr="00000000">
              <w:rPr>
                <w:rtl w:val="0"/>
              </w:rPr>
            </w:r>
          </w:p>
        </w:tc>
        <w:tc>
          <w:tcPr/>
          <w:p w:rsidR="00000000" w:rsidDel="00000000" w:rsidP="00000000" w:rsidRDefault="00000000" w:rsidRPr="00000000" w14:paraId="000008EE">
            <w:pPr>
              <w:jc w:val="right"/>
              <w:rPr>
                <w:color w:val="000000"/>
              </w:rPr>
            </w:pPr>
            <w:r w:rsidDel="00000000" w:rsidR="00000000" w:rsidRPr="00000000">
              <w:rPr>
                <w:rtl w:val="0"/>
              </w:rPr>
            </w:r>
          </w:p>
        </w:tc>
        <w:tc>
          <w:tcPr/>
          <w:p w:rsidR="00000000" w:rsidDel="00000000" w:rsidP="00000000" w:rsidRDefault="00000000" w:rsidRPr="00000000" w14:paraId="000008EF">
            <w:pPr>
              <w:jc w:val="right"/>
              <w:rPr>
                <w:color w:val="000000"/>
              </w:rPr>
            </w:pPr>
            <w:r w:rsidDel="00000000" w:rsidR="00000000" w:rsidRPr="00000000">
              <w:rPr>
                <w:rtl w:val="0"/>
              </w:rPr>
            </w:r>
          </w:p>
        </w:tc>
        <w:tc>
          <w:tcPr/>
          <w:p w:rsidR="00000000" w:rsidDel="00000000" w:rsidP="00000000" w:rsidRDefault="00000000" w:rsidRPr="00000000" w14:paraId="000008F0">
            <w:pPr>
              <w:jc w:val="right"/>
              <w:rPr>
                <w:color w:val="000000"/>
              </w:rPr>
            </w:pPr>
            <w:r w:rsidDel="00000000" w:rsidR="00000000" w:rsidRPr="00000000">
              <w:rPr>
                <w:rtl w:val="0"/>
              </w:rPr>
            </w:r>
          </w:p>
        </w:tc>
        <w:tc>
          <w:tcPr/>
          <w:p w:rsidR="00000000" w:rsidDel="00000000" w:rsidP="00000000" w:rsidRDefault="00000000" w:rsidRPr="00000000" w14:paraId="000008F1">
            <w:pPr>
              <w:jc w:val="right"/>
              <w:rPr>
                <w:color w:val="000000"/>
              </w:rPr>
            </w:pPr>
            <w:r w:rsidDel="00000000" w:rsidR="00000000" w:rsidRPr="00000000">
              <w:rPr>
                <w:rtl w:val="0"/>
              </w:rPr>
            </w:r>
          </w:p>
        </w:tc>
        <w:tc>
          <w:tcPr/>
          <w:p w:rsidR="00000000" w:rsidDel="00000000" w:rsidP="00000000" w:rsidRDefault="00000000" w:rsidRPr="00000000" w14:paraId="000008F2">
            <w:pPr>
              <w:jc w:val="right"/>
              <w:rPr>
                <w:color w:val="000000"/>
              </w:rPr>
            </w:pPr>
            <w:r w:rsidDel="00000000" w:rsidR="00000000" w:rsidRPr="00000000">
              <w:rPr>
                <w:rtl w:val="0"/>
              </w:rPr>
            </w:r>
          </w:p>
        </w:tc>
        <w:tc>
          <w:tcPr/>
          <w:p w:rsidR="00000000" w:rsidDel="00000000" w:rsidP="00000000" w:rsidRDefault="00000000" w:rsidRPr="00000000" w14:paraId="000008F3">
            <w:pPr>
              <w:jc w:val="right"/>
              <w:rPr>
                <w:color w:val="000000"/>
              </w:rPr>
            </w:pPr>
            <w:r w:rsidDel="00000000" w:rsidR="00000000" w:rsidRPr="00000000">
              <w:rPr>
                <w:rtl w:val="0"/>
              </w:rPr>
            </w:r>
          </w:p>
        </w:tc>
        <w:tc>
          <w:tcPr/>
          <w:p w:rsidR="00000000" w:rsidDel="00000000" w:rsidP="00000000" w:rsidRDefault="00000000" w:rsidRPr="00000000" w14:paraId="000008F4">
            <w:pPr>
              <w:jc w:val="right"/>
              <w:rPr>
                <w:color w:val="000000"/>
              </w:rPr>
            </w:pPr>
            <w:r w:rsidDel="00000000" w:rsidR="00000000" w:rsidRPr="00000000">
              <w:rPr>
                <w:rtl w:val="0"/>
              </w:rPr>
            </w:r>
          </w:p>
        </w:tc>
        <w:tc>
          <w:tcPr/>
          <w:p w:rsidR="00000000" w:rsidDel="00000000" w:rsidP="00000000" w:rsidRDefault="00000000" w:rsidRPr="00000000" w14:paraId="000008F5">
            <w:pPr>
              <w:jc w:val="right"/>
              <w:rPr>
                <w:color w:val="000000"/>
              </w:rPr>
            </w:pPr>
            <w:r w:rsidDel="00000000" w:rsidR="00000000" w:rsidRPr="00000000">
              <w:rPr>
                <w:rtl w:val="0"/>
              </w:rPr>
            </w:r>
          </w:p>
        </w:tc>
        <w:tc>
          <w:tcPr/>
          <w:p w:rsidR="00000000" w:rsidDel="00000000" w:rsidP="00000000" w:rsidRDefault="00000000" w:rsidRPr="00000000" w14:paraId="000008F6">
            <w:pPr>
              <w:jc w:val="right"/>
              <w:rPr>
                <w:color w:val="000000"/>
              </w:rPr>
            </w:pPr>
            <w:r w:rsidDel="00000000" w:rsidR="00000000" w:rsidRPr="00000000">
              <w:rPr>
                <w:rtl w:val="0"/>
              </w:rPr>
            </w:r>
          </w:p>
        </w:tc>
        <w:tc>
          <w:tcPr/>
          <w:p w:rsidR="00000000" w:rsidDel="00000000" w:rsidP="00000000" w:rsidRDefault="00000000" w:rsidRPr="00000000" w14:paraId="000008F7">
            <w:pPr>
              <w:jc w:val="right"/>
              <w:rPr>
                <w:color w:val="000000"/>
              </w:rPr>
            </w:pPr>
            <w:r w:rsidDel="00000000" w:rsidR="00000000" w:rsidRPr="00000000">
              <w:rPr>
                <w:rtl w:val="0"/>
              </w:rPr>
            </w:r>
          </w:p>
        </w:tc>
        <w:tc>
          <w:tcPr/>
          <w:p w:rsidR="00000000" w:rsidDel="00000000" w:rsidP="00000000" w:rsidRDefault="00000000" w:rsidRPr="00000000" w14:paraId="000008F8">
            <w:pPr>
              <w:jc w:val="right"/>
              <w:rPr>
                <w:color w:val="000000"/>
              </w:rPr>
            </w:pPr>
            <w:r w:rsidDel="00000000" w:rsidR="00000000" w:rsidRPr="00000000">
              <w:rPr>
                <w:rtl w:val="0"/>
              </w:rPr>
            </w:r>
          </w:p>
        </w:tc>
        <w:tc>
          <w:tcPr/>
          <w:p w:rsidR="00000000" w:rsidDel="00000000" w:rsidP="00000000" w:rsidRDefault="00000000" w:rsidRPr="00000000" w14:paraId="000008F9">
            <w:pPr>
              <w:jc w:val="right"/>
              <w:rPr>
                <w:color w:val="000000"/>
              </w:rPr>
            </w:pPr>
            <w:r w:rsidDel="00000000" w:rsidR="00000000" w:rsidRPr="00000000">
              <w:rPr>
                <w:rtl w:val="0"/>
              </w:rPr>
            </w:r>
          </w:p>
        </w:tc>
        <w:tc>
          <w:tcPr/>
          <w:p w:rsidR="00000000" w:rsidDel="00000000" w:rsidP="00000000" w:rsidRDefault="00000000" w:rsidRPr="00000000" w14:paraId="000008FA">
            <w:pPr>
              <w:jc w:val="right"/>
              <w:rPr>
                <w:color w:val="000000"/>
              </w:rPr>
            </w:pPr>
            <w:r w:rsidDel="00000000" w:rsidR="00000000" w:rsidRPr="00000000">
              <w:rPr>
                <w:rtl w:val="0"/>
              </w:rPr>
              <w:t xml:space="preserve">2</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- 3.3,1</w:t>
            </w:r>
          </w:p>
        </w:tc>
        <w:tc>
          <w:tcPr/>
          <w:p w:rsidR="00000000" w:rsidDel="00000000" w:rsidP="00000000" w:rsidRDefault="00000000" w:rsidRPr="00000000" w14:paraId="000008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 credenciales y conexión segura con API DeepSeek.</w:t>
            </w:r>
          </w:p>
        </w:tc>
        <w:tc>
          <w:tcPr/>
          <w:p w:rsidR="00000000" w:rsidDel="00000000" w:rsidP="00000000" w:rsidRDefault="00000000" w:rsidRPr="00000000" w14:paraId="000008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8FE">
            <w:pPr>
              <w:jc w:val="right"/>
              <w:rPr>
                <w:color w:val="000000"/>
              </w:rPr>
            </w:pPr>
            <w:r w:rsidDel="00000000" w:rsidR="00000000" w:rsidRPr="00000000">
              <w:rPr>
                <w:rtl w:val="0"/>
              </w:rPr>
            </w:r>
          </w:p>
        </w:tc>
        <w:tc>
          <w:tcPr/>
          <w:p w:rsidR="00000000" w:rsidDel="00000000" w:rsidP="00000000" w:rsidRDefault="00000000" w:rsidRPr="00000000" w14:paraId="000008FF">
            <w:pPr>
              <w:jc w:val="right"/>
              <w:rPr/>
            </w:pPr>
            <w:r w:rsidDel="00000000" w:rsidR="00000000" w:rsidRPr="00000000">
              <w:rPr>
                <w:rtl w:val="0"/>
              </w:rPr>
            </w:r>
          </w:p>
        </w:tc>
        <w:tc>
          <w:tcPr/>
          <w:p w:rsidR="00000000" w:rsidDel="00000000" w:rsidP="00000000" w:rsidRDefault="00000000" w:rsidRPr="00000000" w14:paraId="00000900">
            <w:pPr>
              <w:jc w:val="right"/>
              <w:rPr/>
            </w:pPr>
            <w:r w:rsidDel="00000000" w:rsidR="00000000" w:rsidRPr="00000000">
              <w:rPr>
                <w:rtl w:val="0"/>
              </w:rPr>
            </w:r>
          </w:p>
        </w:tc>
        <w:tc>
          <w:tcPr/>
          <w:p w:rsidR="00000000" w:rsidDel="00000000" w:rsidP="00000000" w:rsidRDefault="00000000" w:rsidRPr="00000000" w14:paraId="00000901">
            <w:pPr>
              <w:jc w:val="right"/>
              <w:rPr/>
            </w:pPr>
            <w:r w:rsidDel="00000000" w:rsidR="00000000" w:rsidRPr="00000000">
              <w:rPr>
                <w:rtl w:val="0"/>
              </w:rPr>
            </w:r>
          </w:p>
        </w:tc>
        <w:tc>
          <w:tcPr/>
          <w:p w:rsidR="00000000" w:rsidDel="00000000" w:rsidP="00000000" w:rsidRDefault="00000000" w:rsidRPr="00000000" w14:paraId="00000902">
            <w:pPr>
              <w:jc w:val="right"/>
              <w:rPr>
                <w:color w:val="000000"/>
              </w:rPr>
            </w:pPr>
            <w:r w:rsidDel="00000000" w:rsidR="00000000" w:rsidRPr="00000000">
              <w:rPr>
                <w:rtl w:val="0"/>
              </w:rPr>
            </w:r>
          </w:p>
        </w:tc>
        <w:tc>
          <w:tcPr/>
          <w:p w:rsidR="00000000" w:rsidDel="00000000" w:rsidP="00000000" w:rsidRDefault="00000000" w:rsidRPr="00000000" w14:paraId="00000903">
            <w:pPr>
              <w:jc w:val="right"/>
              <w:rPr>
                <w:color w:val="000000"/>
              </w:rPr>
            </w:pPr>
            <w:r w:rsidDel="00000000" w:rsidR="00000000" w:rsidRPr="00000000">
              <w:rPr>
                <w:rtl w:val="0"/>
              </w:rPr>
            </w:r>
          </w:p>
        </w:tc>
        <w:tc>
          <w:tcPr/>
          <w:p w:rsidR="00000000" w:rsidDel="00000000" w:rsidP="00000000" w:rsidRDefault="00000000" w:rsidRPr="00000000" w14:paraId="00000904">
            <w:pPr>
              <w:jc w:val="right"/>
              <w:rPr>
                <w:color w:val="000000"/>
              </w:rPr>
            </w:pPr>
            <w:r w:rsidDel="00000000" w:rsidR="00000000" w:rsidRPr="00000000">
              <w:rPr>
                <w:rtl w:val="0"/>
              </w:rPr>
            </w:r>
          </w:p>
        </w:tc>
        <w:tc>
          <w:tcPr/>
          <w:p w:rsidR="00000000" w:rsidDel="00000000" w:rsidP="00000000" w:rsidRDefault="00000000" w:rsidRPr="00000000" w14:paraId="00000905">
            <w:pPr>
              <w:jc w:val="right"/>
              <w:rPr>
                <w:color w:val="000000"/>
              </w:rPr>
            </w:pPr>
            <w:r w:rsidDel="00000000" w:rsidR="00000000" w:rsidRPr="00000000">
              <w:rPr>
                <w:rtl w:val="0"/>
              </w:rPr>
            </w:r>
          </w:p>
        </w:tc>
        <w:tc>
          <w:tcPr/>
          <w:p w:rsidR="00000000" w:rsidDel="00000000" w:rsidP="00000000" w:rsidRDefault="00000000" w:rsidRPr="00000000" w14:paraId="00000906">
            <w:pPr>
              <w:jc w:val="right"/>
              <w:rPr>
                <w:color w:val="00000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907">
            <w:pPr>
              <w:jc w:val="right"/>
              <w:rPr>
                <w:color w:val="000000"/>
              </w:rPr>
            </w:pPr>
            <w:r w:rsidDel="00000000" w:rsidR="00000000" w:rsidRPr="00000000">
              <w:rPr>
                <w:rtl w:val="0"/>
              </w:rPr>
            </w:r>
          </w:p>
        </w:tc>
        <w:tc>
          <w:tcPr/>
          <w:p w:rsidR="00000000" w:rsidDel="00000000" w:rsidP="00000000" w:rsidRDefault="00000000" w:rsidRPr="00000000" w14:paraId="00000908">
            <w:pPr>
              <w:jc w:val="right"/>
              <w:rPr>
                <w:color w:val="000000"/>
              </w:rPr>
            </w:pPr>
            <w:r w:rsidDel="00000000" w:rsidR="00000000" w:rsidRPr="00000000">
              <w:rPr>
                <w:rtl w:val="0"/>
              </w:rPr>
            </w:r>
          </w:p>
        </w:tc>
        <w:tc>
          <w:tcPr/>
          <w:p w:rsidR="00000000" w:rsidDel="00000000" w:rsidP="00000000" w:rsidRDefault="00000000" w:rsidRPr="00000000" w14:paraId="00000909">
            <w:pPr>
              <w:jc w:val="right"/>
              <w:rPr>
                <w:color w:val="000000"/>
              </w:rPr>
            </w:pPr>
            <w:r w:rsidDel="00000000" w:rsidR="00000000" w:rsidRPr="00000000">
              <w:rPr>
                <w:rtl w:val="0"/>
              </w:rPr>
            </w:r>
          </w:p>
        </w:tc>
        <w:tc>
          <w:tcPr/>
          <w:p w:rsidR="00000000" w:rsidDel="00000000" w:rsidP="00000000" w:rsidRDefault="00000000" w:rsidRPr="00000000" w14:paraId="0000090A">
            <w:pPr>
              <w:jc w:val="right"/>
              <w:rPr>
                <w:color w:val="000000"/>
              </w:rPr>
            </w:pPr>
            <w:r w:rsidDel="00000000" w:rsidR="00000000" w:rsidRPr="00000000">
              <w:rPr>
                <w:rtl w:val="0"/>
              </w:rPr>
            </w:r>
          </w:p>
        </w:tc>
        <w:tc>
          <w:tcPr/>
          <w:p w:rsidR="00000000" w:rsidDel="00000000" w:rsidP="00000000" w:rsidRDefault="00000000" w:rsidRPr="00000000" w14:paraId="0000090B">
            <w:pPr>
              <w:jc w:val="right"/>
              <w:rPr>
                <w:color w:val="000000"/>
              </w:rPr>
            </w:pPr>
            <w:r w:rsidDel="00000000" w:rsidR="00000000" w:rsidRPr="00000000">
              <w:rPr>
                <w:rtl w:val="0"/>
              </w:rPr>
            </w:r>
          </w:p>
        </w:tc>
        <w:tc>
          <w:tcPr/>
          <w:p w:rsidR="00000000" w:rsidDel="00000000" w:rsidP="00000000" w:rsidRDefault="00000000" w:rsidRPr="00000000" w14:paraId="0000090C">
            <w:pPr>
              <w:jc w:val="right"/>
              <w:rPr>
                <w:color w:val="000000"/>
              </w:rPr>
            </w:pPr>
            <w:r w:rsidDel="00000000" w:rsidR="00000000" w:rsidRPr="00000000">
              <w:rPr>
                <w:rtl w:val="0"/>
              </w:rPr>
            </w:r>
          </w:p>
        </w:tc>
        <w:tc>
          <w:tcPr/>
          <w:p w:rsidR="00000000" w:rsidDel="00000000" w:rsidP="00000000" w:rsidRDefault="00000000" w:rsidRPr="00000000" w14:paraId="0000090D">
            <w:pPr>
              <w:jc w:val="right"/>
              <w:rPr>
                <w:color w:val="000000"/>
              </w:rPr>
            </w:pPr>
            <w:r w:rsidDel="00000000" w:rsidR="00000000" w:rsidRPr="00000000">
              <w:rPr>
                <w:rtl w:val="0"/>
              </w:rPr>
            </w:r>
          </w:p>
        </w:tc>
        <w:tc>
          <w:tcPr/>
          <w:p w:rsidR="00000000" w:rsidDel="00000000" w:rsidP="00000000" w:rsidRDefault="00000000" w:rsidRPr="00000000" w14:paraId="0000090E">
            <w:pPr>
              <w:jc w:val="right"/>
              <w:rPr>
                <w:color w:val="000000"/>
              </w:rPr>
            </w:pPr>
            <w:r w:rsidDel="00000000" w:rsidR="00000000" w:rsidRPr="00000000">
              <w:rPr>
                <w:rtl w:val="0"/>
              </w:rPr>
            </w:r>
          </w:p>
        </w:tc>
        <w:tc>
          <w:tcPr/>
          <w:p w:rsidR="00000000" w:rsidDel="00000000" w:rsidP="00000000" w:rsidRDefault="00000000" w:rsidRPr="00000000" w14:paraId="0000090F">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- 3.3,2</w:t>
            </w:r>
          </w:p>
        </w:tc>
        <w:tc>
          <w:tcPr/>
          <w:p w:rsidR="00000000" w:rsidDel="00000000" w:rsidP="00000000" w:rsidRDefault="00000000" w:rsidRPr="00000000" w14:paraId="000009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Mostrar respuesta automática en la interfaz.</w:t>
            </w:r>
          </w:p>
        </w:tc>
        <w:tc>
          <w:tcPr/>
          <w:p w:rsidR="00000000" w:rsidDel="00000000" w:rsidP="00000000" w:rsidRDefault="00000000" w:rsidRPr="00000000" w14:paraId="000009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13">
            <w:pPr>
              <w:jc w:val="right"/>
              <w:rPr>
                <w:color w:val="000000"/>
              </w:rPr>
            </w:pPr>
            <w:r w:rsidDel="00000000" w:rsidR="00000000" w:rsidRPr="00000000">
              <w:rPr>
                <w:rtl w:val="0"/>
              </w:rPr>
            </w:r>
          </w:p>
        </w:tc>
        <w:tc>
          <w:tcPr/>
          <w:p w:rsidR="00000000" w:rsidDel="00000000" w:rsidP="00000000" w:rsidRDefault="00000000" w:rsidRPr="00000000" w14:paraId="00000914">
            <w:pPr>
              <w:jc w:val="right"/>
              <w:rPr/>
            </w:pPr>
            <w:r w:rsidDel="00000000" w:rsidR="00000000" w:rsidRPr="00000000">
              <w:rPr>
                <w:rtl w:val="0"/>
              </w:rPr>
            </w:r>
          </w:p>
        </w:tc>
        <w:tc>
          <w:tcPr/>
          <w:p w:rsidR="00000000" w:rsidDel="00000000" w:rsidP="00000000" w:rsidRDefault="00000000" w:rsidRPr="00000000" w14:paraId="00000915">
            <w:pPr>
              <w:jc w:val="right"/>
              <w:rPr/>
            </w:pPr>
            <w:r w:rsidDel="00000000" w:rsidR="00000000" w:rsidRPr="00000000">
              <w:rPr>
                <w:rtl w:val="0"/>
              </w:rPr>
            </w:r>
          </w:p>
        </w:tc>
        <w:tc>
          <w:tcPr/>
          <w:p w:rsidR="00000000" w:rsidDel="00000000" w:rsidP="00000000" w:rsidRDefault="00000000" w:rsidRPr="00000000" w14:paraId="00000916">
            <w:pPr>
              <w:jc w:val="right"/>
              <w:rPr/>
            </w:pPr>
            <w:r w:rsidDel="00000000" w:rsidR="00000000" w:rsidRPr="00000000">
              <w:rPr>
                <w:rtl w:val="0"/>
              </w:rPr>
            </w:r>
          </w:p>
        </w:tc>
        <w:tc>
          <w:tcPr/>
          <w:p w:rsidR="00000000" w:rsidDel="00000000" w:rsidP="00000000" w:rsidRDefault="00000000" w:rsidRPr="00000000" w14:paraId="00000917">
            <w:pPr>
              <w:jc w:val="right"/>
              <w:rPr>
                <w:color w:val="000000"/>
              </w:rPr>
            </w:pPr>
            <w:r w:rsidDel="00000000" w:rsidR="00000000" w:rsidRPr="00000000">
              <w:rPr>
                <w:rtl w:val="0"/>
              </w:rPr>
            </w:r>
          </w:p>
        </w:tc>
        <w:tc>
          <w:tcPr/>
          <w:p w:rsidR="00000000" w:rsidDel="00000000" w:rsidP="00000000" w:rsidRDefault="00000000" w:rsidRPr="00000000" w14:paraId="00000918">
            <w:pPr>
              <w:jc w:val="right"/>
              <w:rPr>
                <w:color w:val="000000"/>
              </w:rPr>
            </w:pPr>
            <w:r w:rsidDel="00000000" w:rsidR="00000000" w:rsidRPr="00000000">
              <w:rPr>
                <w:rtl w:val="0"/>
              </w:rPr>
            </w:r>
          </w:p>
        </w:tc>
        <w:tc>
          <w:tcPr/>
          <w:p w:rsidR="00000000" w:rsidDel="00000000" w:rsidP="00000000" w:rsidRDefault="00000000" w:rsidRPr="00000000" w14:paraId="00000919">
            <w:pPr>
              <w:jc w:val="right"/>
              <w:rPr>
                <w:color w:val="000000"/>
              </w:rPr>
            </w:pPr>
            <w:r w:rsidDel="00000000" w:rsidR="00000000" w:rsidRPr="00000000">
              <w:rPr>
                <w:rtl w:val="0"/>
              </w:rPr>
            </w:r>
          </w:p>
        </w:tc>
        <w:tc>
          <w:tcPr/>
          <w:p w:rsidR="00000000" w:rsidDel="00000000" w:rsidP="00000000" w:rsidRDefault="00000000" w:rsidRPr="00000000" w14:paraId="0000091A">
            <w:pPr>
              <w:jc w:val="right"/>
              <w:rPr>
                <w:color w:val="000000"/>
              </w:rPr>
            </w:pPr>
            <w:r w:rsidDel="00000000" w:rsidR="00000000" w:rsidRPr="00000000">
              <w:rPr>
                <w:rtl w:val="0"/>
              </w:rPr>
            </w:r>
          </w:p>
        </w:tc>
        <w:tc>
          <w:tcPr/>
          <w:p w:rsidR="00000000" w:rsidDel="00000000" w:rsidP="00000000" w:rsidRDefault="00000000" w:rsidRPr="00000000" w14:paraId="0000091B">
            <w:pPr>
              <w:jc w:val="right"/>
              <w:rPr>
                <w:color w:val="000000"/>
              </w:rPr>
            </w:pPr>
            <w:r w:rsidDel="00000000" w:rsidR="00000000" w:rsidRPr="00000000">
              <w:rPr>
                <w:rtl w:val="0"/>
              </w:rPr>
            </w:r>
          </w:p>
        </w:tc>
        <w:tc>
          <w:tcPr/>
          <w:p w:rsidR="00000000" w:rsidDel="00000000" w:rsidP="00000000" w:rsidRDefault="00000000" w:rsidRPr="00000000" w14:paraId="0000091C">
            <w:pPr>
              <w:jc w:val="right"/>
              <w:rPr>
                <w:color w:val="000000"/>
              </w:rPr>
            </w:pPr>
            <w:r w:rsidDel="00000000" w:rsidR="00000000" w:rsidRPr="00000000">
              <w:rPr>
                <w:rtl w:val="0"/>
              </w:rPr>
            </w:r>
          </w:p>
        </w:tc>
        <w:tc>
          <w:tcPr/>
          <w:p w:rsidR="00000000" w:rsidDel="00000000" w:rsidP="00000000" w:rsidRDefault="00000000" w:rsidRPr="00000000" w14:paraId="0000091D">
            <w:pPr>
              <w:jc w:val="right"/>
              <w:rPr>
                <w:color w:val="000000"/>
              </w:rPr>
            </w:pPr>
            <w:r w:rsidDel="00000000" w:rsidR="00000000" w:rsidRPr="00000000">
              <w:rPr>
                <w:rtl w:val="0"/>
              </w:rPr>
            </w:r>
          </w:p>
        </w:tc>
        <w:tc>
          <w:tcPr/>
          <w:p w:rsidR="00000000" w:rsidDel="00000000" w:rsidP="00000000" w:rsidRDefault="00000000" w:rsidRPr="00000000" w14:paraId="0000091E">
            <w:pPr>
              <w:jc w:val="right"/>
              <w:rPr>
                <w:color w:val="000000"/>
              </w:rPr>
            </w:pPr>
            <w:r w:rsidDel="00000000" w:rsidR="00000000" w:rsidRPr="00000000">
              <w:rPr>
                <w:rtl w:val="0"/>
              </w:rPr>
            </w:r>
          </w:p>
        </w:tc>
        <w:tc>
          <w:tcPr/>
          <w:p w:rsidR="00000000" w:rsidDel="00000000" w:rsidP="00000000" w:rsidRDefault="00000000" w:rsidRPr="00000000" w14:paraId="0000091F">
            <w:pPr>
              <w:jc w:val="right"/>
              <w:rPr>
                <w:color w:val="000000"/>
              </w:rPr>
            </w:pPr>
            <w:r w:rsidDel="00000000" w:rsidR="00000000" w:rsidRPr="00000000">
              <w:rPr>
                <w:rtl w:val="0"/>
              </w:rPr>
            </w:r>
          </w:p>
        </w:tc>
        <w:tc>
          <w:tcPr/>
          <w:p w:rsidR="00000000" w:rsidDel="00000000" w:rsidP="00000000" w:rsidRDefault="00000000" w:rsidRPr="00000000" w14:paraId="00000920">
            <w:pPr>
              <w:jc w:val="right"/>
              <w:rPr>
                <w:color w:val="000000"/>
              </w:rPr>
            </w:pPr>
            <w:r w:rsidDel="00000000" w:rsidR="00000000" w:rsidRPr="00000000">
              <w:rPr>
                <w:rtl w:val="0"/>
              </w:rPr>
            </w:r>
          </w:p>
        </w:tc>
        <w:tc>
          <w:tcPr/>
          <w:p w:rsidR="00000000" w:rsidDel="00000000" w:rsidP="00000000" w:rsidRDefault="00000000" w:rsidRPr="00000000" w14:paraId="00000921">
            <w:pPr>
              <w:jc w:val="right"/>
              <w:rPr>
                <w:color w:val="000000"/>
              </w:rPr>
            </w:pPr>
            <w:r w:rsidDel="00000000" w:rsidR="00000000" w:rsidRPr="00000000">
              <w:rPr>
                <w:rtl w:val="0"/>
              </w:rPr>
            </w:r>
          </w:p>
        </w:tc>
        <w:tc>
          <w:tcPr/>
          <w:p w:rsidR="00000000" w:rsidDel="00000000" w:rsidP="00000000" w:rsidRDefault="00000000" w:rsidRPr="00000000" w14:paraId="00000922">
            <w:pPr>
              <w:jc w:val="right"/>
              <w:rPr>
                <w:color w:val="000000"/>
              </w:rPr>
            </w:pPr>
            <w:r w:rsidDel="00000000" w:rsidR="00000000" w:rsidRPr="00000000">
              <w:rPr>
                <w:rtl w:val="0"/>
              </w:rPr>
            </w:r>
          </w:p>
        </w:tc>
        <w:tc>
          <w:tcPr/>
          <w:p w:rsidR="00000000" w:rsidDel="00000000" w:rsidP="00000000" w:rsidRDefault="00000000" w:rsidRPr="00000000" w14:paraId="00000923">
            <w:pPr>
              <w:jc w:val="right"/>
              <w:rPr>
                <w:color w:val="000000"/>
              </w:rPr>
            </w:pPr>
            <w:r w:rsidDel="00000000" w:rsidR="00000000" w:rsidRPr="00000000">
              <w:rPr>
                <w:rtl w:val="0"/>
              </w:rPr>
            </w:r>
          </w:p>
        </w:tc>
        <w:tc>
          <w:tcPr/>
          <w:p w:rsidR="00000000" w:rsidDel="00000000" w:rsidP="00000000" w:rsidRDefault="00000000" w:rsidRPr="00000000" w14:paraId="00000924">
            <w:pPr>
              <w:jc w:val="right"/>
              <w:rPr>
                <w:color w:val="000000"/>
              </w:rPr>
            </w:pPr>
            <w:r w:rsidDel="00000000" w:rsidR="00000000" w:rsidRPr="00000000">
              <w:rPr>
                <w:rtl w:val="0"/>
              </w:rPr>
              <w:t xml:space="preserve">1</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- 3.7,1</w:t>
            </w:r>
          </w:p>
        </w:tc>
        <w:tc>
          <w:tcPr/>
          <w:p w:rsidR="00000000" w:rsidDel="00000000" w:rsidP="00000000" w:rsidRDefault="00000000" w:rsidRPr="00000000" w14:paraId="000009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sincronización en tiempo real con resultados de test y progreso académico.</w:t>
            </w:r>
          </w:p>
        </w:tc>
        <w:tc>
          <w:tcPr/>
          <w:p w:rsidR="00000000" w:rsidDel="00000000" w:rsidP="00000000" w:rsidRDefault="00000000" w:rsidRPr="00000000" w14:paraId="000009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28">
            <w:pPr>
              <w:jc w:val="right"/>
              <w:rPr>
                <w:color w:val="000000"/>
              </w:rPr>
            </w:pPr>
            <w:r w:rsidDel="00000000" w:rsidR="00000000" w:rsidRPr="00000000">
              <w:rPr>
                <w:rtl w:val="0"/>
              </w:rPr>
            </w:r>
          </w:p>
        </w:tc>
        <w:tc>
          <w:tcPr/>
          <w:p w:rsidR="00000000" w:rsidDel="00000000" w:rsidP="00000000" w:rsidRDefault="00000000" w:rsidRPr="00000000" w14:paraId="00000929">
            <w:pPr>
              <w:jc w:val="right"/>
              <w:rPr/>
            </w:pPr>
            <w:r w:rsidDel="00000000" w:rsidR="00000000" w:rsidRPr="00000000">
              <w:rPr>
                <w:rtl w:val="0"/>
              </w:rPr>
            </w:r>
          </w:p>
        </w:tc>
        <w:tc>
          <w:tcPr/>
          <w:p w:rsidR="00000000" w:rsidDel="00000000" w:rsidP="00000000" w:rsidRDefault="00000000" w:rsidRPr="00000000" w14:paraId="0000092A">
            <w:pPr>
              <w:jc w:val="right"/>
              <w:rPr/>
            </w:pPr>
            <w:r w:rsidDel="00000000" w:rsidR="00000000" w:rsidRPr="00000000">
              <w:rPr>
                <w:rtl w:val="0"/>
              </w:rPr>
            </w:r>
          </w:p>
        </w:tc>
        <w:tc>
          <w:tcPr/>
          <w:p w:rsidR="00000000" w:rsidDel="00000000" w:rsidP="00000000" w:rsidRDefault="00000000" w:rsidRPr="00000000" w14:paraId="0000092B">
            <w:pPr>
              <w:jc w:val="right"/>
              <w:rPr/>
            </w:pPr>
            <w:r w:rsidDel="00000000" w:rsidR="00000000" w:rsidRPr="00000000">
              <w:rPr>
                <w:rtl w:val="0"/>
              </w:rPr>
            </w:r>
          </w:p>
        </w:tc>
        <w:tc>
          <w:tcPr/>
          <w:p w:rsidR="00000000" w:rsidDel="00000000" w:rsidP="00000000" w:rsidRDefault="00000000" w:rsidRPr="00000000" w14:paraId="0000092C">
            <w:pPr>
              <w:jc w:val="right"/>
              <w:rPr>
                <w:color w:val="000000"/>
              </w:rPr>
            </w:pPr>
            <w:r w:rsidDel="00000000" w:rsidR="00000000" w:rsidRPr="00000000">
              <w:rPr>
                <w:rtl w:val="0"/>
              </w:rPr>
            </w:r>
          </w:p>
        </w:tc>
        <w:tc>
          <w:tcPr/>
          <w:p w:rsidR="00000000" w:rsidDel="00000000" w:rsidP="00000000" w:rsidRDefault="00000000" w:rsidRPr="00000000" w14:paraId="0000092D">
            <w:pPr>
              <w:jc w:val="right"/>
              <w:rPr>
                <w:color w:val="000000"/>
              </w:rPr>
            </w:pPr>
            <w:r w:rsidDel="00000000" w:rsidR="00000000" w:rsidRPr="00000000">
              <w:rPr>
                <w:rtl w:val="0"/>
              </w:rPr>
            </w:r>
          </w:p>
        </w:tc>
        <w:tc>
          <w:tcPr/>
          <w:p w:rsidR="00000000" w:rsidDel="00000000" w:rsidP="00000000" w:rsidRDefault="00000000" w:rsidRPr="00000000" w14:paraId="0000092E">
            <w:pPr>
              <w:jc w:val="right"/>
              <w:rPr>
                <w:color w:val="000000"/>
              </w:rPr>
            </w:pPr>
            <w:r w:rsidDel="00000000" w:rsidR="00000000" w:rsidRPr="00000000">
              <w:rPr>
                <w:rtl w:val="0"/>
              </w:rPr>
            </w:r>
          </w:p>
        </w:tc>
        <w:tc>
          <w:tcPr/>
          <w:p w:rsidR="00000000" w:rsidDel="00000000" w:rsidP="00000000" w:rsidRDefault="00000000" w:rsidRPr="00000000" w14:paraId="0000092F">
            <w:pPr>
              <w:jc w:val="right"/>
              <w:rPr>
                <w:color w:val="000000"/>
              </w:rPr>
            </w:pPr>
            <w:r w:rsidDel="00000000" w:rsidR="00000000" w:rsidRPr="00000000">
              <w:rPr>
                <w:rtl w:val="0"/>
              </w:rPr>
            </w:r>
          </w:p>
        </w:tc>
        <w:tc>
          <w:tcPr/>
          <w:p w:rsidR="00000000" w:rsidDel="00000000" w:rsidP="00000000" w:rsidRDefault="00000000" w:rsidRPr="00000000" w14:paraId="00000930">
            <w:pPr>
              <w:jc w:val="right"/>
              <w:rPr>
                <w:color w:val="000000"/>
              </w:rPr>
            </w:pPr>
            <w:r w:rsidDel="00000000" w:rsidR="00000000" w:rsidRPr="00000000">
              <w:rPr>
                <w:rtl w:val="0"/>
              </w:rPr>
            </w:r>
          </w:p>
        </w:tc>
        <w:tc>
          <w:tcPr/>
          <w:p w:rsidR="00000000" w:rsidDel="00000000" w:rsidP="00000000" w:rsidRDefault="00000000" w:rsidRPr="00000000" w14:paraId="00000931">
            <w:pPr>
              <w:jc w:val="right"/>
              <w:rPr>
                <w:color w:val="000000"/>
              </w:rPr>
            </w:pPr>
            <w:r w:rsidDel="00000000" w:rsidR="00000000" w:rsidRPr="00000000">
              <w:rPr>
                <w:rtl w:val="0"/>
              </w:rPr>
            </w:r>
          </w:p>
        </w:tc>
        <w:tc>
          <w:tcPr/>
          <w:p w:rsidR="00000000" w:rsidDel="00000000" w:rsidP="00000000" w:rsidRDefault="00000000" w:rsidRPr="00000000" w14:paraId="00000932">
            <w:pPr>
              <w:jc w:val="right"/>
              <w:rPr>
                <w:color w:val="000000"/>
              </w:rPr>
            </w:pPr>
            <w:r w:rsidDel="00000000" w:rsidR="00000000" w:rsidRPr="00000000">
              <w:rPr>
                <w:rtl w:val="0"/>
              </w:rPr>
            </w:r>
          </w:p>
        </w:tc>
        <w:tc>
          <w:tcPr/>
          <w:p w:rsidR="00000000" w:rsidDel="00000000" w:rsidP="00000000" w:rsidRDefault="00000000" w:rsidRPr="00000000" w14:paraId="00000933">
            <w:pPr>
              <w:jc w:val="right"/>
              <w:rPr>
                <w:color w:val="000000"/>
              </w:rPr>
            </w:pPr>
            <w:r w:rsidDel="00000000" w:rsidR="00000000" w:rsidRPr="00000000">
              <w:rPr>
                <w:rtl w:val="0"/>
              </w:rPr>
            </w:r>
          </w:p>
        </w:tc>
        <w:tc>
          <w:tcPr/>
          <w:p w:rsidR="00000000" w:rsidDel="00000000" w:rsidP="00000000" w:rsidRDefault="00000000" w:rsidRPr="00000000" w14:paraId="00000934">
            <w:pPr>
              <w:jc w:val="right"/>
              <w:rPr>
                <w:color w:val="000000"/>
              </w:rPr>
            </w:pPr>
            <w:r w:rsidDel="00000000" w:rsidR="00000000" w:rsidRPr="00000000">
              <w:rPr>
                <w:rtl w:val="0"/>
              </w:rPr>
            </w:r>
          </w:p>
        </w:tc>
        <w:tc>
          <w:tcPr/>
          <w:p w:rsidR="00000000" w:rsidDel="00000000" w:rsidP="00000000" w:rsidRDefault="00000000" w:rsidRPr="00000000" w14:paraId="00000935">
            <w:pPr>
              <w:jc w:val="right"/>
              <w:rPr>
                <w:color w:val="000000"/>
              </w:rPr>
            </w:pPr>
            <w:r w:rsidDel="00000000" w:rsidR="00000000" w:rsidRPr="00000000">
              <w:rPr>
                <w:rtl w:val="0"/>
              </w:rPr>
            </w:r>
          </w:p>
        </w:tc>
        <w:tc>
          <w:tcPr/>
          <w:p w:rsidR="00000000" w:rsidDel="00000000" w:rsidP="00000000" w:rsidRDefault="00000000" w:rsidRPr="00000000" w14:paraId="00000936">
            <w:pPr>
              <w:jc w:val="right"/>
              <w:rPr>
                <w:color w:val="000000"/>
              </w:rPr>
            </w:pPr>
            <w:r w:rsidDel="00000000" w:rsidR="00000000" w:rsidRPr="00000000">
              <w:rPr>
                <w:rtl w:val="0"/>
              </w:rPr>
            </w:r>
          </w:p>
        </w:tc>
        <w:tc>
          <w:tcPr/>
          <w:p w:rsidR="00000000" w:rsidDel="00000000" w:rsidP="00000000" w:rsidRDefault="00000000" w:rsidRPr="00000000" w14:paraId="00000937">
            <w:pPr>
              <w:jc w:val="right"/>
              <w:rPr>
                <w:color w:val="000000"/>
              </w:rPr>
            </w:pPr>
            <w:r w:rsidDel="00000000" w:rsidR="00000000" w:rsidRPr="00000000">
              <w:rPr>
                <w:rtl w:val="0"/>
              </w:rPr>
            </w:r>
          </w:p>
        </w:tc>
        <w:tc>
          <w:tcPr/>
          <w:p w:rsidR="00000000" w:rsidDel="00000000" w:rsidP="00000000" w:rsidRDefault="00000000" w:rsidRPr="00000000" w14:paraId="00000938">
            <w:pPr>
              <w:jc w:val="right"/>
              <w:rPr>
                <w:color w:val="000000"/>
              </w:rPr>
            </w:pPr>
            <w:r w:rsidDel="00000000" w:rsidR="00000000" w:rsidRPr="00000000">
              <w:rPr>
                <w:rtl w:val="0"/>
              </w:rPr>
            </w:r>
          </w:p>
        </w:tc>
        <w:tc>
          <w:tcPr/>
          <w:p w:rsidR="00000000" w:rsidDel="00000000" w:rsidP="00000000" w:rsidRDefault="00000000" w:rsidRPr="00000000" w14:paraId="00000939">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- 3.7,2</w:t>
            </w:r>
          </w:p>
        </w:tc>
        <w:tc>
          <w:tcPr/>
          <w:p w:rsidR="00000000" w:rsidDel="00000000" w:rsidP="00000000" w:rsidRDefault="00000000" w:rsidRPr="00000000" w14:paraId="000009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Manejar errores de sincronización con notificación al usuario.</w:t>
            </w:r>
          </w:p>
        </w:tc>
        <w:tc>
          <w:tcPr/>
          <w:p w:rsidR="00000000" w:rsidDel="00000000" w:rsidP="00000000" w:rsidRDefault="00000000" w:rsidRPr="00000000" w14:paraId="000009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93D">
            <w:pPr>
              <w:jc w:val="right"/>
              <w:rPr>
                <w:color w:val="000000"/>
              </w:rPr>
            </w:pPr>
            <w:r w:rsidDel="00000000" w:rsidR="00000000" w:rsidRPr="00000000">
              <w:rPr>
                <w:rtl w:val="0"/>
              </w:rPr>
            </w:r>
          </w:p>
        </w:tc>
        <w:tc>
          <w:tcPr/>
          <w:p w:rsidR="00000000" w:rsidDel="00000000" w:rsidP="00000000" w:rsidRDefault="00000000" w:rsidRPr="00000000" w14:paraId="0000093E">
            <w:pPr>
              <w:jc w:val="right"/>
              <w:rPr/>
            </w:pPr>
            <w:r w:rsidDel="00000000" w:rsidR="00000000" w:rsidRPr="00000000">
              <w:rPr>
                <w:rtl w:val="0"/>
              </w:rPr>
            </w:r>
          </w:p>
        </w:tc>
        <w:tc>
          <w:tcPr/>
          <w:p w:rsidR="00000000" w:rsidDel="00000000" w:rsidP="00000000" w:rsidRDefault="00000000" w:rsidRPr="00000000" w14:paraId="0000093F">
            <w:pPr>
              <w:jc w:val="right"/>
              <w:rPr/>
            </w:pPr>
            <w:r w:rsidDel="00000000" w:rsidR="00000000" w:rsidRPr="00000000">
              <w:rPr>
                <w:rtl w:val="0"/>
              </w:rPr>
            </w:r>
          </w:p>
        </w:tc>
        <w:tc>
          <w:tcPr/>
          <w:p w:rsidR="00000000" w:rsidDel="00000000" w:rsidP="00000000" w:rsidRDefault="00000000" w:rsidRPr="00000000" w14:paraId="00000940">
            <w:pPr>
              <w:jc w:val="right"/>
              <w:rPr/>
            </w:pPr>
            <w:r w:rsidDel="00000000" w:rsidR="00000000" w:rsidRPr="00000000">
              <w:rPr>
                <w:rtl w:val="0"/>
              </w:rPr>
            </w:r>
          </w:p>
        </w:tc>
        <w:tc>
          <w:tcPr/>
          <w:p w:rsidR="00000000" w:rsidDel="00000000" w:rsidP="00000000" w:rsidRDefault="00000000" w:rsidRPr="00000000" w14:paraId="00000941">
            <w:pPr>
              <w:jc w:val="right"/>
              <w:rPr>
                <w:color w:val="000000"/>
              </w:rPr>
            </w:pPr>
            <w:r w:rsidDel="00000000" w:rsidR="00000000" w:rsidRPr="00000000">
              <w:rPr>
                <w:rtl w:val="0"/>
              </w:rPr>
            </w:r>
          </w:p>
        </w:tc>
        <w:tc>
          <w:tcPr/>
          <w:p w:rsidR="00000000" w:rsidDel="00000000" w:rsidP="00000000" w:rsidRDefault="00000000" w:rsidRPr="00000000" w14:paraId="00000942">
            <w:pPr>
              <w:jc w:val="right"/>
              <w:rPr>
                <w:color w:val="000000"/>
              </w:rPr>
            </w:pPr>
            <w:r w:rsidDel="00000000" w:rsidR="00000000" w:rsidRPr="00000000">
              <w:rPr>
                <w:rtl w:val="0"/>
              </w:rPr>
            </w:r>
          </w:p>
        </w:tc>
        <w:tc>
          <w:tcPr/>
          <w:p w:rsidR="00000000" w:rsidDel="00000000" w:rsidP="00000000" w:rsidRDefault="00000000" w:rsidRPr="00000000" w14:paraId="00000943">
            <w:pPr>
              <w:jc w:val="right"/>
              <w:rPr>
                <w:color w:val="000000"/>
              </w:rPr>
            </w:pPr>
            <w:r w:rsidDel="00000000" w:rsidR="00000000" w:rsidRPr="00000000">
              <w:rPr>
                <w:rtl w:val="0"/>
              </w:rPr>
            </w:r>
          </w:p>
        </w:tc>
        <w:tc>
          <w:tcPr/>
          <w:p w:rsidR="00000000" w:rsidDel="00000000" w:rsidP="00000000" w:rsidRDefault="00000000" w:rsidRPr="00000000" w14:paraId="00000944">
            <w:pPr>
              <w:jc w:val="right"/>
              <w:rPr>
                <w:color w:val="000000"/>
              </w:rPr>
            </w:pPr>
            <w:r w:rsidDel="00000000" w:rsidR="00000000" w:rsidRPr="00000000">
              <w:rPr>
                <w:rtl w:val="0"/>
              </w:rPr>
            </w:r>
          </w:p>
        </w:tc>
        <w:tc>
          <w:tcPr/>
          <w:p w:rsidR="00000000" w:rsidDel="00000000" w:rsidP="00000000" w:rsidRDefault="00000000" w:rsidRPr="00000000" w14:paraId="00000945">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946">
            <w:pPr>
              <w:jc w:val="right"/>
              <w:rPr>
                <w:color w:val="00000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947">
            <w:pPr>
              <w:jc w:val="right"/>
              <w:rPr>
                <w:color w:val="000000"/>
              </w:rPr>
            </w:pPr>
            <w:r w:rsidDel="00000000" w:rsidR="00000000" w:rsidRPr="00000000">
              <w:rPr>
                <w:rtl w:val="0"/>
              </w:rPr>
            </w:r>
          </w:p>
        </w:tc>
        <w:tc>
          <w:tcPr/>
          <w:p w:rsidR="00000000" w:rsidDel="00000000" w:rsidP="00000000" w:rsidRDefault="00000000" w:rsidRPr="00000000" w14:paraId="00000948">
            <w:pPr>
              <w:jc w:val="right"/>
              <w:rPr>
                <w:color w:val="000000"/>
              </w:rPr>
            </w:pPr>
            <w:r w:rsidDel="00000000" w:rsidR="00000000" w:rsidRPr="00000000">
              <w:rPr>
                <w:rtl w:val="0"/>
              </w:rPr>
            </w:r>
          </w:p>
        </w:tc>
        <w:tc>
          <w:tcPr/>
          <w:p w:rsidR="00000000" w:rsidDel="00000000" w:rsidP="00000000" w:rsidRDefault="00000000" w:rsidRPr="00000000" w14:paraId="00000949">
            <w:pPr>
              <w:jc w:val="right"/>
              <w:rPr>
                <w:color w:val="000000"/>
              </w:rPr>
            </w:pPr>
            <w:r w:rsidDel="00000000" w:rsidR="00000000" w:rsidRPr="00000000">
              <w:rPr>
                <w:rtl w:val="0"/>
              </w:rPr>
            </w:r>
          </w:p>
        </w:tc>
        <w:tc>
          <w:tcPr/>
          <w:p w:rsidR="00000000" w:rsidDel="00000000" w:rsidP="00000000" w:rsidRDefault="00000000" w:rsidRPr="00000000" w14:paraId="0000094A">
            <w:pPr>
              <w:jc w:val="right"/>
              <w:rPr>
                <w:color w:val="000000"/>
              </w:rPr>
            </w:pPr>
            <w:r w:rsidDel="00000000" w:rsidR="00000000" w:rsidRPr="00000000">
              <w:rPr>
                <w:rtl w:val="0"/>
              </w:rPr>
            </w:r>
          </w:p>
        </w:tc>
        <w:tc>
          <w:tcPr/>
          <w:p w:rsidR="00000000" w:rsidDel="00000000" w:rsidP="00000000" w:rsidRDefault="00000000" w:rsidRPr="00000000" w14:paraId="0000094B">
            <w:pPr>
              <w:jc w:val="right"/>
              <w:rPr>
                <w:color w:val="000000"/>
              </w:rPr>
            </w:pPr>
            <w:r w:rsidDel="00000000" w:rsidR="00000000" w:rsidRPr="00000000">
              <w:rPr>
                <w:rtl w:val="0"/>
              </w:rPr>
            </w:r>
          </w:p>
        </w:tc>
        <w:tc>
          <w:tcPr/>
          <w:p w:rsidR="00000000" w:rsidDel="00000000" w:rsidP="00000000" w:rsidRDefault="00000000" w:rsidRPr="00000000" w14:paraId="0000094C">
            <w:pPr>
              <w:jc w:val="right"/>
              <w:rPr>
                <w:color w:val="000000"/>
              </w:rPr>
            </w:pPr>
            <w:r w:rsidDel="00000000" w:rsidR="00000000" w:rsidRPr="00000000">
              <w:rPr>
                <w:rtl w:val="0"/>
              </w:rPr>
            </w:r>
          </w:p>
        </w:tc>
        <w:tc>
          <w:tcPr/>
          <w:p w:rsidR="00000000" w:rsidDel="00000000" w:rsidP="00000000" w:rsidRDefault="00000000" w:rsidRPr="00000000" w14:paraId="0000094D">
            <w:pPr>
              <w:jc w:val="right"/>
              <w:rPr>
                <w:color w:val="000000"/>
              </w:rPr>
            </w:pPr>
            <w:r w:rsidDel="00000000" w:rsidR="00000000" w:rsidRPr="00000000">
              <w:rPr>
                <w:rtl w:val="0"/>
              </w:rPr>
            </w:r>
          </w:p>
        </w:tc>
        <w:tc>
          <w:tcPr/>
          <w:p w:rsidR="00000000" w:rsidDel="00000000" w:rsidP="00000000" w:rsidRDefault="00000000" w:rsidRPr="00000000" w14:paraId="0000094E">
            <w:pPr>
              <w:jc w:val="right"/>
              <w:rPr>
                <w:color w:val="000000"/>
              </w:rPr>
            </w:pPr>
            <w:r w:rsidDel="00000000" w:rsidR="00000000" w:rsidRPr="00000000">
              <w:rPr>
                <w:rtl w:val="0"/>
              </w:rPr>
              <w:t xml:space="preserve">4</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- 5.3,1</w:t>
            </w:r>
          </w:p>
        </w:tc>
        <w:tc>
          <w:tcPr/>
          <w:p w:rsidR="00000000" w:rsidDel="00000000" w:rsidP="00000000" w:rsidRDefault="00000000" w:rsidRPr="00000000" w14:paraId="000009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endpoint para insertar nuevos registros.</w:t>
            </w:r>
          </w:p>
        </w:tc>
        <w:tc>
          <w:tcPr/>
          <w:p w:rsidR="00000000" w:rsidDel="00000000" w:rsidP="00000000" w:rsidRDefault="00000000" w:rsidRPr="00000000" w14:paraId="000009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952">
            <w:pPr>
              <w:jc w:val="right"/>
              <w:rPr>
                <w:color w:val="000000"/>
              </w:rPr>
            </w:pPr>
            <w:r w:rsidDel="00000000" w:rsidR="00000000" w:rsidRPr="00000000">
              <w:rPr>
                <w:rtl w:val="0"/>
              </w:rPr>
            </w:r>
          </w:p>
        </w:tc>
        <w:tc>
          <w:tcPr/>
          <w:p w:rsidR="00000000" w:rsidDel="00000000" w:rsidP="00000000" w:rsidRDefault="00000000" w:rsidRPr="00000000" w14:paraId="00000953">
            <w:pPr>
              <w:jc w:val="right"/>
              <w:rPr/>
            </w:pPr>
            <w:r w:rsidDel="00000000" w:rsidR="00000000" w:rsidRPr="00000000">
              <w:rPr>
                <w:rtl w:val="0"/>
              </w:rPr>
            </w:r>
          </w:p>
        </w:tc>
        <w:tc>
          <w:tcPr/>
          <w:p w:rsidR="00000000" w:rsidDel="00000000" w:rsidP="00000000" w:rsidRDefault="00000000" w:rsidRPr="00000000" w14:paraId="00000954">
            <w:pPr>
              <w:jc w:val="right"/>
              <w:rPr/>
            </w:pPr>
            <w:r w:rsidDel="00000000" w:rsidR="00000000" w:rsidRPr="00000000">
              <w:rPr>
                <w:rtl w:val="0"/>
              </w:rPr>
            </w:r>
          </w:p>
        </w:tc>
        <w:tc>
          <w:tcPr/>
          <w:p w:rsidR="00000000" w:rsidDel="00000000" w:rsidP="00000000" w:rsidRDefault="00000000" w:rsidRPr="00000000" w14:paraId="00000955">
            <w:pPr>
              <w:jc w:val="right"/>
              <w:rPr/>
            </w:pPr>
            <w:r w:rsidDel="00000000" w:rsidR="00000000" w:rsidRPr="00000000">
              <w:rPr>
                <w:rtl w:val="0"/>
              </w:rPr>
            </w:r>
          </w:p>
        </w:tc>
        <w:tc>
          <w:tcPr/>
          <w:p w:rsidR="00000000" w:rsidDel="00000000" w:rsidP="00000000" w:rsidRDefault="00000000" w:rsidRPr="00000000" w14:paraId="00000956">
            <w:pPr>
              <w:jc w:val="right"/>
              <w:rPr>
                <w:color w:val="000000"/>
              </w:rPr>
            </w:pPr>
            <w:r w:rsidDel="00000000" w:rsidR="00000000" w:rsidRPr="00000000">
              <w:rPr>
                <w:rtl w:val="0"/>
              </w:rPr>
            </w:r>
          </w:p>
        </w:tc>
        <w:tc>
          <w:tcPr/>
          <w:p w:rsidR="00000000" w:rsidDel="00000000" w:rsidP="00000000" w:rsidRDefault="00000000" w:rsidRPr="00000000" w14:paraId="00000957">
            <w:pPr>
              <w:jc w:val="right"/>
              <w:rPr>
                <w:color w:val="000000"/>
              </w:rPr>
            </w:pPr>
            <w:r w:rsidDel="00000000" w:rsidR="00000000" w:rsidRPr="00000000">
              <w:rPr>
                <w:rtl w:val="0"/>
              </w:rPr>
            </w:r>
          </w:p>
        </w:tc>
        <w:tc>
          <w:tcPr/>
          <w:p w:rsidR="00000000" w:rsidDel="00000000" w:rsidP="00000000" w:rsidRDefault="00000000" w:rsidRPr="00000000" w14:paraId="00000958">
            <w:pPr>
              <w:jc w:val="right"/>
              <w:rPr>
                <w:color w:val="000000"/>
              </w:rPr>
            </w:pPr>
            <w:r w:rsidDel="00000000" w:rsidR="00000000" w:rsidRPr="00000000">
              <w:rPr>
                <w:rtl w:val="0"/>
              </w:rPr>
            </w:r>
          </w:p>
        </w:tc>
        <w:tc>
          <w:tcPr/>
          <w:p w:rsidR="00000000" w:rsidDel="00000000" w:rsidP="00000000" w:rsidRDefault="00000000" w:rsidRPr="00000000" w14:paraId="00000959">
            <w:pPr>
              <w:jc w:val="right"/>
              <w:rPr>
                <w:color w:val="000000"/>
              </w:rPr>
            </w:pPr>
            <w:r w:rsidDel="00000000" w:rsidR="00000000" w:rsidRPr="00000000">
              <w:rPr>
                <w:rtl w:val="0"/>
              </w:rPr>
            </w:r>
          </w:p>
        </w:tc>
        <w:tc>
          <w:tcPr/>
          <w:p w:rsidR="00000000" w:rsidDel="00000000" w:rsidP="00000000" w:rsidRDefault="00000000" w:rsidRPr="00000000" w14:paraId="0000095A">
            <w:pPr>
              <w:jc w:val="right"/>
              <w:rPr>
                <w:color w:val="000000"/>
              </w:rPr>
            </w:pPr>
            <w:r w:rsidDel="00000000" w:rsidR="00000000" w:rsidRPr="00000000">
              <w:rPr>
                <w:rtl w:val="0"/>
              </w:rPr>
            </w:r>
          </w:p>
        </w:tc>
        <w:tc>
          <w:tcPr/>
          <w:p w:rsidR="00000000" w:rsidDel="00000000" w:rsidP="00000000" w:rsidRDefault="00000000" w:rsidRPr="00000000" w14:paraId="0000095B">
            <w:pPr>
              <w:jc w:val="right"/>
              <w:rPr>
                <w:color w:val="000000"/>
              </w:rPr>
            </w:pPr>
            <w:r w:rsidDel="00000000" w:rsidR="00000000" w:rsidRPr="00000000">
              <w:rPr>
                <w:rtl w:val="0"/>
              </w:rPr>
            </w:r>
          </w:p>
        </w:tc>
        <w:tc>
          <w:tcPr/>
          <w:p w:rsidR="00000000" w:rsidDel="00000000" w:rsidP="00000000" w:rsidRDefault="00000000" w:rsidRPr="00000000" w14:paraId="0000095C">
            <w:pPr>
              <w:jc w:val="right"/>
              <w:rPr>
                <w:color w:val="000000"/>
              </w:rPr>
            </w:pPr>
            <w:r w:rsidDel="00000000" w:rsidR="00000000" w:rsidRPr="00000000">
              <w:rPr>
                <w:rtl w:val="0"/>
              </w:rPr>
            </w:r>
          </w:p>
        </w:tc>
        <w:tc>
          <w:tcPr/>
          <w:p w:rsidR="00000000" w:rsidDel="00000000" w:rsidP="00000000" w:rsidRDefault="00000000" w:rsidRPr="00000000" w14:paraId="0000095D">
            <w:pPr>
              <w:jc w:val="right"/>
              <w:rPr>
                <w:color w:val="000000"/>
              </w:rPr>
            </w:pPr>
            <w:r w:rsidDel="00000000" w:rsidR="00000000" w:rsidRPr="00000000">
              <w:rPr>
                <w:rtl w:val="0"/>
              </w:rPr>
            </w:r>
          </w:p>
        </w:tc>
        <w:tc>
          <w:tcPr/>
          <w:p w:rsidR="00000000" w:rsidDel="00000000" w:rsidP="00000000" w:rsidRDefault="00000000" w:rsidRPr="00000000" w14:paraId="0000095E">
            <w:pPr>
              <w:jc w:val="right"/>
              <w:rPr>
                <w:color w:val="000000"/>
              </w:rPr>
            </w:pPr>
            <w:r w:rsidDel="00000000" w:rsidR="00000000" w:rsidRPr="00000000">
              <w:rPr>
                <w:rtl w:val="0"/>
              </w:rPr>
            </w:r>
          </w:p>
        </w:tc>
        <w:tc>
          <w:tcPr/>
          <w:p w:rsidR="00000000" w:rsidDel="00000000" w:rsidP="00000000" w:rsidRDefault="00000000" w:rsidRPr="00000000" w14:paraId="0000095F">
            <w:pPr>
              <w:jc w:val="right"/>
              <w:rPr>
                <w:color w:val="000000"/>
              </w:rPr>
            </w:pPr>
            <w:r w:rsidDel="00000000" w:rsidR="00000000" w:rsidRPr="00000000">
              <w:rPr>
                <w:rtl w:val="0"/>
              </w:rPr>
            </w:r>
          </w:p>
        </w:tc>
        <w:tc>
          <w:tcPr/>
          <w:p w:rsidR="00000000" w:rsidDel="00000000" w:rsidP="00000000" w:rsidRDefault="00000000" w:rsidRPr="00000000" w14:paraId="00000960">
            <w:pPr>
              <w:jc w:val="right"/>
              <w:rPr>
                <w:color w:val="000000"/>
              </w:rPr>
            </w:pPr>
            <w:r w:rsidDel="00000000" w:rsidR="00000000" w:rsidRPr="00000000">
              <w:rPr>
                <w:rtl w:val="0"/>
              </w:rPr>
            </w:r>
          </w:p>
        </w:tc>
        <w:tc>
          <w:tcPr/>
          <w:p w:rsidR="00000000" w:rsidDel="00000000" w:rsidP="00000000" w:rsidRDefault="00000000" w:rsidRPr="00000000" w14:paraId="00000961">
            <w:pPr>
              <w:jc w:val="right"/>
              <w:rPr>
                <w:color w:val="000000"/>
              </w:rPr>
            </w:pPr>
            <w:r w:rsidDel="00000000" w:rsidR="00000000" w:rsidRPr="00000000">
              <w:rPr>
                <w:rtl w:val="0"/>
              </w:rPr>
            </w:r>
          </w:p>
        </w:tc>
        <w:tc>
          <w:tcPr/>
          <w:p w:rsidR="00000000" w:rsidDel="00000000" w:rsidP="00000000" w:rsidRDefault="00000000" w:rsidRPr="00000000" w14:paraId="00000962">
            <w:pPr>
              <w:jc w:val="right"/>
              <w:rPr>
                <w:color w:val="000000"/>
              </w:rPr>
            </w:pPr>
            <w:r w:rsidDel="00000000" w:rsidR="00000000" w:rsidRPr="00000000">
              <w:rPr>
                <w:rtl w:val="0"/>
              </w:rPr>
            </w:r>
          </w:p>
        </w:tc>
        <w:tc>
          <w:tcPr/>
          <w:p w:rsidR="00000000" w:rsidDel="00000000" w:rsidP="00000000" w:rsidRDefault="00000000" w:rsidRPr="00000000" w14:paraId="00000963">
            <w:pPr>
              <w:jc w:val="right"/>
              <w:rPr>
                <w:color w:val="000000"/>
              </w:rPr>
            </w:pPr>
            <w:r w:rsidDel="00000000" w:rsidR="00000000" w:rsidRPr="00000000">
              <w:rPr>
                <w:rtl w:val="0"/>
              </w:rPr>
              <w:t xml:space="preserve">3</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- 5.3,2</w:t>
            </w:r>
          </w:p>
        </w:tc>
        <w:tc>
          <w:tcPr/>
          <w:p w:rsidR="00000000" w:rsidDel="00000000" w:rsidP="00000000" w:rsidRDefault="00000000" w:rsidRPr="00000000" w14:paraId="000009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campos obligatorios y formatos (dni, correo institucional).</w:t>
            </w:r>
          </w:p>
        </w:tc>
        <w:tc>
          <w:tcPr/>
          <w:p w:rsidR="00000000" w:rsidDel="00000000" w:rsidP="00000000" w:rsidRDefault="00000000" w:rsidRPr="00000000" w14:paraId="000009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967">
            <w:pPr>
              <w:jc w:val="right"/>
              <w:rPr>
                <w:color w:val="000000"/>
              </w:rPr>
            </w:pPr>
            <w:r w:rsidDel="00000000" w:rsidR="00000000" w:rsidRPr="00000000">
              <w:rPr>
                <w:rtl w:val="0"/>
              </w:rPr>
            </w:r>
          </w:p>
        </w:tc>
        <w:tc>
          <w:tcPr/>
          <w:p w:rsidR="00000000" w:rsidDel="00000000" w:rsidP="00000000" w:rsidRDefault="00000000" w:rsidRPr="00000000" w14:paraId="00000968">
            <w:pPr>
              <w:jc w:val="right"/>
              <w:rPr/>
            </w:pPr>
            <w:r w:rsidDel="00000000" w:rsidR="00000000" w:rsidRPr="00000000">
              <w:rPr>
                <w:rtl w:val="0"/>
              </w:rPr>
              <w:t xml:space="preserve">1</w:t>
            </w:r>
          </w:p>
        </w:tc>
        <w:tc>
          <w:tcPr/>
          <w:p w:rsidR="00000000" w:rsidDel="00000000" w:rsidP="00000000" w:rsidRDefault="00000000" w:rsidRPr="00000000" w14:paraId="00000969">
            <w:pPr>
              <w:jc w:val="right"/>
              <w:rPr/>
            </w:pPr>
            <w:r w:rsidDel="00000000" w:rsidR="00000000" w:rsidRPr="00000000">
              <w:rPr>
                <w:rtl w:val="0"/>
              </w:rPr>
            </w:r>
          </w:p>
        </w:tc>
        <w:tc>
          <w:tcPr/>
          <w:p w:rsidR="00000000" w:rsidDel="00000000" w:rsidP="00000000" w:rsidRDefault="00000000" w:rsidRPr="00000000" w14:paraId="0000096A">
            <w:pPr>
              <w:jc w:val="right"/>
              <w:rPr/>
            </w:pPr>
            <w:r w:rsidDel="00000000" w:rsidR="00000000" w:rsidRPr="00000000">
              <w:rPr>
                <w:rtl w:val="0"/>
              </w:rPr>
            </w:r>
          </w:p>
        </w:tc>
        <w:tc>
          <w:tcPr/>
          <w:p w:rsidR="00000000" w:rsidDel="00000000" w:rsidP="00000000" w:rsidRDefault="00000000" w:rsidRPr="00000000" w14:paraId="0000096B">
            <w:pPr>
              <w:jc w:val="right"/>
              <w:rPr>
                <w:color w:val="000000"/>
              </w:rPr>
            </w:pPr>
            <w:r w:rsidDel="00000000" w:rsidR="00000000" w:rsidRPr="00000000">
              <w:rPr>
                <w:rtl w:val="0"/>
              </w:rPr>
            </w:r>
          </w:p>
        </w:tc>
        <w:tc>
          <w:tcPr/>
          <w:p w:rsidR="00000000" w:rsidDel="00000000" w:rsidP="00000000" w:rsidRDefault="00000000" w:rsidRPr="00000000" w14:paraId="0000096C">
            <w:pPr>
              <w:jc w:val="right"/>
              <w:rPr>
                <w:color w:val="000000"/>
              </w:rPr>
            </w:pPr>
            <w:r w:rsidDel="00000000" w:rsidR="00000000" w:rsidRPr="00000000">
              <w:rPr>
                <w:rtl w:val="0"/>
              </w:rPr>
            </w:r>
          </w:p>
        </w:tc>
        <w:tc>
          <w:tcPr/>
          <w:p w:rsidR="00000000" w:rsidDel="00000000" w:rsidP="00000000" w:rsidRDefault="00000000" w:rsidRPr="00000000" w14:paraId="0000096D">
            <w:pPr>
              <w:jc w:val="right"/>
              <w:rPr>
                <w:color w:val="000000"/>
              </w:rPr>
            </w:pPr>
            <w:r w:rsidDel="00000000" w:rsidR="00000000" w:rsidRPr="00000000">
              <w:rPr>
                <w:rtl w:val="0"/>
              </w:rPr>
            </w:r>
          </w:p>
        </w:tc>
        <w:tc>
          <w:tcPr/>
          <w:p w:rsidR="00000000" w:rsidDel="00000000" w:rsidP="00000000" w:rsidRDefault="00000000" w:rsidRPr="00000000" w14:paraId="0000096E">
            <w:pPr>
              <w:jc w:val="right"/>
              <w:rPr>
                <w:color w:val="000000"/>
              </w:rPr>
            </w:pPr>
            <w:r w:rsidDel="00000000" w:rsidR="00000000" w:rsidRPr="00000000">
              <w:rPr>
                <w:rtl w:val="0"/>
              </w:rPr>
            </w:r>
          </w:p>
        </w:tc>
        <w:tc>
          <w:tcPr/>
          <w:p w:rsidR="00000000" w:rsidDel="00000000" w:rsidP="00000000" w:rsidRDefault="00000000" w:rsidRPr="00000000" w14:paraId="0000096F">
            <w:pPr>
              <w:jc w:val="right"/>
              <w:rPr>
                <w:color w:val="000000"/>
              </w:rPr>
            </w:pPr>
            <w:r w:rsidDel="00000000" w:rsidR="00000000" w:rsidRPr="00000000">
              <w:rPr>
                <w:rtl w:val="0"/>
              </w:rPr>
            </w:r>
          </w:p>
        </w:tc>
        <w:tc>
          <w:tcPr/>
          <w:p w:rsidR="00000000" w:rsidDel="00000000" w:rsidP="00000000" w:rsidRDefault="00000000" w:rsidRPr="00000000" w14:paraId="00000970">
            <w:pPr>
              <w:jc w:val="right"/>
              <w:rPr>
                <w:color w:val="000000"/>
              </w:rPr>
            </w:pPr>
            <w:r w:rsidDel="00000000" w:rsidR="00000000" w:rsidRPr="00000000">
              <w:rPr>
                <w:rtl w:val="0"/>
              </w:rPr>
            </w:r>
          </w:p>
        </w:tc>
        <w:tc>
          <w:tcPr/>
          <w:p w:rsidR="00000000" w:rsidDel="00000000" w:rsidP="00000000" w:rsidRDefault="00000000" w:rsidRPr="00000000" w14:paraId="00000971">
            <w:pPr>
              <w:jc w:val="right"/>
              <w:rPr>
                <w:color w:val="000000"/>
              </w:rPr>
            </w:pPr>
            <w:r w:rsidDel="00000000" w:rsidR="00000000" w:rsidRPr="00000000">
              <w:rPr>
                <w:rtl w:val="0"/>
              </w:rPr>
            </w:r>
          </w:p>
        </w:tc>
        <w:tc>
          <w:tcPr/>
          <w:p w:rsidR="00000000" w:rsidDel="00000000" w:rsidP="00000000" w:rsidRDefault="00000000" w:rsidRPr="00000000" w14:paraId="00000972">
            <w:pPr>
              <w:jc w:val="right"/>
              <w:rPr>
                <w:color w:val="000000"/>
              </w:rPr>
            </w:pPr>
            <w:r w:rsidDel="00000000" w:rsidR="00000000" w:rsidRPr="00000000">
              <w:rPr>
                <w:rtl w:val="0"/>
              </w:rPr>
            </w:r>
          </w:p>
        </w:tc>
        <w:tc>
          <w:tcPr/>
          <w:p w:rsidR="00000000" w:rsidDel="00000000" w:rsidP="00000000" w:rsidRDefault="00000000" w:rsidRPr="00000000" w14:paraId="00000973">
            <w:pPr>
              <w:jc w:val="right"/>
              <w:rPr>
                <w:color w:val="000000"/>
              </w:rPr>
            </w:pPr>
            <w:r w:rsidDel="00000000" w:rsidR="00000000" w:rsidRPr="00000000">
              <w:rPr>
                <w:rtl w:val="0"/>
              </w:rPr>
            </w:r>
          </w:p>
        </w:tc>
        <w:tc>
          <w:tcPr/>
          <w:p w:rsidR="00000000" w:rsidDel="00000000" w:rsidP="00000000" w:rsidRDefault="00000000" w:rsidRPr="00000000" w14:paraId="00000974">
            <w:pPr>
              <w:jc w:val="right"/>
              <w:rPr>
                <w:color w:val="000000"/>
              </w:rPr>
            </w:pPr>
            <w:r w:rsidDel="00000000" w:rsidR="00000000" w:rsidRPr="00000000">
              <w:rPr>
                <w:rtl w:val="0"/>
              </w:rPr>
            </w:r>
          </w:p>
        </w:tc>
        <w:tc>
          <w:tcPr/>
          <w:p w:rsidR="00000000" w:rsidDel="00000000" w:rsidP="00000000" w:rsidRDefault="00000000" w:rsidRPr="00000000" w14:paraId="00000975">
            <w:pPr>
              <w:jc w:val="right"/>
              <w:rPr>
                <w:color w:val="000000"/>
              </w:rPr>
            </w:pPr>
            <w:r w:rsidDel="00000000" w:rsidR="00000000" w:rsidRPr="00000000">
              <w:rPr>
                <w:rtl w:val="0"/>
              </w:rPr>
            </w:r>
          </w:p>
        </w:tc>
        <w:tc>
          <w:tcPr/>
          <w:p w:rsidR="00000000" w:rsidDel="00000000" w:rsidP="00000000" w:rsidRDefault="00000000" w:rsidRPr="00000000" w14:paraId="00000976">
            <w:pPr>
              <w:jc w:val="right"/>
              <w:rPr>
                <w:color w:val="000000"/>
              </w:rPr>
            </w:pPr>
            <w:r w:rsidDel="00000000" w:rsidR="00000000" w:rsidRPr="00000000">
              <w:rPr>
                <w:rtl w:val="0"/>
              </w:rPr>
            </w:r>
          </w:p>
        </w:tc>
        <w:tc>
          <w:tcPr/>
          <w:p w:rsidR="00000000" w:rsidDel="00000000" w:rsidP="00000000" w:rsidRDefault="00000000" w:rsidRPr="00000000" w14:paraId="00000977">
            <w:pPr>
              <w:jc w:val="right"/>
              <w:rPr>
                <w:color w:val="000000"/>
              </w:rPr>
            </w:pPr>
            <w:r w:rsidDel="00000000" w:rsidR="00000000" w:rsidRPr="00000000">
              <w:rPr>
                <w:rtl w:val="0"/>
              </w:rPr>
            </w:r>
          </w:p>
        </w:tc>
        <w:tc>
          <w:tcPr/>
          <w:p w:rsidR="00000000" w:rsidDel="00000000" w:rsidP="00000000" w:rsidRDefault="00000000" w:rsidRPr="00000000" w14:paraId="00000978">
            <w:pPr>
              <w:jc w:val="right"/>
              <w:rPr>
                <w:color w:val="000000"/>
              </w:rPr>
            </w:pP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979">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Tiempo de trabajo</w:t>
            </w:r>
          </w:p>
        </w:tc>
        <w:tc>
          <w:tcPr/>
          <w:p w:rsidR="00000000" w:rsidDel="00000000" w:rsidP="00000000" w:rsidRDefault="00000000" w:rsidRPr="00000000" w14:paraId="0000097B">
            <w:pPr>
              <w:jc w:val="right"/>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123</w:t>
            </w:r>
            <w:r w:rsidDel="00000000" w:rsidR="00000000" w:rsidRPr="00000000">
              <w:rPr>
                <w:rtl w:val="0"/>
              </w:rPr>
            </w:r>
          </w:p>
        </w:tc>
        <w:tc>
          <w:tcPr/>
          <w:p w:rsidR="00000000" w:rsidDel="00000000" w:rsidP="00000000" w:rsidRDefault="00000000" w:rsidRPr="00000000" w14:paraId="0000097C">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120</w:t>
            </w:r>
            <w:r w:rsidDel="00000000" w:rsidR="00000000" w:rsidRPr="00000000">
              <w:rPr>
                <w:rtl w:val="0"/>
              </w:rPr>
            </w:r>
          </w:p>
        </w:tc>
        <w:tc>
          <w:tcPr/>
          <w:p w:rsidR="00000000" w:rsidDel="00000000" w:rsidP="00000000" w:rsidRDefault="00000000" w:rsidRPr="00000000" w14:paraId="0000097D">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117</w:t>
            </w:r>
            <w:r w:rsidDel="00000000" w:rsidR="00000000" w:rsidRPr="00000000">
              <w:rPr>
                <w:rtl w:val="0"/>
              </w:rPr>
            </w:r>
          </w:p>
        </w:tc>
        <w:tc>
          <w:tcPr/>
          <w:p w:rsidR="00000000" w:rsidDel="00000000" w:rsidP="00000000" w:rsidRDefault="00000000" w:rsidRPr="00000000" w14:paraId="0000097E">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117</w:t>
            </w:r>
            <w:r w:rsidDel="00000000" w:rsidR="00000000" w:rsidRPr="00000000">
              <w:rPr>
                <w:rtl w:val="0"/>
              </w:rPr>
            </w:r>
          </w:p>
        </w:tc>
        <w:tc>
          <w:tcPr/>
          <w:p w:rsidR="00000000" w:rsidDel="00000000" w:rsidP="00000000" w:rsidRDefault="00000000" w:rsidRPr="00000000" w14:paraId="0000097F">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107</w:t>
            </w:r>
            <w:r w:rsidDel="00000000" w:rsidR="00000000" w:rsidRPr="00000000">
              <w:rPr>
                <w:rtl w:val="0"/>
              </w:rPr>
            </w:r>
          </w:p>
        </w:tc>
        <w:tc>
          <w:tcPr/>
          <w:p w:rsidR="00000000" w:rsidDel="00000000" w:rsidP="00000000" w:rsidRDefault="00000000" w:rsidRPr="00000000" w14:paraId="00000980">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107</w:t>
            </w:r>
            <w:r w:rsidDel="00000000" w:rsidR="00000000" w:rsidRPr="00000000">
              <w:rPr>
                <w:rtl w:val="0"/>
              </w:rPr>
            </w:r>
          </w:p>
        </w:tc>
        <w:tc>
          <w:tcPr/>
          <w:p w:rsidR="00000000" w:rsidDel="00000000" w:rsidP="00000000" w:rsidRDefault="00000000" w:rsidRPr="00000000" w14:paraId="00000981">
            <w:pPr>
              <w:jc w:val="center"/>
              <w:rPr>
                <w:rFonts w:ascii="Aptos Narrow" w:cs="Aptos Narrow" w:eastAsia="Aptos Narrow" w:hAnsi="Aptos Narrow"/>
                <w:color w:val="000000"/>
              </w:rPr>
            </w:pPr>
            <w:r w:rsidDel="00000000" w:rsidR="00000000" w:rsidRPr="00000000">
              <w:rPr>
                <w:rFonts w:ascii="Aptos Narrow" w:cs="Aptos Narrow" w:eastAsia="Aptos Narrow" w:hAnsi="Aptos Narrow"/>
                <w:rtl w:val="0"/>
              </w:rPr>
              <w:t xml:space="preserve">107</w:t>
            </w:r>
            <w:r w:rsidDel="00000000" w:rsidR="00000000" w:rsidRPr="00000000">
              <w:rPr>
                <w:rtl w:val="0"/>
              </w:rPr>
            </w:r>
          </w:p>
        </w:tc>
        <w:tc>
          <w:tcPr/>
          <w:p w:rsidR="00000000" w:rsidDel="00000000" w:rsidP="00000000" w:rsidRDefault="00000000" w:rsidRPr="00000000" w14:paraId="00000982">
            <w:pPr>
              <w:jc w:val="center"/>
              <w:rPr>
                <w:rFonts w:ascii="Aptos Narrow" w:cs="Aptos Narrow" w:eastAsia="Aptos Narrow" w:hAnsi="Aptos Narrow"/>
              </w:rPr>
            </w:pPr>
            <w:r w:rsidDel="00000000" w:rsidR="00000000" w:rsidRPr="00000000">
              <w:rPr>
                <w:rFonts w:ascii="Aptos Narrow" w:cs="Aptos Narrow" w:eastAsia="Aptos Narrow" w:hAnsi="Aptos Narrow"/>
                <w:rtl w:val="0"/>
              </w:rPr>
              <w:t xml:space="preserve">107</w:t>
            </w:r>
          </w:p>
        </w:tc>
        <w:tc>
          <w:tcPr/>
          <w:p w:rsidR="00000000" w:rsidDel="00000000" w:rsidP="00000000" w:rsidRDefault="00000000" w:rsidRPr="00000000" w14:paraId="00000983">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97</w:t>
            </w:r>
          </w:p>
        </w:tc>
        <w:tc>
          <w:tcPr/>
          <w:p w:rsidR="00000000" w:rsidDel="00000000" w:rsidP="00000000" w:rsidRDefault="00000000" w:rsidRPr="00000000" w14:paraId="00000984">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84</w:t>
            </w:r>
          </w:p>
        </w:tc>
        <w:tc>
          <w:tcPr/>
          <w:p w:rsidR="00000000" w:rsidDel="00000000" w:rsidP="00000000" w:rsidRDefault="00000000" w:rsidRPr="00000000" w14:paraId="00000985">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76</w:t>
            </w:r>
          </w:p>
        </w:tc>
        <w:tc>
          <w:tcPr/>
          <w:p w:rsidR="00000000" w:rsidDel="00000000" w:rsidP="00000000" w:rsidRDefault="00000000" w:rsidRPr="00000000" w14:paraId="00000986">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76</w:t>
            </w:r>
          </w:p>
        </w:tc>
        <w:tc>
          <w:tcPr/>
          <w:p w:rsidR="00000000" w:rsidDel="00000000" w:rsidP="00000000" w:rsidRDefault="00000000" w:rsidRPr="00000000" w14:paraId="00000987">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8">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9">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A">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B">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C">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64</w:t>
            </w:r>
          </w:p>
        </w:tc>
        <w:tc>
          <w:tcPr/>
          <w:p w:rsidR="00000000" w:rsidDel="00000000" w:rsidP="00000000" w:rsidRDefault="00000000" w:rsidRPr="00000000" w14:paraId="0000098D">
            <w:pPr>
              <w:jc w:val="left"/>
              <w:rPr>
                <w:rFonts w:ascii="Aptos Narrow" w:cs="Aptos Narrow" w:eastAsia="Aptos Narrow" w:hAnsi="Aptos Narrow"/>
              </w:rPr>
            </w:pPr>
            <w:r w:rsidDel="00000000" w:rsidR="00000000" w:rsidRPr="00000000">
              <w:rPr>
                <w:rFonts w:ascii="Aptos Narrow" w:cs="Aptos Narrow" w:eastAsia="Aptos Narrow" w:hAnsi="Aptos Narrow"/>
                <w:rtl w:val="0"/>
              </w:rPr>
              <w:t xml:space="preserve">0</w:t>
            </w:r>
          </w:p>
        </w:tc>
      </w:tr>
    </w:tbl>
    <w:p w:rsidR="00000000" w:rsidDel="00000000" w:rsidP="00000000" w:rsidRDefault="00000000" w:rsidRPr="00000000" w14:paraId="0000098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spacing w:after="280" w:before="280" w:line="240" w:lineRule="auto"/>
        <w:jc w:val="center"/>
        <w:rPr/>
      </w:pPr>
      <w:r w:rsidDel="00000000" w:rsidR="00000000" w:rsidRPr="00000000">
        <w:rPr/>
        <w:drawing>
          <wp:inline distB="114300" distT="114300" distL="114300" distR="114300">
            <wp:extent cx="8808319" cy="4895533"/>
            <wp:effectExtent b="0" l="0" r="0" t="0"/>
            <wp:docPr id="16434413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808319" cy="4895533"/>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spacing w:after="280" w:before="280" w:line="240" w:lineRule="auto"/>
        <w:jc w:val="center"/>
        <w:rPr/>
      </w:pPr>
      <w:r w:rsidDel="00000000" w:rsidR="00000000" w:rsidRPr="00000000">
        <w:rPr>
          <w:rtl w:val="0"/>
        </w:rPr>
      </w:r>
    </w:p>
    <w:p w:rsidR="00000000" w:rsidDel="00000000" w:rsidP="00000000" w:rsidRDefault="00000000" w:rsidRPr="00000000" w14:paraId="00000991">
      <w:pPr>
        <w:spacing w:after="280" w:before="280" w:line="240" w:lineRule="auto"/>
        <w:jc w:val="left"/>
        <w:rPr/>
      </w:pPr>
      <w:r w:rsidDel="00000000" w:rsidR="00000000" w:rsidRPr="00000000">
        <w:rPr>
          <w:rtl w:val="0"/>
        </w:rPr>
      </w:r>
    </w:p>
    <w:p w:rsidR="00000000" w:rsidDel="00000000" w:rsidP="00000000" w:rsidRDefault="00000000" w:rsidRPr="00000000" w14:paraId="0000099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pStyle w:val="Heading1"/>
        <w:rPr/>
      </w:pPr>
      <w:r w:rsidDel="00000000" w:rsidR="00000000" w:rsidRPr="00000000">
        <w:rPr>
          <w:rtl w:val="0"/>
        </w:rPr>
        <w:t xml:space="preserve">6. Análisis del Sprint</w:t>
      </w:r>
    </w:p>
    <w:p w:rsidR="00000000" w:rsidDel="00000000" w:rsidP="00000000" w:rsidRDefault="00000000" w:rsidRPr="00000000" w14:paraId="00000994">
      <w:pPr>
        <w:numPr>
          <w:ilvl w:val="0"/>
          <w:numId w:val="2"/>
        </w:numPr>
        <w:ind w:left="720" w:hanging="360"/>
        <w:rPr>
          <w:u w:val="none"/>
        </w:rPr>
      </w:pPr>
      <w:r w:rsidDel="00000000" w:rsidR="00000000" w:rsidRPr="00000000">
        <w:rPr>
          <w:rtl w:val="0"/>
        </w:rPr>
        <w:t xml:space="preserve">No hay avance real entre las historias de usuario propuestas.</w:t>
      </w:r>
    </w:p>
    <w:p w:rsidR="00000000" w:rsidDel="00000000" w:rsidP="00000000" w:rsidRDefault="00000000" w:rsidRPr="00000000" w14:paraId="00000995">
      <w:pPr>
        <w:numPr>
          <w:ilvl w:val="0"/>
          <w:numId w:val="2"/>
        </w:numPr>
        <w:ind w:left="720" w:hanging="360"/>
        <w:rPr>
          <w:u w:val="none"/>
        </w:rPr>
      </w:pPr>
      <w:r w:rsidDel="00000000" w:rsidR="00000000" w:rsidRPr="00000000">
        <w:rPr>
          <w:rtl w:val="0"/>
        </w:rPr>
        <w:t xml:space="preserve">Todo el esfuerzo esta enfocado en la etapa de integración del backend con el frontend.</w:t>
      </w:r>
    </w:p>
    <w:p w:rsidR="00000000" w:rsidDel="00000000" w:rsidP="00000000" w:rsidRDefault="00000000" w:rsidRPr="00000000" w14:paraId="00000996">
      <w:pPr>
        <w:numPr>
          <w:ilvl w:val="0"/>
          <w:numId w:val="2"/>
        </w:numPr>
        <w:ind w:left="720" w:hanging="360"/>
        <w:rPr>
          <w:u w:val="none"/>
        </w:rPr>
      </w:pPr>
      <w:r w:rsidDel="00000000" w:rsidR="00000000" w:rsidRPr="00000000">
        <w:rPr>
          <w:rtl w:val="0"/>
        </w:rPr>
        <w:t xml:space="preserve">Hay avances respecto a la integración de las clases y de los endpoints que quedan pendientes.</w:t>
      </w:r>
    </w:p>
    <w:p w:rsidR="00000000" w:rsidDel="00000000" w:rsidP="00000000" w:rsidRDefault="00000000" w:rsidRPr="00000000" w14:paraId="00000997">
      <w:pPr>
        <w:numPr>
          <w:ilvl w:val="0"/>
          <w:numId w:val="2"/>
        </w:numPr>
        <w:ind w:left="720" w:hanging="360"/>
        <w:rPr>
          <w:u w:val="none"/>
        </w:rPr>
      </w:pPr>
      <w:r w:rsidDel="00000000" w:rsidR="00000000" w:rsidRPr="00000000">
        <w:rPr>
          <w:rtl w:val="0"/>
        </w:rPr>
        <w:t xml:space="preserve">Hubo cambios relevantes en los módulos de model, controller y service</w:t>
      </w:r>
    </w:p>
    <w:p w:rsidR="00000000" w:rsidDel="00000000" w:rsidP="00000000" w:rsidRDefault="00000000" w:rsidRPr="00000000" w14:paraId="00000998">
      <w:pPr>
        <w:numPr>
          <w:ilvl w:val="0"/>
          <w:numId w:val="2"/>
        </w:numPr>
        <w:ind w:left="720" w:hanging="360"/>
        <w:rPr>
          <w:u w:val="none"/>
        </w:rPr>
      </w:pPr>
      <w:r w:rsidDel="00000000" w:rsidR="00000000" w:rsidRPr="00000000">
        <w:rPr>
          <w:rtl w:val="0"/>
        </w:rPr>
        <w:t xml:space="preserve">Todo el grupo esta comprometido en la solución de este problema que surgió</w:t>
      </w:r>
    </w:p>
    <w:p w:rsidR="00000000" w:rsidDel="00000000" w:rsidP="00000000" w:rsidRDefault="00000000" w:rsidRPr="00000000" w14:paraId="00000999">
      <w:pPr>
        <w:numPr>
          <w:ilvl w:val="0"/>
          <w:numId w:val="2"/>
        </w:numPr>
        <w:ind w:left="720" w:hanging="360"/>
        <w:rPr>
          <w:u w:val="none"/>
        </w:rPr>
      </w:pPr>
      <w:r w:rsidDel="00000000" w:rsidR="00000000" w:rsidRPr="00000000">
        <w:rPr>
          <w:rtl w:val="0"/>
        </w:rPr>
        <w:t xml:space="preserve">Se avanzaron los aspectos competentes a las tareas que se fueron agregando, y concluyeron para tener listo el siguiente sprint.</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B">
      <w:pPr>
        <w:pStyle w:val="Heading1"/>
        <w:rPr/>
      </w:pPr>
      <w:r w:rsidDel="00000000" w:rsidR="00000000" w:rsidRPr="00000000">
        <w:rPr>
          <w:rtl w:val="0"/>
        </w:rPr>
        <w:t xml:space="preserve">7. Conclusiones</w:t>
      </w:r>
    </w:p>
    <w:p w:rsidR="00000000" w:rsidDel="00000000" w:rsidP="00000000" w:rsidRDefault="00000000" w:rsidRPr="00000000" w14:paraId="0000099C">
      <w:pPr>
        <w:ind w:left="0" w:firstLine="0"/>
        <w:rPr/>
      </w:pPr>
      <w:r w:rsidDel="00000000" w:rsidR="00000000" w:rsidRPr="00000000">
        <w:rPr>
          <w:rtl w:val="0"/>
        </w:rPr>
        <w:t xml:space="preserve">Nos encontramos con un problema en la integración respecto al funcionamiento de los controladores, para la integración con el frontend con lo que tomamos como un checkpoint el la ultima tarea del anterior spring para tener un proceso de desarrollo bastante limpio.</w:t>
      </w:r>
    </w:p>
    <w:p w:rsidR="00000000" w:rsidDel="00000000" w:rsidP="00000000" w:rsidRDefault="00000000" w:rsidRPr="00000000" w14:paraId="0000099D">
      <w:pPr>
        <w:ind w:left="0" w:firstLine="0"/>
        <w:rPr/>
      </w:pPr>
      <w:r w:rsidDel="00000000" w:rsidR="00000000" w:rsidRPr="00000000">
        <w:rPr>
          <w:rtl w:val="0"/>
        </w:rPr>
        <w:t xml:space="preserve">Respecto a lo que se esta refactorizando tenemos los modelos generados asi como los controladores principales del docente, alumno y administrador. Por ultimo se esta modificando los servicios que afectaban en el manejo de la información enviada por la base de datos.</w:t>
      </w:r>
    </w:p>
    <w:p w:rsidR="00000000" w:rsidDel="00000000" w:rsidP="00000000" w:rsidRDefault="00000000" w:rsidRPr="00000000" w14:paraId="0000099E">
      <w:pPr>
        <w:ind w:left="0" w:firstLine="0"/>
        <w:rPr/>
      </w:pPr>
      <w:r w:rsidDel="00000000" w:rsidR="00000000" w:rsidRPr="00000000">
        <w:rPr>
          <w:rtl w:val="0"/>
        </w:rPr>
        <w:t xml:space="preserve">Todo el equipo esta comprometido a cumplir con las tareas designadas, con ello con lo que concluimos que no se termino el spring con lo que estamos obligados a iterar nuevamente el spring hasta completar satisfactoriamente con las historias de usuario</w:t>
      </w:r>
    </w:p>
    <w:p w:rsidR="00000000" w:rsidDel="00000000" w:rsidP="00000000" w:rsidRDefault="00000000" w:rsidRPr="00000000" w14:paraId="0000099F">
      <w:pPr>
        <w:ind w:left="0" w:firstLine="0"/>
        <w:rPr/>
      </w:pPr>
      <w:r w:rsidDel="00000000" w:rsidR="00000000" w:rsidRPr="00000000">
        <w:rPr>
          <w:rtl w:val="0"/>
        </w:rPr>
        <w:t xml:space="preserve">Entre algunas medidas que tomamos esta en incrementar el tiempo de desarrollo diario pasando de unas 5 horas por persona a entre 7 y 11 horas por persona, asi como tambien decidimos dejar de tomar el domingo como dia de descanso para poder cumplir asi con los objetivos propuestos.</w:t>
      </w:r>
    </w:p>
    <w:p w:rsidR="00000000" w:rsidDel="00000000" w:rsidP="00000000" w:rsidRDefault="00000000" w:rsidRPr="00000000" w14:paraId="000009A0">
      <w:pPr>
        <w:ind w:left="0" w:firstLine="0"/>
        <w:rPr>
          <w:rFonts w:ascii="Times New Roman" w:cs="Times New Roman" w:eastAsia="Times New Roman" w:hAnsi="Times New Roman"/>
          <w:sz w:val="24"/>
          <w:szCs w:val="24"/>
        </w:rPr>
      </w:pPr>
      <w:r w:rsidDel="00000000" w:rsidR="00000000" w:rsidRPr="00000000">
        <w:rPr>
          <w:rtl w:val="0"/>
        </w:rPr>
        <w:t xml:space="preserve">Parece que el siguiente sprint tendrá tanto tareas avanzadas como las que se desplazaron en son de avanzar con este sprint quedando que ese sera el ultimo sprint y por lo tanto la que termine con el proyecto.</w:t>
      </w:r>
      <w:r w:rsidDel="00000000" w:rsidR="00000000" w:rsidRPr="00000000">
        <w:rPr>
          <w:rtl w:val="0"/>
        </w:rPr>
      </w:r>
    </w:p>
    <w:sectPr>
      <w:headerReference r:id="rId8" w:type="default"/>
      <w:pgSz w:h="11906" w:w="16838" w:orient="landscape"/>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onsolas"/>
  <w:font w:name="Aptos Narro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sz w:val="24"/>
      <w:szCs w:val="24"/>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rPr>
    </w:tblStylePr>
    <w:tblStylePr w:type="lastRow">
      <w:rPr>
        <w:b w:val="1"/>
      </w:rPr>
      <w:tcPr>
        <w:tcBorders>
          <w:top w:color="000000"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000000"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cevhMdmo5VTmLIPbW6JeOQ608A==">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